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EE12" w14:textId="77777777" w:rsidR="005B2CB8" w:rsidRPr="004745FC" w:rsidRDefault="005B2CB8" w:rsidP="00C166D4">
      <w:pPr>
        <w:spacing w:after="0" w:line="240" w:lineRule="auto"/>
        <w:rPr>
          <w:rFonts w:asciiTheme="minorHAnsi" w:hAnsiTheme="minorHAnsi" w:cstheme="minorHAnsi"/>
          <w:sz w:val="20"/>
          <w:szCs w:val="20"/>
        </w:rPr>
      </w:pPr>
    </w:p>
    <w:p w14:paraId="220029CB" w14:textId="77777777" w:rsidR="005B2CB8" w:rsidRPr="004745FC" w:rsidRDefault="005B2CB8" w:rsidP="00C166D4">
      <w:pPr>
        <w:spacing w:after="0" w:line="240" w:lineRule="auto"/>
        <w:rPr>
          <w:rFonts w:asciiTheme="minorHAnsi" w:hAnsiTheme="minorHAnsi" w:cstheme="minorHAnsi"/>
          <w:sz w:val="20"/>
          <w:szCs w:val="20"/>
        </w:rPr>
      </w:pPr>
    </w:p>
    <w:p w14:paraId="4A9ACBF8" w14:textId="229FFDA5" w:rsidR="00EE2752" w:rsidRPr="004745FC" w:rsidRDefault="00EE2752"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ED26600" w14:textId="77777777" w:rsidR="003740A2" w:rsidRPr="004745FC" w:rsidRDefault="003740A2"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F8FBB4B" w14:textId="77777777" w:rsidR="00EB40EF" w:rsidRPr="004745FC" w:rsidRDefault="00EB40EF"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810E9B0" w14:textId="77777777" w:rsidR="00004F79" w:rsidRPr="004745FC" w:rsidRDefault="00004F79"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BE1DCAD" w14:textId="77777777" w:rsidR="00004F79" w:rsidRPr="004745FC" w:rsidRDefault="00004F79"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2DBCD97" w14:textId="77777777" w:rsidR="00004F79" w:rsidRPr="004745FC" w:rsidRDefault="00004F79"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56ACD54" w14:textId="77777777" w:rsidR="00004F79" w:rsidRPr="004745FC" w:rsidRDefault="00004F79"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D54078D" w14:textId="77777777" w:rsidR="00004F79" w:rsidRPr="004745FC" w:rsidRDefault="00004F79"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BB2859D" w14:textId="77777777" w:rsidR="00004F79" w:rsidRPr="004745FC" w:rsidRDefault="00004F79"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ABCA642" w14:textId="77777777" w:rsidR="00004F79" w:rsidRPr="004745FC" w:rsidRDefault="00004F79" w:rsidP="00C166D4">
      <w:pPr>
        <w:spacing w:after="0" w:line="240" w:lineRule="auto"/>
        <w:rPr>
          <w:rFonts w:asciiTheme="minorHAnsi" w:eastAsiaTheme="minorHAnsi" w:hAnsiTheme="minorHAnsi" w:cstheme="minorHAnsi"/>
          <w:b/>
          <w:bCs/>
          <w:color w:val="808080" w:themeColor="background1" w:themeShade="80"/>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4CC78C5" w14:textId="5BC04DEA" w:rsidR="00EB40EF" w:rsidRPr="004745FC" w:rsidRDefault="00BD3A15" w:rsidP="008E7EF0">
      <w:pPr>
        <w:spacing w:after="0" w:line="240" w:lineRule="auto"/>
        <w:jc w:val="both"/>
        <w:rPr>
          <w:rFonts w:asciiTheme="minorHAnsi" w:eastAsia="Calibri" w:hAnsiTheme="minorHAnsi" w:cstheme="minorHAnsi"/>
          <w:b/>
          <w:bCs/>
          <w:spacing w:val="10"/>
          <w:sz w:val="40"/>
          <w:szCs w:val="40"/>
          <w14:textOutline w14:w="0" w14:cap="flat" w14:cmpd="sng" w14:algn="ctr">
            <w14:noFill/>
            <w14:prstDash w14:val="solid"/>
            <w14:round/>
          </w14:textOutline>
        </w:rPr>
      </w:pPr>
      <w:r w:rsidRPr="004745FC">
        <w:rPr>
          <w:rFonts w:asciiTheme="minorHAnsi" w:eastAsia="Calibri" w:hAnsiTheme="minorHAnsi" w:cstheme="minorHAnsi"/>
          <w:b/>
          <w:bCs/>
          <w:spacing w:val="10"/>
          <w:sz w:val="40"/>
          <w:szCs w:val="40"/>
          <w14:textOutline w14:w="0" w14:cap="flat" w14:cmpd="sng" w14:algn="ctr">
            <w14:noFill/>
            <w14:prstDash w14:val="solid"/>
            <w14:round/>
          </w14:textOutline>
        </w:rPr>
        <w:t>South East London Acute Provider Collaborative</w:t>
      </w:r>
    </w:p>
    <w:p w14:paraId="4342056B" w14:textId="77777777" w:rsidR="00EB40EF" w:rsidRPr="004745FC" w:rsidRDefault="00BD3A15" w:rsidP="008E7EF0">
      <w:pPr>
        <w:spacing w:after="0" w:line="240" w:lineRule="auto"/>
        <w:jc w:val="both"/>
        <w:rPr>
          <w:rFonts w:asciiTheme="minorHAnsi" w:hAnsiTheme="minorHAnsi" w:cstheme="minorHAnsi"/>
          <w:color w:val="297FD5" w:themeColor="accent3"/>
          <w:sz w:val="40"/>
          <w:szCs w:val="40"/>
        </w:rPr>
      </w:pPr>
      <w:r w:rsidRPr="004745FC">
        <w:rPr>
          <w:rFonts w:asciiTheme="minorHAnsi" w:eastAsia="Calibri" w:hAnsiTheme="minorHAnsi" w:cstheme="minorHAnsi"/>
          <w:b/>
          <w:bCs/>
          <w:color w:val="297FD5" w:themeColor="accent3"/>
          <w:spacing w:val="10"/>
          <w:sz w:val="40"/>
          <w:szCs w:val="40"/>
          <w14:textOutline w14:w="0" w14:cap="flat" w14:cmpd="sng" w14:algn="ctr">
            <w14:noFill/>
            <w14:prstDash w14:val="solid"/>
            <w14:round/>
          </w14:textOutline>
        </w:rPr>
        <w:t>Elective Access Policy</w:t>
      </w:r>
    </w:p>
    <w:p w14:paraId="044EEF17" w14:textId="77777777" w:rsidR="00EB40EF" w:rsidRPr="004745FC" w:rsidRDefault="00EE2752" w:rsidP="00C166D4">
      <w:pPr>
        <w:spacing w:after="0" w:line="240" w:lineRule="auto"/>
        <w:rPr>
          <w:rFonts w:asciiTheme="minorHAnsi" w:hAnsiTheme="minorHAnsi" w:cstheme="minorHAnsi"/>
          <w:sz w:val="20"/>
          <w:szCs w:val="20"/>
        </w:rPr>
      </w:pPr>
      <w:r w:rsidRPr="004745FC">
        <w:rPr>
          <w:rFonts w:asciiTheme="minorHAnsi" w:hAnsiTheme="minorHAnsi" w:cstheme="minorHAnsi"/>
          <w:b/>
          <w:bCs/>
          <w:noProof/>
          <w:sz w:val="20"/>
          <w:szCs w:val="20"/>
          <w:lang w:eastAsia="en-GB"/>
        </w:rPr>
        <mc:AlternateContent>
          <mc:Choice Requires="wps">
            <w:drawing>
              <wp:anchor distT="0" distB="0" distL="114300" distR="114300" simplePos="0" relativeHeight="251685888" behindDoc="0" locked="0" layoutInCell="1" allowOverlap="1" wp14:anchorId="19D870A0" wp14:editId="1F656638">
                <wp:simplePos x="0" y="0"/>
                <wp:positionH relativeFrom="column">
                  <wp:posOffset>0</wp:posOffset>
                </wp:positionH>
                <wp:positionV relativeFrom="paragraph">
                  <wp:posOffset>88900</wp:posOffset>
                </wp:positionV>
                <wp:extent cx="5972175" cy="28575"/>
                <wp:effectExtent l="0" t="0" r="28575" b="28575"/>
                <wp:wrapNone/>
                <wp:docPr id="9" name="Straight Connector 9"/>
                <wp:cNvGraphicFramePr/>
                <a:graphic xmlns:a="http://schemas.openxmlformats.org/drawingml/2006/main">
                  <a:graphicData uri="http://schemas.microsoft.com/office/word/2010/wordprocessingShape">
                    <wps:wsp>
                      <wps:cNvCnPr/>
                      <wps:spPr>
                        <a:xfrm flipV="1">
                          <a:off x="0" y="0"/>
                          <a:ext cx="597217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4B1C2" id="Straight Connector 9"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pt" to="470.2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" strokecolor="#4660a3 [3044]"/>
            </w:pict>
          </mc:Fallback>
        </mc:AlternateContent>
      </w:r>
    </w:p>
    <w:p w14:paraId="6336E68C" w14:textId="77777777" w:rsidR="00EB40EF" w:rsidRPr="004745FC" w:rsidRDefault="00EB40EF" w:rsidP="00C166D4">
      <w:pPr>
        <w:spacing w:after="0" w:line="240" w:lineRule="auto"/>
        <w:rPr>
          <w:rFonts w:asciiTheme="minorHAnsi" w:hAnsiTheme="minorHAnsi" w:cstheme="minorHAnsi"/>
          <w:sz w:val="20"/>
          <w:szCs w:val="20"/>
        </w:rPr>
      </w:pPr>
    </w:p>
    <w:p w14:paraId="4C37749B" w14:textId="77777777" w:rsidR="00EB40EF" w:rsidRPr="004745FC" w:rsidRDefault="00EB40EF" w:rsidP="00C166D4">
      <w:pPr>
        <w:spacing w:after="0" w:line="240" w:lineRule="auto"/>
        <w:rPr>
          <w:rFonts w:asciiTheme="minorHAnsi" w:hAnsiTheme="minorHAnsi" w:cstheme="minorHAnsi"/>
          <w:sz w:val="20"/>
          <w:szCs w:val="20"/>
        </w:rPr>
      </w:pPr>
    </w:p>
    <w:p w14:paraId="06813FCB" w14:textId="77777777" w:rsidR="00EB40EF" w:rsidRPr="004745FC" w:rsidRDefault="00EB40EF" w:rsidP="00C166D4">
      <w:pPr>
        <w:spacing w:after="0" w:line="240" w:lineRule="auto"/>
        <w:rPr>
          <w:rFonts w:asciiTheme="minorHAnsi" w:hAnsiTheme="minorHAnsi" w:cstheme="minorHAnsi"/>
          <w:sz w:val="20"/>
          <w:szCs w:val="20"/>
        </w:rPr>
      </w:pPr>
    </w:p>
    <w:p w14:paraId="27790E4A" w14:textId="77777777" w:rsidR="00EB40EF" w:rsidRPr="004745FC" w:rsidRDefault="00EB40EF" w:rsidP="00C166D4">
      <w:pPr>
        <w:spacing w:after="0" w:line="240" w:lineRule="auto"/>
        <w:rPr>
          <w:rFonts w:asciiTheme="minorHAnsi" w:hAnsiTheme="minorHAnsi" w:cstheme="minorHAnsi"/>
          <w:sz w:val="20"/>
          <w:szCs w:val="20"/>
        </w:rPr>
      </w:pPr>
    </w:p>
    <w:p w14:paraId="6A25E18E" w14:textId="77777777" w:rsidR="00EB40EF" w:rsidRPr="004745FC" w:rsidRDefault="00EB40EF" w:rsidP="00C166D4">
      <w:pPr>
        <w:spacing w:after="0" w:line="240" w:lineRule="auto"/>
        <w:rPr>
          <w:rFonts w:asciiTheme="minorHAnsi" w:hAnsiTheme="minorHAnsi" w:cstheme="minorHAnsi"/>
          <w:sz w:val="20"/>
          <w:szCs w:val="20"/>
        </w:rPr>
      </w:pPr>
    </w:p>
    <w:p w14:paraId="4A4AF906" w14:textId="77777777" w:rsidR="00EB40EF" w:rsidRPr="004745FC" w:rsidRDefault="00EB40EF" w:rsidP="00C166D4">
      <w:pPr>
        <w:spacing w:after="0" w:line="240" w:lineRule="auto"/>
        <w:rPr>
          <w:rFonts w:asciiTheme="minorHAnsi" w:hAnsiTheme="minorHAnsi" w:cstheme="minorHAnsi"/>
          <w:sz w:val="20"/>
          <w:szCs w:val="20"/>
        </w:rPr>
      </w:pPr>
    </w:p>
    <w:p w14:paraId="39403F5C" w14:textId="77777777" w:rsidR="00004F79" w:rsidRPr="004745FC" w:rsidRDefault="00004F79" w:rsidP="00C166D4">
      <w:pPr>
        <w:spacing w:after="0" w:line="240" w:lineRule="auto"/>
        <w:rPr>
          <w:rFonts w:asciiTheme="minorHAnsi" w:hAnsiTheme="minorHAnsi" w:cstheme="minorHAnsi"/>
          <w:sz w:val="20"/>
          <w:szCs w:val="20"/>
        </w:rPr>
      </w:pPr>
    </w:p>
    <w:p w14:paraId="70CB80A3" w14:textId="77777777" w:rsidR="00004F79" w:rsidRPr="004745FC" w:rsidRDefault="00004F79" w:rsidP="00C166D4">
      <w:pPr>
        <w:spacing w:after="0" w:line="240" w:lineRule="auto"/>
        <w:rPr>
          <w:rFonts w:asciiTheme="minorHAnsi" w:hAnsiTheme="minorHAnsi" w:cstheme="minorHAnsi"/>
          <w:sz w:val="20"/>
          <w:szCs w:val="20"/>
        </w:rPr>
      </w:pPr>
    </w:p>
    <w:p w14:paraId="4A12F3B6" w14:textId="77777777" w:rsidR="00004F79" w:rsidRPr="004745FC" w:rsidRDefault="00004F79" w:rsidP="00C166D4">
      <w:pPr>
        <w:spacing w:after="0" w:line="240" w:lineRule="auto"/>
        <w:rPr>
          <w:rFonts w:asciiTheme="minorHAnsi" w:hAnsiTheme="minorHAnsi" w:cstheme="minorHAnsi"/>
          <w:sz w:val="20"/>
          <w:szCs w:val="20"/>
        </w:rPr>
      </w:pPr>
    </w:p>
    <w:p w14:paraId="541C68C1" w14:textId="77777777" w:rsidR="00004F79" w:rsidRPr="004745FC" w:rsidRDefault="00004F79" w:rsidP="00C166D4">
      <w:pPr>
        <w:spacing w:after="0" w:line="240" w:lineRule="auto"/>
        <w:rPr>
          <w:rFonts w:asciiTheme="minorHAnsi" w:hAnsiTheme="minorHAnsi" w:cstheme="minorHAnsi"/>
          <w:sz w:val="20"/>
          <w:szCs w:val="20"/>
        </w:rPr>
      </w:pPr>
    </w:p>
    <w:p w14:paraId="60EB9392" w14:textId="77777777" w:rsidR="00004F79" w:rsidRPr="004745FC" w:rsidRDefault="00004F79" w:rsidP="00C166D4">
      <w:pPr>
        <w:spacing w:after="0" w:line="240" w:lineRule="auto"/>
        <w:rPr>
          <w:rFonts w:asciiTheme="minorHAnsi" w:hAnsiTheme="minorHAnsi" w:cstheme="minorHAnsi"/>
          <w:sz w:val="20"/>
          <w:szCs w:val="20"/>
        </w:rPr>
      </w:pPr>
    </w:p>
    <w:p w14:paraId="4889319D" w14:textId="77777777" w:rsidR="00004F79" w:rsidRPr="004745FC" w:rsidRDefault="00004F79" w:rsidP="00C166D4">
      <w:pPr>
        <w:spacing w:after="0" w:line="240" w:lineRule="auto"/>
        <w:rPr>
          <w:rFonts w:asciiTheme="minorHAnsi" w:hAnsiTheme="minorHAnsi" w:cstheme="minorHAnsi"/>
          <w:sz w:val="20"/>
          <w:szCs w:val="20"/>
        </w:rPr>
      </w:pPr>
    </w:p>
    <w:p w14:paraId="29252093" w14:textId="477568E1" w:rsidR="00004F79" w:rsidRPr="004745FC" w:rsidRDefault="00552B07" w:rsidP="008E7EF0">
      <w:pPr>
        <w:tabs>
          <w:tab w:val="left" w:pos="6525"/>
        </w:tabs>
        <w:spacing w:after="0" w:line="240" w:lineRule="auto"/>
        <w:rPr>
          <w:rFonts w:asciiTheme="minorHAnsi" w:hAnsiTheme="minorHAnsi" w:cstheme="minorHAnsi"/>
          <w:sz w:val="20"/>
          <w:szCs w:val="20"/>
        </w:rPr>
      </w:pPr>
      <w:r w:rsidRPr="004745FC">
        <w:rPr>
          <w:rFonts w:asciiTheme="minorHAnsi" w:hAnsiTheme="minorHAnsi" w:cstheme="minorHAnsi"/>
          <w:sz w:val="20"/>
          <w:szCs w:val="20"/>
        </w:rPr>
        <w:tab/>
      </w:r>
    </w:p>
    <w:p w14:paraId="105F7794" w14:textId="77777777" w:rsidR="00004F79" w:rsidRPr="004745FC" w:rsidRDefault="00004F79" w:rsidP="00C166D4">
      <w:pPr>
        <w:spacing w:after="0" w:line="240" w:lineRule="auto"/>
        <w:rPr>
          <w:rFonts w:asciiTheme="minorHAnsi" w:hAnsiTheme="minorHAnsi" w:cstheme="minorHAnsi"/>
          <w:sz w:val="20"/>
          <w:szCs w:val="20"/>
        </w:rPr>
      </w:pPr>
    </w:p>
    <w:p w14:paraId="450270A8" w14:textId="77777777" w:rsidR="00004F79" w:rsidRPr="004745FC" w:rsidRDefault="00004F79" w:rsidP="00C166D4">
      <w:pPr>
        <w:spacing w:after="0" w:line="240" w:lineRule="auto"/>
        <w:rPr>
          <w:rFonts w:asciiTheme="minorHAnsi" w:hAnsiTheme="minorHAnsi" w:cstheme="minorHAnsi"/>
          <w:sz w:val="20"/>
          <w:szCs w:val="20"/>
        </w:rPr>
      </w:pPr>
    </w:p>
    <w:p w14:paraId="79C96164" w14:textId="77777777" w:rsidR="0009623F" w:rsidRPr="004745FC" w:rsidRDefault="0009623F" w:rsidP="00C166D4">
      <w:pPr>
        <w:spacing w:after="0" w:line="240" w:lineRule="auto"/>
        <w:rPr>
          <w:rFonts w:asciiTheme="minorHAnsi" w:hAnsiTheme="minorHAnsi" w:cstheme="minorHAnsi"/>
          <w:sz w:val="20"/>
          <w:szCs w:val="20"/>
        </w:rPr>
      </w:pPr>
    </w:p>
    <w:p w14:paraId="09A8C7A8" w14:textId="77777777" w:rsidR="00004F79" w:rsidRPr="004745FC" w:rsidRDefault="00004F79" w:rsidP="00C166D4">
      <w:pPr>
        <w:spacing w:after="0" w:line="240" w:lineRule="auto"/>
        <w:rPr>
          <w:rFonts w:asciiTheme="minorHAnsi" w:hAnsiTheme="minorHAnsi" w:cstheme="minorHAnsi"/>
          <w:sz w:val="20"/>
          <w:szCs w:val="20"/>
        </w:rPr>
      </w:pPr>
    </w:p>
    <w:p w14:paraId="2B003DB7" w14:textId="77777777" w:rsidR="009563BD" w:rsidRPr="004745FC" w:rsidRDefault="009563BD" w:rsidP="00C166D4">
      <w:pPr>
        <w:spacing w:after="0" w:line="240" w:lineRule="auto"/>
        <w:rPr>
          <w:rFonts w:asciiTheme="minorHAnsi" w:hAnsiTheme="minorHAnsi" w:cstheme="minorHAnsi"/>
          <w:sz w:val="20"/>
          <w:szCs w:val="20"/>
        </w:rPr>
      </w:pPr>
    </w:p>
    <w:p w14:paraId="434C6C79" w14:textId="77777777" w:rsidR="009563BD" w:rsidRPr="004745FC" w:rsidRDefault="009563BD" w:rsidP="00C166D4">
      <w:pPr>
        <w:spacing w:after="0" w:line="240" w:lineRule="auto"/>
        <w:rPr>
          <w:rFonts w:asciiTheme="minorHAnsi" w:hAnsiTheme="minorHAnsi" w:cstheme="minorHAnsi"/>
          <w:sz w:val="20"/>
          <w:szCs w:val="20"/>
        </w:rPr>
      </w:pPr>
    </w:p>
    <w:p w14:paraId="65EA3360" w14:textId="77777777" w:rsidR="009563BD" w:rsidRPr="004745FC" w:rsidRDefault="009563BD" w:rsidP="00C166D4">
      <w:pPr>
        <w:spacing w:after="0" w:line="240" w:lineRule="auto"/>
        <w:rPr>
          <w:rFonts w:asciiTheme="minorHAnsi" w:hAnsiTheme="minorHAnsi" w:cstheme="minorHAnsi"/>
          <w:sz w:val="20"/>
          <w:szCs w:val="20"/>
        </w:rPr>
      </w:pPr>
    </w:p>
    <w:p w14:paraId="64C1C669" w14:textId="4B7DC143" w:rsidR="009563BD" w:rsidRPr="004745FC" w:rsidRDefault="009563BD" w:rsidP="00C166D4">
      <w:pPr>
        <w:spacing w:after="0" w:line="240" w:lineRule="auto"/>
        <w:rPr>
          <w:rFonts w:asciiTheme="minorHAnsi" w:hAnsiTheme="minorHAnsi" w:cstheme="minorHAnsi"/>
          <w:sz w:val="20"/>
          <w:szCs w:val="20"/>
        </w:rPr>
      </w:pPr>
    </w:p>
    <w:p w14:paraId="00B73E19" w14:textId="77777777" w:rsidR="008B7879" w:rsidRPr="004745FC" w:rsidRDefault="008B7879" w:rsidP="00C166D4">
      <w:pPr>
        <w:spacing w:after="0" w:line="240" w:lineRule="auto"/>
        <w:rPr>
          <w:rFonts w:asciiTheme="minorHAnsi" w:hAnsiTheme="minorHAnsi" w:cstheme="minorHAnsi"/>
          <w:sz w:val="20"/>
          <w:szCs w:val="20"/>
        </w:rPr>
      </w:pPr>
    </w:p>
    <w:p w14:paraId="7D9041E4" w14:textId="77777777" w:rsidR="008B7879" w:rsidRPr="004745FC" w:rsidRDefault="008B7879" w:rsidP="00C166D4">
      <w:pPr>
        <w:spacing w:after="0" w:line="240" w:lineRule="auto"/>
        <w:rPr>
          <w:rFonts w:asciiTheme="minorHAnsi" w:hAnsiTheme="minorHAnsi" w:cstheme="minorHAnsi"/>
          <w:sz w:val="20"/>
          <w:szCs w:val="20"/>
        </w:rPr>
      </w:pPr>
    </w:p>
    <w:p w14:paraId="1235ACB9" w14:textId="77777777" w:rsidR="008B7879" w:rsidRPr="004745FC" w:rsidRDefault="008B7879" w:rsidP="00C166D4">
      <w:pPr>
        <w:spacing w:after="0" w:line="240" w:lineRule="auto"/>
        <w:rPr>
          <w:rFonts w:asciiTheme="minorHAnsi" w:hAnsiTheme="minorHAnsi" w:cstheme="minorHAnsi"/>
          <w:sz w:val="20"/>
          <w:szCs w:val="20"/>
        </w:rPr>
      </w:pPr>
    </w:p>
    <w:p w14:paraId="38F5B3A3" w14:textId="77777777" w:rsidR="008B7879" w:rsidRPr="004745FC" w:rsidRDefault="008B7879" w:rsidP="00C166D4">
      <w:pPr>
        <w:spacing w:after="0" w:line="240" w:lineRule="auto"/>
        <w:rPr>
          <w:rFonts w:asciiTheme="minorHAnsi" w:hAnsiTheme="minorHAnsi" w:cstheme="minorHAnsi"/>
          <w:sz w:val="20"/>
          <w:szCs w:val="20"/>
        </w:rPr>
      </w:pPr>
    </w:p>
    <w:p w14:paraId="273D8E69" w14:textId="77777777" w:rsidR="008B7879" w:rsidRPr="004745FC" w:rsidRDefault="008B7879" w:rsidP="00C166D4">
      <w:pPr>
        <w:spacing w:after="0" w:line="240" w:lineRule="auto"/>
        <w:rPr>
          <w:rFonts w:asciiTheme="minorHAnsi" w:hAnsiTheme="minorHAnsi" w:cstheme="minorHAnsi"/>
          <w:sz w:val="20"/>
          <w:szCs w:val="20"/>
        </w:rPr>
      </w:pPr>
    </w:p>
    <w:p w14:paraId="65561A4C" w14:textId="77777777" w:rsidR="008B7879" w:rsidRPr="004745FC" w:rsidRDefault="008B7879" w:rsidP="00C166D4">
      <w:pPr>
        <w:spacing w:after="0" w:line="240" w:lineRule="auto"/>
        <w:rPr>
          <w:rFonts w:asciiTheme="minorHAnsi" w:hAnsiTheme="minorHAnsi" w:cstheme="minorHAnsi"/>
          <w:sz w:val="20"/>
          <w:szCs w:val="20"/>
        </w:rPr>
      </w:pPr>
    </w:p>
    <w:p w14:paraId="14001DDE" w14:textId="77777777" w:rsidR="008B7879" w:rsidRPr="004745FC" w:rsidRDefault="008B7879" w:rsidP="00C166D4">
      <w:pPr>
        <w:spacing w:after="0" w:line="240" w:lineRule="auto"/>
        <w:rPr>
          <w:rFonts w:asciiTheme="minorHAnsi" w:hAnsiTheme="minorHAnsi" w:cstheme="minorHAnsi"/>
          <w:sz w:val="20"/>
          <w:szCs w:val="20"/>
        </w:rPr>
      </w:pPr>
    </w:p>
    <w:p w14:paraId="3928C4E7" w14:textId="77777777" w:rsidR="008B7879" w:rsidRPr="004745FC" w:rsidRDefault="008B7879" w:rsidP="00C166D4">
      <w:pPr>
        <w:spacing w:after="0" w:line="240" w:lineRule="auto"/>
        <w:rPr>
          <w:rFonts w:asciiTheme="minorHAnsi" w:hAnsiTheme="minorHAnsi" w:cstheme="minorHAnsi"/>
          <w:sz w:val="20"/>
          <w:szCs w:val="20"/>
        </w:rPr>
      </w:pPr>
    </w:p>
    <w:p w14:paraId="3B9D1099" w14:textId="77777777" w:rsidR="008B7879" w:rsidRPr="004745FC" w:rsidRDefault="008B7879" w:rsidP="00C166D4">
      <w:pPr>
        <w:spacing w:after="0" w:line="240" w:lineRule="auto"/>
        <w:rPr>
          <w:rFonts w:asciiTheme="minorHAnsi" w:hAnsiTheme="minorHAnsi" w:cstheme="minorHAnsi"/>
          <w:sz w:val="20"/>
          <w:szCs w:val="20"/>
        </w:rPr>
      </w:pPr>
    </w:p>
    <w:p w14:paraId="326C0B72" w14:textId="17F61D6E" w:rsidR="003740A2" w:rsidRPr="004745FC" w:rsidRDefault="003740A2" w:rsidP="00C166D4">
      <w:pPr>
        <w:spacing w:after="0" w:line="240" w:lineRule="auto"/>
        <w:rPr>
          <w:rFonts w:asciiTheme="minorHAnsi" w:hAnsiTheme="minorHAnsi" w:cstheme="minorHAnsi"/>
          <w:sz w:val="20"/>
          <w:szCs w:val="20"/>
        </w:rPr>
      </w:pPr>
    </w:p>
    <w:p w14:paraId="57D3C89F" w14:textId="77777777" w:rsidR="003740A2" w:rsidRPr="004745FC" w:rsidRDefault="003740A2" w:rsidP="00C166D4">
      <w:pPr>
        <w:spacing w:after="0" w:line="240" w:lineRule="auto"/>
        <w:rPr>
          <w:rFonts w:asciiTheme="minorHAnsi" w:hAnsiTheme="minorHAnsi" w:cstheme="minorHAnsi"/>
          <w:sz w:val="20"/>
          <w:szCs w:val="20"/>
        </w:rPr>
      </w:pPr>
    </w:p>
    <w:p w14:paraId="78E5907E" w14:textId="77777777" w:rsidR="009563BD" w:rsidRPr="004745FC" w:rsidRDefault="009563BD" w:rsidP="00C166D4">
      <w:pPr>
        <w:spacing w:after="0" w:line="240" w:lineRule="auto"/>
        <w:rPr>
          <w:rFonts w:asciiTheme="minorHAnsi" w:hAnsiTheme="minorHAnsi" w:cstheme="minorHAnsi"/>
          <w:sz w:val="20"/>
          <w:szCs w:val="20"/>
        </w:rPr>
      </w:pPr>
    </w:p>
    <w:p w14:paraId="35FA0C6D" w14:textId="77777777" w:rsidR="00C166D4" w:rsidRPr="004745FC" w:rsidRDefault="00C166D4" w:rsidP="00C166D4">
      <w:pPr>
        <w:spacing w:after="0" w:line="240" w:lineRule="auto"/>
        <w:rPr>
          <w:rFonts w:asciiTheme="minorHAnsi" w:hAnsiTheme="minorHAnsi" w:cstheme="minorHAnsi"/>
          <w:sz w:val="20"/>
          <w:szCs w:val="20"/>
        </w:rPr>
      </w:pPr>
    </w:p>
    <w:p w14:paraId="7197B998" w14:textId="77777777" w:rsidR="00C166D4" w:rsidRPr="004745FC" w:rsidRDefault="00C166D4" w:rsidP="00C166D4">
      <w:pPr>
        <w:spacing w:after="0" w:line="240" w:lineRule="auto"/>
        <w:rPr>
          <w:rFonts w:asciiTheme="minorHAnsi" w:hAnsiTheme="minorHAnsi" w:cstheme="minorHAnsi"/>
          <w:sz w:val="20"/>
          <w:szCs w:val="20"/>
        </w:rPr>
      </w:pPr>
    </w:p>
    <w:p w14:paraId="19E536A0" w14:textId="77777777" w:rsidR="00004F79" w:rsidRPr="004745FC" w:rsidRDefault="00004F79" w:rsidP="00C166D4">
      <w:pPr>
        <w:spacing w:after="0" w:line="240" w:lineRule="auto"/>
        <w:rPr>
          <w:rFonts w:asciiTheme="minorHAnsi" w:hAnsiTheme="minorHAnsi" w:cstheme="minorHAnsi"/>
          <w:sz w:val="20"/>
          <w:szCs w:val="20"/>
        </w:rPr>
      </w:pPr>
    </w:p>
    <w:p w14:paraId="1D686CA6" w14:textId="77777777" w:rsidR="008E7EF0" w:rsidRPr="004745FC" w:rsidRDefault="008E7EF0" w:rsidP="00C166D4">
      <w:pPr>
        <w:spacing w:after="0" w:line="240" w:lineRule="auto"/>
        <w:rPr>
          <w:rFonts w:asciiTheme="minorHAnsi" w:hAnsiTheme="minorHAnsi" w:cstheme="minorHAnsi"/>
          <w:sz w:val="20"/>
          <w:szCs w:val="20"/>
        </w:rPr>
      </w:pPr>
    </w:p>
    <w:p w14:paraId="096D4D8D" w14:textId="12C733D0" w:rsidR="009563BD" w:rsidRPr="004745FC" w:rsidRDefault="002D310A" w:rsidP="00C166D4">
      <w:pPr>
        <w:spacing w:after="0" w:line="240" w:lineRule="auto"/>
        <w:rPr>
          <w:rFonts w:asciiTheme="minorHAnsi" w:hAnsiTheme="minorHAnsi" w:cstheme="minorHAnsi"/>
          <w:sz w:val="20"/>
          <w:szCs w:val="20"/>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717632" behindDoc="0" locked="0" layoutInCell="1" allowOverlap="1" wp14:anchorId="7F1B6775" wp14:editId="59A224F2">
                <wp:simplePos x="0" y="0"/>
                <wp:positionH relativeFrom="column">
                  <wp:posOffset>5861714</wp:posOffset>
                </wp:positionH>
                <wp:positionV relativeFrom="paragraph">
                  <wp:posOffset>647634</wp:posOffset>
                </wp:positionV>
                <wp:extent cx="655093" cy="361666"/>
                <wp:effectExtent l="0" t="0" r="12065" b="19685"/>
                <wp:wrapNone/>
                <wp:docPr id="22" name="Rectangle 22"/>
                <wp:cNvGraphicFramePr/>
                <a:graphic xmlns:a="http://schemas.openxmlformats.org/drawingml/2006/main">
                  <a:graphicData uri="http://schemas.microsoft.com/office/word/2010/wordprocessingShape">
                    <wps:wsp>
                      <wps:cNvSpPr/>
                      <wps:spPr>
                        <a:xfrm>
                          <a:off x="0" y="0"/>
                          <a:ext cx="655093" cy="36166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D186D" id="Rectangle 22" o:spid="_x0000_s1026" style="position:absolute;margin-left:461.55pt;margin-top:51pt;width:51.6pt;height:28.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" fillcolor="white [3212]" strokecolor="white [3212]" strokeweight="2pt"/>
            </w:pict>
          </mc:Fallback>
        </mc:AlternateContent>
      </w:r>
    </w:p>
    <w:tbl>
      <w:tblPr>
        <w:tblStyle w:val="ListTable5Dark-Accent2"/>
        <w:tblpPr w:leftFromText="180" w:rightFromText="180" w:vertAnchor="text" w:horzAnchor="margin" w:tblpY="-31"/>
        <w:tblW w:w="991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A8CBEE" w:themeFill="accent3" w:themeFillTint="66"/>
        <w:tblLayout w:type="fixed"/>
        <w:tblLook w:val="0000" w:firstRow="0" w:lastRow="0" w:firstColumn="0" w:lastColumn="0" w:noHBand="0" w:noVBand="0"/>
      </w:tblPr>
      <w:tblGrid>
        <w:gridCol w:w="3321"/>
        <w:gridCol w:w="3322"/>
        <w:gridCol w:w="3275"/>
      </w:tblGrid>
      <w:tr w:rsidR="00B665BE" w:rsidRPr="004745FC" w14:paraId="288FDD05" w14:textId="77777777" w:rsidTr="00172626">
        <w:trPr>
          <w:cnfStyle w:val="000000100000" w:firstRow="0" w:lastRow="0" w:firstColumn="0" w:lastColumn="0" w:oddVBand="0" w:evenVBand="0" w:oddHBand="1" w:evenHBand="0" w:firstRowFirstColumn="0" w:firstRowLastColumn="0" w:lastRowFirstColumn="0" w:lastRowLastColumn="0"/>
          <w:trHeight w:val="303"/>
        </w:trPr>
        <w:tc>
          <w:tcPr>
            <w:cnfStyle w:val="000010000000" w:firstRow="0" w:lastRow="0" w:firstColumn="0" w:lastColumn="0" w:oddVBand="1" w:evenVBand="0" w:oddHBand="0" w:evenHBand="0" w:firstRowFirstColumn="0" w:firstRowLastColumn="0" w:lastRowFirstColumn="0" w:lastRowLastColumn="0"/>
            <w:tcW w:w="3321" w:type="dxa"/>
            <w:tcBorders>
              <w:top w:val="none" w:sz="0" w:space="0" w:color="auto"/>
              <w:left w:val="none" w:sz="0" w:space="0" w:color="auto"/>
              <w:bottom w:val="none" w:sz="0" w:space="0" w:color="auto"/>
              <w:right w:val="none" w:sz="0" w:space="0" w:color="auto"/>
            </w:tcBorders>
            <w:shd w:val="clear" w:color="auto" w:fill="0070C0"/>
            <w:vAlign w:val="center"/>
          </w:tcPr>
          <w:p w14:paraId="4144E141" w14:textId="77777777" w:rsidR="00B665BE" w:rsidRPr="004745FC" w:rsidRDefault="00B665BE" w:rsidP="00C166D4">
            <w:pPr>
              <w:pStyle w:val="Heading4"/>
              <w:spacing w:before="0" w:line="240" w:lineRule="auto"/>
              <w:jc w:val="center"/>
              <w:rPr>
                <w:rFonts w:cstheme="minorHAnsi"/>
                <w:sz w:val="20"/>
                <w:lang w:eastAsia="en-US"/>
              </w:rPr>
            </w:pPr>
            <w:r w:rsidRPr="004745FC">
              <w:rPr>
                <w:rFonts w:cstheme="minorHAnsi"/>
                <w:sz w:val="20"/>
                <w:lang w:eastAsia="en-US"/>
              </w:rPr>
              <w:t>Version:</w:t>
            </w:r>
          </w:p>
        </w:tc>
        <w:tc>
          <w:tcPr>
            <w:cnfStyle w:val="000001000000" w:firstRow="0" w:lastRow="0" w:firstColumn="0" w:lastColumn="0" w:oddVBand="0" w:evenVBand="1" w:oddHBand="0" w:evenHBand="0" w:firstRowFirstColumn="0" w:firstRowLastColumn="0" w:lastRowFirstColumn="0" w:lastRowLastColumn="0"/>
            <w:tcW w:w="3322" w:type="dxa"/>
            <w:tcBorders>
              <w:top w:val="none" w:sz="0" w:space="0" w:color="auto"/>
              <w:left w:val="none" w:sz="0" w:space="0" w:color="auto"/>
              <w:bottom w:val="none" w:sz="0" w:space="0" w:color="auto"/>
              <w:right w:val="none" w:sz="0" w:space="0" w:color="auto"/>
            </w:tcBorders>
            <w:shd w:val="clear" w:color="auto" w:fill="0070C0"/>
            <w:vAlign w:val="center"/>
          </w:tcPr>
          <w:p w14:paraId="0A825BF3" w14:textId="77777777" w:rsidR="00B665BE" w:rsidRPr="004745FC" w:rsidRDefault="00B665BE" w:rsidP="00C166D4">
            <w:pPr>
              <w:pStyle w:val="Heading5"/>
              <w:spacing w:before="0" w:line="240" w:lineRule="auto"/>
              <w:jc w:val="center"/>
              <w:rPr>
                <w:rFonts w:asciiTheme="minorHAnsi" w:hAnsiTheme="minorHAnsi" w:cstheme="minorHAnsi"/>
                <w:b/>
                <w:bCs/>
                <w:iCs/>
                <w:color w:val="FFFFFF" w:themeColor="background1"/>
                <w:lang w:eastAsia="en-US"/>
              </w:rPr>
            </w:pPr>
            <w:r w:rsidRPr="004745FC">
              <w:rPr>
                <w:rFonts w:asciiTheme="minorHAnsi" w:hAnsiTheme="minorHAnsi" w:cstheme="minorHAnsi"/>
                <w:b/>
                <w:iCs/>
                <w:color w:val="FFFFFF" w:themeColor="background1"/>
                <w:lang w:eastAsia="en-US"/>
              </w:rPr>
              <w:t>Date of issue:</w:t>
            </w:r>
          </w:p>
        </w:tc>
        <w:tc>
          <w:tcPr>
            <w:cnfStyle w:val="000010000000" w:firstRow="0" w:lastRow="0" w:firstColumn="0" w:lastColumn="0" w:oddVBand="1" w:evenVBand="0" w:oddHBand="0" w:evenHBand="0" w:firstRowFirstColumn="0" w:firstRowLastColumn="0" w:lastRowFirstColumn="0" w:lastRowLastColumn="0"/>
            <w:tcW w:w="3275" w:type="dxa"/>
            <w:tcBorders>
              <w:top w:val="none" w:sz="0" w:space="0" w:color="auto"/>
              <w:left w:val="none" w:sz="0" w:space="0" w:color="auto"/>
              <w:bottom w:val="none" w:sz="0" w:space="0" w:color="auto"/>
              <w:right w:val="none" w:sz="0" w:space="0" w:color="auto"/>
            </w:tcBorders>
            <w:shd w:val="clear" w:color="auto" w:fill="0070C0"/>
            <w:vAlign w:val="center"/>
          </w:tcPr>
          <w:p w14:paraId="460E2AE1" w14:textId="77777777" w:rsidR="00B665BE" w:rsidRPr="004745FC" w:rsidRDefault="00B665BE" w:rsidP="00C166D4">
            <w:pPr>
              <w:pStyle w:val="Heading5"/>
              <w:spacing w:before="0" w:line="240" w:lineRule="auto"/>
              <w:ind w:left="720" w:hanging="720"/>
              <w:jc w:val="center"/>
              <w:rPr>
                <w:rFonts w:asciiTheme="minorHAnsi" w:hAnsiTheme="minorHAnsi" w:cstheme="minorHAnsi"/>
                <w:b/>
                <w:bCs/>
                <w:iCs/>
                <w:color w:val="FFFFFF" w:themeColor="background1"/>
                <w:lang w:eastAsia="en-US"/>
              </w:rPr>
            </w:pPr>
            <w:r w:rsidRPr="004745FC">
              <w:rPr>
                <w:rFonts w:asciiTheme="minorHAnsi" w:hAnsiTheme="minorHAnsi" w:cstheme="minorHAnsi"/>
                <w:b/>
                <w:bCs/>
                <w:iCs/>
                <w:color w:val="FFFFFF" w:themeColor="background1"/>
                <w:lang w:eastAsia="en-US"/>
              </w:rPr>
              <w:t>Next Review Date:</w:t>
            </w:r>
          </w:p>
        </w:tc>
      </w:tr>
      <w:tr w:rsidR="00B665BE" w:rsidRPr="004745FC" w14:paraId="7B8A9704" w14:textId="77777777" w:rsidTr="00172626">
        <w:trPr>
          <w:trHeight w:val="303"/>
        </w:trPr>
        <w:tc>
          <w:tcPr>
            <w:cnfStyle w:val="000010000000" w:firstRow="0" w:lastRow="0" w:firstColumn="0" w:lastColumn="0" w:oddVBand="1" w:evenVBand="0" w:oddHBand="0" w:evenHBand="0" w:firstRowFirstColumn="0" w:firstRowLastColumn="0" w:lastRowFirstColumn="0" w:lastRowLastColumn="0"/>
            <w:tcW w:w="3321" w:type="dxa"/>
            <w:tcBorders>
              <w:left w:val="none" w:sz="0" w:space="0" w:color="auto"/>
              <w:right w:val="none" w:sz="0" w:space="0" w:color="auto"/>
            </w:tcBorders>
            <w:shd w:val="clear" w:color="auto" w:fill="auto"/>
            <w:vAlign w:val="center"/>
          </w:tcPr>
          <w:p w14:paraId="321ED625" w14:textId="62A494FC" w:rsidR="00B665BE" w:rsidRPr="004745FC" w:rsidRDefault="00BD3A15" w:rsidP="00C166D4">
            <w:pPr>
              <w:pStyle w:val="Heading4"/>
              <w:spacing w:before="0" w:line="240" w:lineRule="auto"/>
              <w:jc w:val="center"/>
              <w:rPr>
                <w:rFonts w:cstheme="minorHAnsi"/>
                <w:iCs w:val="0"/>
                <w:color w:val="auto"/>
                <w:sz w:val="20"/>
                <w:lang w:eastAsia="en-US"/>
              </w:rPr>
            </w:pPr>
            <w:r w:rsidRPr="004745FC">
              <w:rPr>
                <w:rFonts w:cstheme="minorHAnsi"/>
                <w:iCs w:val="0"/>
                <w:color w:val="auto"/>
                <w:sz w:val="20"/>
                <w:lang w:eastAsia="en-US"/>
              </w:rPr>
              <w:t>Version 1</w:t>
            </w:r>
            <w:r w:rsidR="00C166D4" w:rsidRPr="004745FC">
              <w:rPr>
                <w:rFonts w:cstheme="minorHAnsi"/>
                <w:iCs w:val="0"/>
                <w:color w:val="auto"/>
                <w:sz w:val="20"/>
                <w:lang w:eastAsia="en-US"/>
              </w:rPr>
              <w:t>.</w:t>
            </w:r>
            <w:r w:rsidR="00E81E3F">
              <w:rPr>
                <w:rFonts w:cstheme="minorHAnsi"/>
                <w:iCs w:val="0"/>
                <w:color w:val="auto"/>
                <w:sz w:val="20"/>
                <w:lang w:eastAsia="en-US"/>
              </w:rPr>
              <w:t>4</w:t>
            </w:r>
          </w:p>
        </w:tc>
        <w:tc>
          <w:tcPr>
            <w:cnfStyle w:val="000001000000" w:firstRow="0" w:lastRow="0" w:firstColumn="0" w:lastColumn="0" w:oddVBand="0" w:evenVBand="1" w:oddHBand="0" w:evenHBand="0" w:firstRowFirstColumn="0" w:firstRowLastColumn="0" w:lastRowFirstColumn="0" w:lastRowLastColumn="0"/>
            <w:tcW w:w="3322" w:type="dxa"/>
            <w:tcBorders>
              <w:left w:val="none" w:sz="0" w:space="0" w:color="auto"/>
              <w:right w:val="none" w:sz="0" w:space="0" w:color="auto"/>
            </w:tcBorders>
            <w:shd w:val="clear" w:color="auto" w:fill="auto"/>
            <w:vAlign w:val="center"/>
          </w:tcPr>
          <w:p w14:paraId="640A0E4C" w14:textId="0C1338DC" w:rsidR="00B665BE" w:rsidRPr="004745FC" w:rsidRDefault="00C166D4" w:rsidP="00C166D4">
            <w:pPr>
              <w:pStyle w:val="Heading5"/>
              <w:spacing w:before="0" w:line="240" w:lineRule="auto"/>
              <w:jc w:val="center"/>
              <w:rPr>
                <w:rFonts w:asciiTheme="minorHAnsi" w:hAnsiTheme="minorHAnsi" w:cstheme="minorHAnsi"/>
                <w:b/>
                <w:bCs/>
                <w:iCs/>
                <w:color w:val="auto"/>
                <w:lang w:eastAsia="en-US"/>
              </w:rPr>
            </w:pPr>
            <w:r w:rsidRPr="004745FC">
              <w:rPr>
                <w:rFonts w:asciiTheme="minorHAnsi" w:hAnsiTheme="minorHAnsi" w:cstheme="minorHAnsi"/>
                <w:b/>
                <w:bCs/>
                <w:iCs/>
                <w:color w:val="auto"/>
                <w:lang w:eastAsia="en-US"/>
              </w:rPr>
              <w:t>09/2025</w:t>
            </w:r>
          </w:p>
        </w:tc>
        <w:tc>
          <w:tcPr>
            <w:cnfStyle w:val="000010000000" w:firstRow="0" w:lastRow="0" w:firstColumn="0" w:lastColumn="0" w:oddVBand="1" w:evenVBand="0" w:oddHBand="0" w:evenHBand="0" w:firstRowFirstColumn="0" w:firstRowLastColumn="0" w:lastRowFirstColumn="0" w:lastRowLastColumn="0"/>
            <w:tcW w:w="3275" w:type="dxa"/>
            <w:tcBorders>
              <w:left w:val="none" w:sz="0" w:space="0" w:color="auto"/>
              <w:right w:val="none" w:sz="0" w:space="0" w:color="auto"/>
            </w:tcBorders>
            <w:shd w:val="clear" w:color="auto" w:fill="auto"/>
            <w:vAlign w:val="center"/>
          </w:tcPr>
          <w:p w14:paraId="70D37709" w14:textId="43FDA3CE" w:rsidR="00B665BE" w:rsidRPr="004745FC" w:rsidRDefault="00D41D83" w:rsidP="00C166D4">
            <w:pPr>
              <w:pStyle w:val="Heading5"/>
              <w:spacing w:before="0" w:line="240" w:lineRule="auto"/>
              <w:ind w:left="720" w:hanging="720"/>
              <w:jc w:val="center"/>
              <w:rPr>
                <w:rFonts w:asciiTheme="minorHAnsi" w:hAnsiTheme="minorHAnsi" w:cstheme="minorHAnsi"/>
                <w:b/>
                <w:bCs/>
                <w:iCs/>
                <w:color w:val="auto"/>
                <w:lang w:eastAsia="en-US"/>
              </w:rPr>
            </w:pPr>
            <w:r w:rsidRPr="004745FC">
              <w:rPr>
                <w:rFonts w:asciiTheme="minorHAnsi" w:hAnsiTheme="minorHAnsi" w:cstheme="minorHAnsi"/>
                <w:b/>
                <w:bCs/>
                <w:iCs/>
                <w:color w:val="auto"/>
                <w:lang w:eastAsia="en-US"/>
              </w:rPr>
              <w:t>0</w:t>
            </w:r>
            <w:r w:rsidR="00C166D4" w:rsidRPr="004745FC">
              <w:rPr>
                <w:rFonts w:asciiTheme="minorHAnsi" w:hAnsiTheme="minorHAnsi" w:cstheme="minorHAnsi"/>
                <w:b/>
                <w:bCs/>
                <w:iCs/>
                <w:color w:val="auto"/>
                <w:lang w:eastAsia="en-US"/>
              </w:rPr>
              <w:t>9</w:t>
            </w:r>
            <w:r w:rsidRPr="004745FC">
              <w:rPr>
                <w:rFonts w:asciiTheme="minorHAnsi" w:hAnsiTheme="minorHAnsi" w:cstheme="minorHAnsi"/>
                <w:b/>
                <w:bCs/>
                <w:iCs/>
                <w:color w:val="auto"/>
                <w:lang w:eastAsia="en-US"/>
              </w:rPr>
              <w:t>/202</w:t>
            </w:r>
            <w:r w:rsidR="00C166D4" w:rsidRPr="004745FC">
              <w:rPr>
                <w:rFonts w:asciiTheme="minorHAnsi" w:hAnsiTheme="minorHAnsi" w:cstheme="minorHAnsi"/>
                <w:b/>
                <w:bCs/>
                <w:iCs/>
                <w:color w:val="auto"/>
                <w:lang w:eastAsia="en-US"/>
              </w:rPr>
              <w:t>6</w:t>
            </w:r>
          </w:p>
        </w:tc>
      </w:tr>
    </w:tbl>
    <w:p w14:paraId="16BBF614" w14:textId="7E456B08" w:rsidR="0009623F" w:rsidRPr="004745FC" w:rsidRDefault="0009623F" w:rsidP="00E81E3F">
      <w:pPr>
        <w:pStyle w:val="Heading1"/>
      </w:pPr>
    </w:p>
    <w:tbl>
      <w:tblPr>
        <w:tblStyle w:val="ListTable5Dark-Accent2"/>
        <w:tblpPr w:leftFromText="180" w:rightFromText="180" w:vertAnchor="text" w:horzAnchor="margin" w:tblpX="-5" w:tblpY="2"/>
        <w:tblW w:w="990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2547"/>
        <w:gridCol w:w="1336"/>
        <w:gridCol w:w="1956"/>
        <w:gridCol w:w="4067"/>
      </w:tblGrid>
      <w:tr w:rsidR="00D21002" w:rsidRPr="004745FC" w14:paraId="34C38920" w14:textId="77777777" w:rsidTr="008E7EF0">
        <w:trPr>
          <w:cnfStyle w:val="000000100000" w:firstRow="0" w:lastRow="0" w:firstColumn="0" w:lastColumn="0" w:oddVBand="0" w:evenVBand="0" w:oddHBand="1" w:evenHBand="0" w:firstRowFirstColumn="0" w:firstRowLastColumn="0" w:lastRowFirstColumn="0" w:lastRowLastColumn="0"/>
          <w:trHeight w:val="135"/>
        </w:trPr>
        <w:tc>
          <w:tcPr>
            <w:cnfStyle w:val="000010000000" w:firstRow="0" w:lastRow="0" w:firstColumn="0" w:lastColumn="0" w:oddVBand="1" w:evenVBand="0" w:oddHBand="0" w:evenHBand="0" w:firstRowFirstColumn="0" w:firstRowLastColumn="0" w:lastRowFirstColumn="0" w:lastRowLastColumn="0"/>
            <w:tcW w:w="9906" w:type="dxa"/>
            <w:gridSpan w:val="4"/>
            <w:tcBorders>
              <w:top w:val="none" w:sz="0" w:space="0" w:color="auto"/>
              <w:left w:val="none" w:sz="0" w:space="0" w:color="auto"/>
              <w:bottom w:val="none" w:sz="0" w:space="0" w:color="auto"/>
              <w:right w:val="none" w:sz="0" w:space="0" w:color="auto"/>
            </w:tcBorders>
            <w:shd w:val="clear" w:color="auto" w:fill="0070C0"/>
          </w:tcPr>
          <w:p w14:paraId="6E079A9E" w14:textId="0E4D2103" w:rsidR="00D21002" w:rsidRPr="004745FC" w:rsidRDefault="00D21002" w:rsidP="00C166D4">
            <w:pPr>
              <w:pStyle w:val="Heading5"/>
              <w:spacing w:before="0" w:line="240" w:lineRule="auto"/>
              <w:rPr>
                <w:rFonts w:asciiTheme="minorHAnsi" w:hAnsiTheme="minorHAnsi" w:cstheme="minorHAnsi"/>
                <w:b/>
                <w:bCs/>
                <w:iCs/>
                <w:color w:val="FFFFFF" w:themeColor="background1"/>
                <w:lang w:eastAsia="en-US"/>
              </w:rPr>
            </w:pPr>
            <w:r w:rsidRPr="004745FC">
              <w:rPr>
                <w:rFonts w:asciiTheme="minorHAnsi" w:hAnsiTheme="minorHAnsi" w:cstheme="minorHAnsi"/>
                <w:b/>
                <w:bCs/>
                <w:iCs/>
                <w:color w:val="FFFFFF" w:themeColor="background1"/>
                <w:lang w:eastAsia="en-US"/>
              </w:rPr>
              <w:t>Document Information</w:t>
            </w:r>
          </w:p>
        </w:tc>
      </w:tr>
      <w:tr w:rsidR="00D21002" w:rsidRPr="004745FC" w14:paraId="23223E04" w14:textId="77777777" w:rsidTr="0009623F">
        <w:trPr>
          <w:trHeight w:val="239"/>
        </w:trPr>
        <w:tc>
          <w:tcPr>
            <w:cnfStyle w:val="000010000000" w:firstRow="0" w:lastRow="0" w:firstColumn="0" w:lastColumn="0" w:oddVBand="1" w:evenVBand="0" w:oddHBand="0" w:evenHBand="0" w:firstRowFirstColumn="0" w:firstRowLastColumn="0" w:lastRowFirstColumn="0" w:lastRowLastColumn="0"/>
            <w:tcW w:w="2547" w:type="dxa"/>
            <w:tcBorders>
              <w:left w:val="none" w:sz="0" w:space="0" w:color="auto"/>
              <w:right w:val="none" w:sz="0" w:space="0" w:color="auto"/>
            </w:tcBorders>
            <w:shd w:val="clear" w:color="auto" w:fill="auto"/>
          </w:tcPr>
          <w:p w14:paraId="53390C86"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Version:</w:t>
            </w:r>
          </w:p>
          <w:p w14:paraId="441FD5D5" w14:textId="77777777" w:rsidR="0009623F" w:rsidRPr="004745FC" w:rsidRDefault="0009623F" w:rsidP="00C166D4">
            <w:pPr>
              <w:spacing w:after="0" w:line="240" w:lineRule="auto"/>
              <w:rPr>
                <w:rFonts w:asciiTheme="minorHAnsi" w:hAnsiTheme="minorHAnsi" w:cstheme="minorHAnsi"/>
              </w:rPr>
            </w:pPr>
          </w:p>
          <w:p w14:paraId="4C704F7D" w14:textId="77777777" w:rsidR="0009623F" w:rsidRPr="004745FC" w:rsidRDefault="0009623F" w:rsidP="00C166D4">
            <w:pPr>
              <w:spacing w:after="0" w:line="240" w:lineRule="auto"/>
              <w:rPr>
                <w:rFonts w:asciiTheme="minorHAnsi" w:hAnsiTheme="minorHAnsi" w:cstheme="minorHAnsi"/>
              </w:rPr>
            </w:pPr>
          </w:p>
        </w:tc>
        <w:tc>
          <w:tcPr>
            <w:cnfStyle w:val="000001000000" w:firstRow="0" w:lastRow="0" w:firstColumn="0" w:lastColumn="0" w:oddVBand="0" w:evenVBand="1" w:oddHBand="0" w:evenHBand="0" w:firstRowFirstColumn="0" w:firstRowLastColumn="0" w:lastRowFirstColumn="0" w:lastRowLastColumn="0"/>
            <w:tcW w:w="1336" w:type="dxa"/>
            <w:tcBorders>
              <w:left w:val="none" w:sz="0" w:space="0" w:color="auto"/>
              <w:right w:val="none" w:sz="0" w:space="0" w:color="auto"/>
            </w:tcBorders>
            <w:shd w:val="clear" w:color="auto" w:fill="auto"/>
          </w:tcPr>
          <w:p w14:paraId="2C08FD55" w14:textId="1623CD0D" w:rsidR="00D21002" w:rsidRPr="004745FC" w:rsidRDefault="00BD3A15" w:rsidP="00C166D4">
            <w:pPr>
              <w:pStyle w:val="Heading5"/>
              <w:spacing w:before="0" w:line="240" w:lineRule="auto"/>
              <w:rPr>
                <w:rFonts w:asciiTheme="minorHAnsi" w:hAnsiTheme="minorHAnsi" w:cstheme="minorHAnsi"/>
                <w:iCs/>
                <w:color w:val="auto"/>
                <w:lang w:eastAsia="en-US"/>
              </w:rPr>
            </w:pPr>
            <w:r w:rsidRPr="004745FC">
              <w:rPr>
                <w:rFonts w:asciiTheme="minorHAnsi" w:hAnsiTheme="minorHAnsi" w:cstheme="minorHAnsi"/>
                <w:iCs/>
                <w:color w:val="auto"/>
                <w:lang w:eastAsia="en-US"/>
              </w:rPr>
              <w:t>V1</w:t>
            </w:r>
            <w:r w:rsidR="008E7EF0" w:rsidRPr="004745FC">
              <w:rPr>
                <w:rFonts w:asciiTheme="minorHAnsi" w:hAnsiTheme="minorHAnsi" w:cstheme="minorHAnsi"/>
                <w:iCs/>
                <w:color w:val="auto"/>
                <w:lang w:eastAsia="en-US"/>
              </w:rPr>
              <w:t>.</w:t>
            </w:r>
            <w:r w:rsidR="00E81E3F">
              <w:rPr>
                <w:rFonts w:asciiTheme="minorHAnsi" w:hAnsiTheme="minorHAnsi" w:cstheme="minorHAnsi"/>
                <w:iCs/>
                <w:color w:val="auto"/>
                <w:lang w:eastAsia="en-US"/>
              </w:rPr>
              <w:t>4</w:t>
            </w:r>
          </w:p>
          <w:p w14:paraId="0BA65777" w14:textId="77777777" w:rsidR="0009623F" w:rsidRPr="004745FC" w:rsidRDefault="0009623F" w:rsidP="00C166D4">
            <w:pPr>
              <w:spacing w:after="0" w:line="240" w:lineRule="auto"/>
              <w:rPr>
                <w:rFonts w:asciiTheme="minorHAnsi" w:hAnsiTheme="minorHAnsi" w:cstheme="minorHAnsi"/>
              </w:rPr>
            </w:pPr>
          </w:p>
        </w:tc>
        <w:tc>
          <w:tcPr>
            <w:cnfStyle w:val="000010000000" w:firstRow="0" w:lastRow="0" w:firstColumn="0" w:lastColumn="0" w:oddVBand="1" w:evenVBand="0" w:oddHBand="0" w:evenHBand="0" w:firstRowFirstColumn="0" w:firstRowLastColumn="0" w:lastRowFirstColumn="0" w:lastRowLastColumn="0"/>
            <w:tcW w:w="1956" w:type="dxa"/>
            <w:tcBorders>
              <w:left w:val="none" w:sz="0" w:space="0" w:color="auto"/>
              <w:right w:val="none" w:sz="0" w:space="0" w:color="auto"/>
            </w:tcBorders>
            <w:shd w:val="clear" w:color="auto" w:fill="auto"/>
          </w:tcPr>
          <w:p w14:paraId="077616AC" w14:textId="77777777" w:rsidR="00D21002" w:rsidRPr="004745FC" w:rsidRDefault="00D21002" w:rsidP="00C166D4">
            <w:pPr>
              <w:pStyle w:val="Heading5"/>
              <w:spacing w:before="0" w:line="240" w:lineRule="auto"/>
              <w:rPr>
                <w:rFonts w:asciiTheme="minorHAnsi" w:hAnsiTheme="minorHAnsi" w:cstheme="minorHAnsi"/>
                <w:iCs/>
                <w:color w:val="auto"/>
                <w:lang w:eastAsia="en-US"/>
              </w:rPr>
            </w:pPr>
          </w:p>
        </w:tc>
        <w:tc>
          <w:tcPr>
            <w:cnfStyle w:val="000001000000" w:firstRow="0" w:lastRow="0" w:firstColumn="0" w:lastColumn="0" w:oddVBand="0" w:evenVBand="1" w:oddHBand="0" w:evenHBand="0" w:firstRowFirstColumn="0" w:firstRowLastColumn="0" w:lastRowFirstColumn="0" w:lastRowLastColumn="0"/>
            <w:tcW w:w="4067" w:type="dxa"/>
            <w:tcBorders>
              <w:left w:val="none" w:sz="0" w:space="0" w:color="auto"/>
              <w:right w:val="none" w:sz="0" w:space="0" w:color="auto"/>
            </w:tcBorders>
            <w:shd w:val="clear" w:color="auto" w:fill="auto"/>
          </w:tcPr>
          <w:p w14:paraId="58507EED" w14:textId="77777777" w:rsidR="00D21002" w:rsidRPr="004745FC" w:rsidRDefault="00D21002" w:rsidP="00C166D4">
            <w:pPr>
              <w:pStyle w:val="Heading5"/>
              <w:spacing w:before="0" w:line="240" w:lineRule="auto"/>
              <w:ind w:left="720" w:hanging="720"/>
              <w:rPr>
                <w:rFonts w:asciiTheme="minorHAnsi" w:hAnsiTheme="minorHAnsi" w:cstheme="minorHAnsi"/>
                <w:iCs/>
                <w:color w:val="auto"/>
                <w:lang w:eastAsia="en-US"/>
              </w:rPr>
            </w:pPr>
          </w:p>
        </w:tc>
      </w:tr>
      <w:tr w:rsidR="00D21002" w:rsidRPr="004745FC" w14:paraId="0C7875EE" w14:textId="77777777" w:rsidTr="0009623F">
        <w:trPr>
          <w:cnfStyle w:val="000000100000" w:firstRow="0" w:lastRow="0" w:firstColumn="0" w:lastColumn="0" w:oddVBand="0" w:evenVBand="0" w:oddHBand="1" w:evenHBand="0" w:firstRowFirstColumn="0" w:firstRowLastColumn="0" w:lastRowFirstColumn="0" w:lastRowLastColumn="0"/>
          <w:trHeight w:val="207"/>
        </w:trPr>
        <w:tc>
          <w:tcPr>
            <w:cnfStyle w:val="000010000000" w:firstRow="0" w:lastRow="0" w:firstColumn="0" w:lastColumn="0" w:oddVBand="1"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auto"/>
          </w:tcPr>
          <w:p w14:paraId="07350B43"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Ratified by:</w:t>
            </w:r>
          </w:p>
          <w:p w14:paraId="59472F56" w14:textId="77777777" w:rsidR="0009623F" w:rsidRPr="004745FC" w:rsidRDefault="0009623F" w:rsidP="00C166D4">
            <w:pPr>
              <w:spacing w:after="0" w:line="240" w:lineRule="auto"/>
              <w:rPr>
                <w:rFonts w:asciiTheme="minorHAnsi" w:hAnsiTheme="minorHAnsi" w:cstheme="minorHAnsi"/>
              </w:rPr>
            </w:pPr>
          </w:p>
          <w:p w14:paraId="73B1D2DA" w14:textId="77777777" w:rsidR="0009623F" w:rsidRPr="004745FC" w:rsidRDefault="0009623F" w:rsidP="00C166D4">
            <w:pPr>
              <w:spacing w:after="0" w:line="240" w:lineRule="auto"/>
              <w:rPr>
                <w:rFonts w:asciiTheme="minorHAnsi" w:hAnsiTheme="minorHAnsi" w:cstheme="minorHAnsi"/>
              </w:rPr>
            </w:pPr>
          </w:p>
        </w:tc>
        <w:tc>
          <w:tcPr>
            <w:cnfStyle w:val="000001000000" w:firstRow="0" w:lastRow="0" w:firstColumn="0" w:lastColumn="0" w:oddVBand="0" w:evenVBand="1" w:oddHBand="0" w:evenHBand="0" w:firstRowFirstColumn="0" w:firstRowLastColumn="0" w:lastRowFirstColumn="0" w:lastRowLastColumn="0"/>
            <w:tcW w:w="7359" w:type="dxa"/>
            <w:gridSpan w:val="3"/>
            <w:tcBorders>
              <w:top w:val="none" w:sz="0" w:space="0" w:color="auto"/>
              <w:left w:val="none" w:sz="0" w:space="0" w:color="auto"/>
              <w:bottom w:val="none" w:sz="0" w:space="0" w:color="auto"/>
              <w:right w:val="none" w:sz="0" w:space="0" w:color="auto"/>
            </w:tcBorders>
            <w:shd w:val="clear" w:color="auto" w:fill="auto"/>
          </w:tcPr>
          <w:p w14:paraId="2DABCB35" w14:textId="77777777" w:rsidR="00D21002" w:rsidRPr="004745FC" w:rsidRDefault="007F6A51" w:rsidP="00C166D4">
            <w:pPr>
              <w:pStyle w:val="Heading5"/>
              <w:spacing w:before="0" w:line="240" w:lineRule="auto"/>
              <w:rPr>
                <w:rFonts w:asciiTheme="minorHAnsi" w:hAnsiTheme="minorHAnsi" w:cstheme="minorHAnsi"/>
                <w:iCs/>
                <w:color w:val="auto"/>
                <w:lang w:eastAsia="en-US"/>
              </w:rPr>
            </w:pPr>
            <w:r w:rsidRPr="004745FC">
              <w:rPr>
                <w:rFonts w:asciiTheme="minorHAnsi" w:hAnsiTheme="minorHAnsi" w:cstheme="minorHAnsi"/>
                <w:iCs/>
                <w:color w:val="auto"/>
                <w:lang w:eastAsia="en-US"/>
              </w:rPr>
              <w:t xml:space="preserve">KCH Elective Access Group </w:t>
            </w:r>
          </w:p>
          <w:p w14:paraId="07F2E644" w14:textId="4D27251F" w:rsidR="0009623F" w:rsidRPr="004745FC" w:rsidRDefault="0009623F" w:rsidP="00C166D4">
            <w:pPr>
              <w:spacing w:after="0" w:line="240" w:lineRule="auto"/>
              <w:rPr>
                <w:rFonts w:asciiTheme="minorHAnsi" w:hAnsiTheme="minorHAnsi" w:cstheme="minorHAnsi"/>
              </w:rPr>
            </w:pPr>
          </w:p>
        </w:tc>
      </w:tr>
      <w:tr w:rsidR="00D21002" w:rsidRPr="004745FC" w14:paraId="168D10A4" w14:textId="77777777" w:rsidTr="0009623F">
        <w:trPr>
          <w:trHeight w:val="70"/>
        </w:trPr>
        <w:tc>
          <w:tcPr>
            <w:cnfStyle w:val="000010000000" w:firstRow="0" w:lastRow="0" w:firstColumn="0" w:lastColumn="0" w:oddVBand="1" w:evenVBand="0" w:oddHBand="0" w:evenHBand="0" w:firstRowFirstColumn="0" w:firstRowLastColumn="0" w:lastRowFirstColumn="0" w:lastRowLastColumn="0"/>
            <w:tcW w:w="2547" w:type="dxa"/>
            <w:tcBorders>
              <w:left w:val="none" w:sz="0" w:space="0" w:color="auto"/>
              <w:right w:val="none" w:sz="0" w:space="0" w:color="auto"/>
            </w:tcBorders>
            <w:shd w:val="clear" w:color="auto" w:fill="auto"/>
          </w:tcPr>
          <w:p w14:paraId="0180D418"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Date ratified:</w:t>
            </w:r>
          </w:p>
          <w:p w14:paraId="4EC7C44E" w14:textId="77777777" w:rsidR="0009623F" w:rsidRPr="004745FC" w:rsidRDefault="0009623F" w:rsidP="00C166D4">
            <w:pPr>
              <w:spacing w:after="0" w:line="240" w:lineRule="auto"/>
              <w:rPr>
                <w:rFonts w:asciiTheme="minorHAnsi" w:hAnsiTheme="minorHAnsi" w:cstheme="minorHAnsi"/>
              </w:rPr>
            </w:pPr>
          </w:p>
          <w:p w14:paraId="0450D9EC" w14:textId="77777777" w:rsidR="0009623F" w:rsidRPr="004745FC" w:rsidRDefault="0009623F" w:rsidP="00C166D4">
            <w:pPr>
              <w:spacing w:after="0" w:line="240" w:lineRule="auto"/>
              <w:rPr>
                <w:rFonts w:asciiTheme="minorHAnsi" w:hAnsiTheme="minorHAnsi" w:cstheme="minorHAnsi"/>
              </w:rPr>
            </w:pPr>
          </w:p>
        </w:tc>
        <w:tc>
          <w:tcPr>
            <w:cnfStyle w:val="000001000000" w:firstRow="0" w:lastRow="0" w:firstColumn="0" w:lastColumn="0" w:oddVBand="0" w:evenVBand="1" w:oddHBand="0" w:evenHBand="0" w:firstRowFirstColumn="0" w:firstRowLastColumn="0" w:lastRowFirstColumn="0" w:lastRowLastColumn="0"/>
            <w:tcW w:w="7359" w:type="dxa"/>
            <w:gridSpan w:val="3"/>
            <w:tcBorders>
              <w:left w:val="none" w:sz="0" w:space="0" w:color="auto"/>
              <w:right w:val="none" w:sz="0" w:space="0" w:color="auto"/>
            </w:tcBorders>
            <w:shd w:val="clear" w:color="auto" w:fill="auto"/>
          </w:tcPr>
          <w:p w14:paraId="6C87FB6A" w14:textId="77777777" w:rsidR="00D21002" w:rsidRPr="004745FC" w:rsidRDefault="007F6A51" w:rsidP="00C166D4">
            <w:pPr>
              <w:pStyle w:val="Heading5"/>
              <w:spacing w:before="0" w:line="240" w:lineRule="auto"/>
              <w:rPr>
                <w:rFonts w:asciiTheme="minorHAnsi" w:hAnsiTheme="minorHAnsi" w:cstheme="minorHAnsi"/>
                <w:iCs/>
                <w:color w:val="auto"/>
                <w:lang w:eastAsia="en-US"/>
              </w:rPr>
            </w:pPr>
            <w:r w:rsidRPr="004745FC">
              <w:rPr>
                <w:rFonts w:asciiTheme="minorHAnsi" w:hAnsiTheme="minorHAnsi" w:cstheme="minorHAnsi"/>
                <w:iCs/>
                <w:color w:val="auto"/>
                <w:lang w:eastAsia="en-US"/>
              </w:rPr>
              <w:t>KCH 25/01/2023</w:t>
            </w:r>
          </w:p>
          <w:p w14:paraId="2CC4D787" w14:textId="327DB21F" w:rsidR="0009623F" w:rsidRPr="004745FC" w:rsidRDefault="0009623F" w:rsidP="00C166D4">
            <w:pPr>
              <w:spacing w:after="0" w:line="240" w:lineRule="auto"/>
              <w:rPr>
                <w:rFonts w:asciiTheme="minorHAnsi" w:hAnsiTheme="minorHAnsi" w:cstheme="minorHAnsi"/>
              </w:rPr>
            </w:pPr>
          </w:p>
        </w:tc>
      </w:tr>
      <w:tr w:rsidR="00D21002" w:rsidRPr="004745FC" w14:paraId="122154E9" w14:textId="77777777" w:rsidTr="0009623F">
        <w:trPr>
          <w:cnfStyle w:val="000000100000" w:firstRow="0" w:lastRow="0" w:firstColumn="0" w:lastColumn="0" w:oddVBand="0" w:evenVBand="0" w:oddHBand="1" w:evenHBand="0" w:firstRowFirstColumn="0" w:firstRowLastColumn="0" w:lastRowFirstColumn="0" w:lastRowLastColumn="0"/>
          <w:trHeight w:val="1107"/>
        </w:trPr>
        <w:tc>
          <w:tcPr>
            <w:cnfStyle w:val="000010000000" w:firstRow="0" w:lastRow="0" w:firstColumn="0" w:lastColumn="0" w:oddVBand="1"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auto"/>
          </w:tcPr>
          <w:p w14:paraId="3CC418B4"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Author(s):</w:t>
            </w:r>
          </w:p>
        </w:tc>
        <w:tc>
          <w:tcPr>
            <w:cnfStyle w:val="000001000000" w:firstRow="0" w:lastRow="0" w:firstColumn="0" w:lastColumn="0" w:oddVBand="0" w:evenVBand="1" w:oddHBand="0" w:evenHBand="0" w:firstRowFirstColumn="0" w:firstRowLastColumn="0" w:lastRowFirstColumn="0" w:lastRowLastColumn="0"/>
            <w:tcW w:w="7359" w:type="dxa"/>
            <w:gridSpan w:val="3"/>
            <w:tcBorders>
              <w:top w:val="none" w:sz="0" w:space="0" w:color="auto"/>
              <w:left w:val="none" w:sz="0" w:space="0" w:color="auto"/>
              <w:bottom w:val="none" w:sz="0" w:space="0" w:color="auto"/>
              <w:right w:val="none" w:sz="0" w:space="0" w:color="auto"/>
            </w:tcBorders>
            <w:shd w:val="clear" w:color="auto" w:fill="auto"/>
          </w:tcPr>
          <w:p w14:paraId="49F482EA" w14:textId="7CBFD6DC" w:rsidR="00D21002" w:rsidRPr="004745FC" w:rsidRDefault="00BD3A15" w:rsidP="00C166D4">
            <w:pPr>
              <w:spacing w:after="0" w:line="240" w:lineRule="auto"/>
              <w:rPr>
                <w:rFonts w:asciiTheme="minorHAnsi" w:hAnsiTheme="minorHAnsi" w:cstheme="minorHAnsi"/>
                <w:color w:val="auto"/>
                <w:sz w:val="20"/>
                <w:szCs w:val="20"/>
              </w:rPr>
            </w:pPr>
            <w:r w:rsidRPr="004745FC">
              <w:rPr>
                <w:rFonts w:asciiTheme="minorHAnsi" w:hAnsiTheme="minorHAnsi" w:cstheme="minorHAnsi"/>
                <w:color w:val="auto"/>
                <w:sz w:val="20"/>
                <w:szCs w:val="20"/>
              </w:rPr>
              <w:t>Caroline Jared</w:t>
            </w:r>
            <w:r w:rsidR="0009623F" w:rsidRPr="004745FC">
              <w:rPr>
                <w:rFonts w:asciiTheme="minorHAnsi" w:hAnsiTheme="minorHAnsi" w:cstheme="minorHAnsi"/>
                <w:color w:val="auto"/>
                <w:sz w:val="20"/>
                <w:szCs w:val="20"/>
              </w:rPr>
              <w:t xml:space="preserve"> - </w:t>
            </w:r>
            <w:r w:rsidRPr="004745FC">
              <w:rPr>
                <w:rFonts w:asciiTheme="minorHAnsi" w:hAnsiTheme="minorHAnsi" w:cstheme="minorHAnsi"/>
                <w:color w:val="auto"/>
                <w:sz w:val="20"/>
                <w:szCs w:val="20"/>
              </w:rPr>
              <w:t>APC Elective Access lead/KCH RTT Performance Manager</w:t>
            </w:r>
          </w:p>
          <w:p w14:paraId="650414E2" w14:textId="0B48ADA4" w:rsidR="00D41D83" w:rsidRPr="004745FC" w:rsidRDefault="009563BD" w:rsidP="00C166D4">
            <w:pPr>
              <w:spacing w:after="0" w:line="240" w:lineRule="auto"/>
              <w:rPr>
                <w:rFonts w:asciiTheme="minorHAnsi" w:hAnsiTheme="minorHAnsi" w:cstheme="minorHAnsi"/>
                <w:color w:val="000000" w:themeColor="text1"/>
                <w:sz w:val="20"/>
                <w:szCs w:val="20"/>
                <w:lang w:eastAsia="en-GB"/>
              </w:rPr>
            </w:pPr>
            <w:r w:rsidRPr="004745FC">
              <w:rPr>
                <w:rFonts w:asciiTheme="minorHAnsi" w:hAnsiTheme="minorHAnsi" w:cstheme="minorHAnsi"/>
                <w:color w:val="auto"/>
                <w:sz w:val="20"/>
                <w:szCs w:val="20"/>
              </w:rPr>
              <w:t>Sue Field</w:t>
            </w:r>
            <w:r w:rsidR="0009623F" w:rsidRPr="004745FC">
              <w:rPr>
                <w:rFonts w:asciiTheme="minorHAnsi" w:hAnsiTheme="minorHAnsi" w:cstheme="minorHAnsi"/>
                <w:color w:val="auto"/>
                <w:sz w:val="20"/>
                <w:szCs w:val="20"/>
              </w:rPr>
              <w:t xml:space="preserve"> - </w:t>
            </w:r>
            <w:r w:rsidR="00D41D83" w:rsidRPr="004745FC">
              <w:rPr>
                <w:rFonts w:asciiTheme="minorHAnsi" w:hAnsiTheme="minorHAnsi" w:cstheme="minorHAnsi"/>
                <w:color w:val="000000" w:themeColor="text1"/>
                <w:sz w:val="20"/>
                <w:szCs w:val="20"/>
                <w:lang w:eastAsia="en-GB"/>
              </w:rPr>
              <w:t>Elective Care SEL ICB / SEL APC</w:t>
            </w:r>
          </w:p>
          <w:p w14:paraId="291D8356" w14:textId="5BED7A01" w:rsidR="00E363D1" w:rsidRPr="004745FC" w:rsidRDefault="00E363D1" w:rsidP="00C166D4">
            <w:pPr>
              <w:spacing w:after="0" w:line="240" w:lineRule="auto"/>
              <w:rPr>
                <w:rFonts w:asciiTheme="minorHAnsi" w:hAnsiTheme="minorHAnsi" w:cstheme="minorHAnsi"/>
                <w:color w:val="auto"/>
                <w:sz w:val="20"/>
                <w:szCs w:val="20"/>
              </w:rPr>
            </w:pPr>
            <w:r w:rsidRPr="004745FC">
              <w:rPr>
                <w:rFonts w:asciiTheme="minorHAnsi" w:hAnsiTheme="minorHAnsi" w:cstheme="minorHAnsi"/>
                <w:color w:val="auto"/>
                <w:sz w:val="20"/>
                <w:szCs w:val="20"/>
              </w:rPr>
              <w:t>Dawn Murphy</w:t>
            </w:r>
            <w:r w:rsidR="0009623F" w:rsidRPr="004745FC">
              <w:rPr>
                <w:rFonts w:asciiTheme="minorHAnsi" w:hAnsiTheme="minorHAnsi" w:cstheme="minorHAnsi"/>
                <w:color w:val="auto"/>
                <w:sz w:val="20"/>
                <w:szCs w:val="20"/>
              </w:rPr>
              <w:t xml:space="preserve"> - </w:t>
            </w:r>
            <w:r w:rsidR="005B0BC7" w:rsidRPr="004745FC">
              <w:rPr>
                <w:rFonts w:asciiTheme="minorHAnsi" w:hAnsiTheme="minorHAnsi" w:cstheme="minorHAnsi"/>
                <w:color w:val="auto"/>
                <w:sz w:val="20"/>
                <w:szCs w:val="20"/>
              </w:rPr>
              <w:t>Head of Elective Access &amp; Performance Improvement</w:t>
            </w:r>
          </w:p>
          <w:p w14:paraId="1A8A74DE" w14:textId="22DDE0C6" w:rsidR="00D41D83" w:rsidRPr="004745FC" w:rsidRDefault="00E363D1" w:rsidP="00C166D4">
            <w:pPr>
              <w:spacing w:after="0" w:line="240" w:lineRule="auto"/>
              <w:rPr>
                <w:rFonts w:asciiTheme="minorHAnsi" w:hAnsiTheme="minorHAnsi" w:cstheme="minorHAnsi"/>
                <w:color w:val="000000" w:themeColor="text1"/>
                <w:sz w:val="20"/>
                <w:szCs w:val="20"/>
                <w:lang w:eastAsia="en-GB"/>
              </w:rPr>
            </w:pPr>
            <w:r w:rsidRPr="004745FC">
              <w:rPr>
                <w:rFonts w:asciiTheme="minorHAnsi" w:hAnsiTheme="minorHAnsi" w:cstheme="minorHAnsi"/>
                <w:color w:val="auto"/>
                <w:sz w:val="20"/>
                <w:szCs w:val="20"/>
              </w:rPr>
              <w:t>Rick Cardwell</w:t>
            </w:r>
            <w:r w:rsidR="0009623F" w:rsidRPr="004745FC">
              <w:rPr>
                <w:rFonts w:asciiTheme="minorHAnsi" w:hAnsiTheme="minorHAnsi" w:cstheme="minorHAnsi"/>
                <w:color w:val="auto"/>
                <w:sz w:val="20"/>
                <w:szCs w:val="20"/>
              </w:rPr>
              <w:t xml:space="preserve"> - </w:t>
            </w:r>
            <w:r w:rsidR="00D41D83" w:rsidRPr="004745FC">
              <w:rPr>
                <w:rFonts w:asciiTheme="minorHAnsi" w:hAnsiTheme="minorHAnsi" w:cstheme="minorHAnsi"/>
                <w:color w:val="000000" w:themeColor="text1"/>
                <w:sz w:val="20"/>
                <w:szCs w:val="20"/>
                <w:lang w:eastAsia="en-GB"/>
              </w:rPr>
              <w:t>Interim Clinical Prioritisation and PTL Project Lead</w:t>
            </w:r>
          </w:p>
          <w:p w14:paraId="46318AF2" w14:textId="77777777" w:rsidR="00E363D1" w:rsidRPr="004745FC" w:rsidRDefault="00D41D83" w:rsidP="00C166D4">
            <w:pPr>
              <w:spacing w:after="0" w:line="240" w:lineRule="auto"/>
              <w:rPr>
                <w:rFonts w:asciiTheme="minorHAnsi" w:hAnsiTheme="minorHAnsi" w:cstheme="minorHAnsi"/>
                <w:color w:val="000000" w:themeColor="text1"/>
                <w:sz w:val="20"/>
                <w:szCs w:val="20"/>
                <w:lang w:eastAsia="en-GB"/>
              </w:rPr>
            </w:pPr>
            <w:r w:rsidRPr="004745FC">
              <w:rPr>
                <w:rFonts w:asciiTheme="minorHAnsi" w:hAnsiTheme="minorHAnsi" w:cstheme="minorHAnsi"/>
                <w:color w:val="000000" w:themeColor="text1"/>
                <w:sz w:val="20"/>
                <w:szCs w:val="20"/>
                <w:lang w:eastAsia="en-GB"/>
              </w:rPr>
              <w:t>Performance Team</w:t>
            </w:r>
          </w:p>
          <w:p w14:paraId="2D5C4F9C" w14:textId="77777777" w:rsidR="0009623F" w:rsidRPr="004745FC" w:rsidRDefault="0009623F" w:rsidP="00C166D4">
            <w:pPr>
              <w:spacing w:after="0" w:line="240" w:lineRule="auto"/>
              <w:rPr>
                <w:rFonts w:asciiTheme="minorHAnsi" w:hAnsiTheme="minorHAnsi" w:cstheme="minorHAnsi"/>
                <w:color w:val="000000" w:themeColor="text1"/>
                <w:sz w:val="20"/>
                <w:szCs w:val="20"/>
                <w:lang w:eastAsia="en-GB"/>
              </w:rPr>
            </w:pPr>
          </w:p>
          <w:p w14:paraId="3584297C" w14:textId="77777777" w:rsidR="0009623F" w:rsidRPr="004745FC" w:rsidRDefault="0009623F" w:rsidP="00C166D4">
            <w:pPr>
              <w:spacing w:after="0" w:line="240" w:lineRule="auto"/>
              <w:rPr>
                <w:rFonts w:asciiTheme="minorHAnsi" w:hAnsiTheme="minorHAnsi" w:cstheme="minorHAnsi"/>
                <w:color w:val="000000" w:themeColor="text1"/>
                <w:sz w:val="20"/>
                <w:szCs w:val="20"/>
                <w:lang w:eastAsia="en-GB"/>
              </w:rPr>
            </w:pPr>
          </w:p>
          <w:p w14:paraId="6C44453E" w14:textId="10DB25CE" w:rsidR="0009623F" w:rsidRPr="004745FC" w:rsidRDefault="0009623F" w:rsidP="00C166D4">
            <w:pPr>
              <w:spacing w:after="0" w:line="240" w:lineRule="auto"/>
              <w:rPr>
                <w:rFonts w:asciiTheme="minorHAnsi" w:hAnsiTheme="minorHAnsi" w:cstheme="minorHAnsi"/>
                <w:color w:val="000000" w:themeColor="text1"/>
                <w:sz w:val="20"/>
                <w:szCs w:val="20"/>
                <w:lang w:eastAsia="en-GB"/>
              </w:rPr>
            </w:pPr>
          </w:p>
        </w:tc>
      </w:tr>
      <w:tr w:rsidR="00D21002" w:rsidRPr="004745FC" w14:paraId="428B78F9" w14:textId="77777777" w:rsidTr="00841CE8">
        <w:trPr>
          <w:trHeight w:val="1205"/>
        </w:trPr>
        <w:tc>
          <w:tcPr>
            <w:cnfStyle w:val="000010000000" w:firstRow="0" w:lastRow="0" w:firstColumn="0" w:lastColumn="0" w:oddVBand="1" w:evenVBand="0" w:oddHBand="0" w:evenHBand="0" w:firstRowFirstColumn="0" w:firstRowLastColumn="0" w:lastRowFirstColumn="0" w:lastRowLastColumn="0"/>
            <w:tcW w:w="2547" w:type="dxa"/>
            <w:tcBorders>
              <w:left w:val="none" w:sz="0" w:space="0" w:color="auto"/>
              <w:right w:val="none" w:sz="0" w:space="0" w:color="auto"/>
            </w:tcBorders>
            <w:shd w:val="clear" w:color="auto" w:fill="auto"/>
          </w:tcPr>
          <w:p w14:paraId="23C32C03" w14:textId="77777777" w:rsidR="00D21002" w:rsidRPr="004745FC" w:rsidRDefault="00D21002" w:rsidP="00C166D4">
            <w:pPr>
              <w:pStyle w:val="Heading4"/>
              <w:spacing w:before="0" w:line="240" w:lineRule="auto"/>
              <w:rPr>
                <w:rFonts w:cstheme="minorHAnsi"/>
                <w:bCs w:val="0"/>
                <w:i/>
                <w:color w:val="auto"/>
                <w:sz w:val="20"/>
                <w:lang w:eastAsia="en-US"/>
              </w:rPr>
            </w:pPr>
            <w:r w:rsidRPr="004745FC">
              <w:rPr>
                <w:rFonts w:cstheme="minorHAnsi"/>
                <w:i/>
                <w:color w:val="auto"/>
                <w:sz w:val="20"/>
                <w:lang w:eastAsia="en-US"/>
              </w:rPr>
              <w:t>Responsible Director:</w:t>
            </w:r>
          </w:p>
        </w:tc>
        <w:tc>
          <w:tcPr>
            <w:cnfStyle w:val="000001000000" w:firstRow="0" w:lastRow="0" w:firstColumn="0" w:lastColumn="0" w:oddVBand="0" w:evenVBand="1" w:oddHBand="0" w:evenHBand="0" w:firstRowFirstColumn="0" w:firstRowLastColumn="0" w:lastRowFirstColumn="0" w:lastRowLastColumn="0"/>
            <w:tcW w:w="7359" w:type="dxa"/>
            <w:gridSpan w:val="3"/>
            <w:tcBorders>
              <w:left w:val="none" w:sz="0" w:space="0" w:color="auto"/>
              <w:right w:val="none" w:sz="0" w:space="0" w:color="auto"/>
            </w:tcBorders>
            <w:shd w:val="clear" w:color="auto" w:fill="auto"/>
          </w:tcPr>
          <w:p w14:paraId="117C3FDE" w14:textId="2BC29C7D" w:rsidR="00BD3A15" w:rsidRPr="004745FC" w:rsidRDefault="00BD3A15" w:rsidP="00C166D4">
            <w:pPr>
              <w:pStyle w:val="Heading5"/>
              <w:spacing w:before="0" w:line="240" w:lineRule="auto"/>
              <w:rPr>
                <w:rFonts w:asciiTheme="minorHAnsi" w:hAnsiTheme="minorHAnsi" w:cstheme="minorHAnsi"/>
                <w:iCs/>
                <w:color w:val="auto"/>
                <w:lang w:eastAsia="en-US"/>
              </w:rPr>
            </w:pPr>
            <w:r w:rsidRPr="004745FC">
              <w:rPr>
                <w:rFonts w:asciiTheme="minorHAnsi" w:hAnsiTheme="minorHAnsi" w:cstheme="minorHAnsi"/>
                <w:iCs/>
                <w:color w:val="auto"/>
                <w:lang w:eastAsia="en-US"/>
              </w:rPr>
              <w:t>Fiona Howgego</w:t>
            </w:r>
            <w:r w:rsidR="0009623F" w:rsidRPr="004745FC">
              <w:rPr>
                <w:rFonts w:asciiTheme="minorHAnsi" w:hAnsiTheme="minorHAnsi" w:cstheme="minorHAnsi"/>
                <w:iCs/>
                <w:color w:val="auto"/>
                <w:lang w:eastAsia="en-US"/>
              </w:rPr>
              <w:t xml:space="preserve"> - </w:t>
            </w:r>
            <w:r w:rsidRPr="004745FC">
              <w:rPr>
                <w:rFonts w:asciiTheme="minorHAnsi" w:hAnsiTheme="minorHAnsi" w:cstheme="minorHAnsi"/>
                <w:iCs/>
                <w:color w:val="auto"/>
                <w:lang w:eastAsia="en-US"/>
              </w:rPr>
              <w:t>Managing Director, SEL Acute Provider Collaborative</w:t>
            </w:r>
          </w:p>
          <w:p w14:paraId="6087A1C7" w14:textId="77777777" w:rsidR="0009623F" w:rsidRPr="004745FC" w:rsidRDefault="00BD3A15" w:rsidP="00C166D4">
            <w:pPr>
              <w:spacing w:after="0" w:line="240" w:lineRule="auto"/>
              <w:rPr>
                <w:rFonts w:asciiTheme="minorHAnsi" w:hAnsiTheme="minorHAnsi" w:cstheme="minorHAnsi"/>
                <w:color w:val="000000" w:themeColor="text1"/>
                <w:sz w:val="20"/>
                <w:szCs w:val="20"/>
              </w:rPr>
            </w:pPr>
            <w:r w:rsidRPr="004745FC">
              <w:rPr>
                <w:rFonts w:asciiTheme="minorHAnsi" w:hAnsiTheme="minorHAnsi" w:cstheme="minorHAnsi"/>
                <w:color w:val="000000" w:themeColor="text1"/>
                <w:sz w:val="20"/>
                <w:szCs w:val="20"/>
              </w:rPr>
              <w:t>Adam Creeggan</w:t>
            </w:r>
            <w:r w:rsidR="0009623F" w:rsidRPr="004745FC">
              <w:rPr>
                <w:rFonts w:asciiTheme="minorHAnsi" w:hAnsiTheme="minorHAnsi" w:cstheme="minorHAnsi"/>
                <w:color w:val="000000" w:themeColor="text1"/>
                <w:sz w:val="20"/>
                <w:szCs w:val="20"/>
              </w:rPr>
              <w:t xml:space="preserve"> - </w:t>
            </w:r>
            <w:r w:rsidRPr="004745FC">
              <w:rPr>
                <w:rFonts w:asciiTheme="minorHAnsi" w:hAnsiTheme="minorHAnsi" w:cstheme="minorHAnsi"/>
                <w:color w:val="000000" w:themeColor="text1"/>
                <w:sz w:val="20"/>
                <w:szCs w:val="20"/>
              </w:rPr>
              <w:t>Director of Performance and Planning KCH</w:t>
            </w:r>
          </w:p>
          <w:p w14:paraId="6509A355" w14:textId="53E400DC" w:rsidR="0009623F" w:rsidRPr="004745FC" w:rsidRDefault="00BD3A15" w:rsidP="00C166D4">
            <w:pPr>
              <w:spacing w:after="0" w:line="240" w:lineRule="auto"/>
              <w:rPr>
                <w:rFonts w:asciiTheme="minorHAnsi" w:hAnsiTheme="minorHAnsi" w:cstheme="minorHAnsi"/>
                <w:color w:val="000000" w:themeColor="text1"/>
                <w:sz w:val="20"/>
                <w:szCs w:val="20"/>
              </w:rPr>
            </w:pPr>
            <w:r w:rsidRPr="004745FC">
              <w:rPr>
                <w:rFonts w:asciiTheme="minorHAnsi" w:hAnsiTheme="minorHAnsi" w:cstheme="minorHAnsi"/>
                <w:color w:val="000000" w:themeColor="text1"/>
                <w:sz w:val="20"/>
                <w:szCs w:val="20"/>
              </w:rPr>
              <w:t xml:space="preserve">Scott West </w:t>
            </w:r>
            <w:r w:rsidR="0009623F" w:rsidRPr="004745FC">
              <w:rPr>
                <w:rFonts w:asciiTheme="minorHAnsi" w:hAnsiTheme="minorHAnsi" w:cstheme="minorHAnsi"/>
                <w:color w:val="000000" w:themeColor="text1"/>
                <w:sz w:val="20"/>
                <w:szCs w:val="20"/>
              </w:rPr>
              <w:t xml:space="preserve">- </w:t>
            </w:r>
            <w:r w:rsidRPr="004745FC">
              <w:rPr>
                <w:rFonts w:asciiTheme="minorHAnsi" w:hAnsiTheme="minorHAnsi" w:cstheme="minorHAnsi"/>
                <w:color w:val="000000" w:themeColor="text1"/>
                <w:sz w:val="20"/>
                <w:szCs w:val="20"/>
              </w:rPr>
              <w:t>Director of Performance GSTT</w:t>
            </w:r>
          </w:p>
          <w:p w14:paraId="4EA870A6" w14:textId="77777777" w:rsidR="00BD3A15" w:rsidRPr="004745FC" w:rsidRDefault="00BD3A15" w:rsidP="00C166D4">
            <w:pPr>
              <w:spacing w:after="0" w:line="240" w:lineRule="auto"/>
              <w:rPr>
                <w:rFonts w:asciiTheme="minorHAnsi" w:hAnsiTheme="minorHAnsi" w:cstheme="minorHAnsi"/>
                <w:color w:val="000000" w:themeColor="text1"/>
                <w:sz w:val="20"/>
                <w:szCs w:val="20"/>
              </w:rPr>
            </w:pPr>
            <w:r w:rsidRPr="004745FC">
              <w:rPr>
                <w:rFonts w:asciiTheme="minorHAnsi" w:hAnsiTheme="minorHAnsi" w:cstheme="minorHAnsi"/>
                <w:color w:val="000000" w:themeColor="text1"/>
                <w:sz w:val="20"/>
                <w:szCs w:val="20"/>
              </w:rPr>
              <w:t xml:space="preserve">Alex Drake </w:t>
            </w:r>
            <w:r w:rsidR="0009623F" w:rsidRPr="004745FC">
              <w:rPr>
                <w:rFonts w:asciiTheme="minorHAnsi" w:hAnsiTheme="minorHAnsi" w:cstheme="minorHAnsi"/>
                <w:color w:val="000000" w:themeColor="text1"/>
                <w:sz w:val="20"/>
                <w:szCs w:val="20"/>
              </w:rPr>
              <w:t xml:space="preserve">- </w:t>
            </w:r>
            <w:r w:rsidRPr="004745FC">
              <w:rPr>
                <w:rFonts w:asciiTheme="minorHAnsi" w:hAnsiTheme="minorHAnsi" w:cstheme="minorHAnsi"/>
                <w:color w:val="000000" w:themeColor="text1"/>
                <w:sz w:val="20"/>
                <w:szCs w:val="20"/>
              </w:rPr>
              <w:t>Deputy Director of Performance</w:t>
            </w:r>
          </w:p>
          <w:p w14:paraId="0D2E26B4" w14:textId="77777777" w:rsidR="0009623F" w:rsidRPr="004745FC" w:rsidRDefault="0009623F" w:rsidP="00C166D4">
            <w:pPr>
              <w:spacing w:after="0" w:line="240" w:lineRule="auto"/>
              <w:rPr>
                <w:rFonts w:asciiTheme="minorHAnsi" w:hAnsiTheme="minorHAnsi" w:cstheme="minorHAnsi"/>
                <w:color w:val="000000" w:themeColor="text1"/>
                <w:sz w:val="20"/>
                <w:szCs w:val="20"/>
              </w:rPr>
            </w:pPr>
          </w:p>
          <w:p w14:paraId="42049491" w14:textId="77777777" w:rsidR="0009623F" w:rsidRPr="004745FC" w:rsidRDefault="0009623F" w:rsidP="00C166D4">
            <w:pPr>
              <w:spacing w:after="0" w:line="240" w:lineRule="auto"/>
              <w:rPr>
                <w:rFonts w:asciiTheme="minorHAnsi" w:hAnsiTheme="minorHAnsi" w:cstheme="minorHAnsi"/>
                <w:color w:val="000000" w:themeColor="text1"/>
                <w:sz w:val="20"/>
                <w:szCs w:val="20"/>
              </w:rPr>
            </w:pPr>
          </w:p>
          <w:p w14:paraId="66AAD3C7" w14:textId="7D56EF4A" w:rsidR="0009623F" w:rsidRPr="004745FC" w:rsidRDefault="0009623F" w:rsidP="00C166D4">
            <w:pPr>
              <w:spacing w:after="0" w:line="240" w:lineRule="auto"/>
              <w:rPr>
                <w:rFonts w:asciiTheme="minorHAnsi" w:hAnsiTheme="minorHAnsi" w:cstheme="minorHAnsi"/>
                <w:color w:val="000000" w:themeColor="text1"/>
                <w:sz w:val="20"/>
                <w:szCs w:val="20"/>
              </w:rPr>
            </w:pPr>
          </w:p>
        </w:tc>
      </w:tr>
      <w:tr w:rsidR="00D21002" w:rsidRPr="004745FC" w14:paraId="1A68A1D0" w14:textId="77777777" w:rsidTr="0009623F">
        <w:trPr>
          <w:cnfStyle w:val="000000100000" w:firstRow="0" w:lastRow="0" w:firstColumn="0" w:lastColumn="0" w:oddVBand="0" w:evenVBand="0" w:oddHBand="1" w:evenHBand="0" w:firstRowFirstColumn="0" w:firstRowLastColumn="0" w:lastRowFirstColumn="0" w:lastRowLastColumn="0"/>
          <w:trHeight w:val="922"/>
        </w:trPr>
        <w:tc>
          <w:tcPr>
            <w:cnfStyle w:val="000010000000" w:firstRow="0" w:lastRow="0" w:firstColumn="0" w:lastColumn="0" w:oddVBand="1"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auto"/>
          </w:tcPr>
          <w:p w14:paraId="7BACAFB6" w14:textId="77777777" w:rsidR="00D21002" w:rsidRPr="004745FC" w:rsidRDefault="00D21002" w:rsidP="00C166D4">
            <w:pPr>
              <w:pStyle w:val="Heading4"/>
              <w:spacing w:before="0" w:line="240" w:lineRule="auto"/>
              <w:rPr>
                <w:rFonts w:cstheme="minorHAnsi"/>
                <w:bCs w:val="0"/>
                <w:i/>
                <w:color w:val="auto"/>
                <w:sz w:val="20"/>
                <w:lang w:eastAsia="en-US"/>
              </w:rPr>
            </w:pPr>
            <w:r w:rsidRPr="004745FC">
              <w:rPr>
                <w:rFonts w:cstheme="minorHAnsi"/>
                <w:bCs w:val="0"/>
                <w:i/>
                <w:color w:val="auto"/>
                <w:sz w:val="20"/>
                <w:lang w:eastAsia="en-US"/>
              </w:rPr>
              <w:t>Responsible committee:</w:t>
            </w:r>
          </w:p>
        </w:tc>
        <w:tc>
          <w:tcPr>
            <w:cnfStyle w:val="000001000000" w:firstRow="0" w:lastRow="0" w:firstColumn="0" w:lastColumn="0" w:oddVBand="0" w:evenVBand="1" w:oddHBand="0" w:evenHBand="0" w:firstRowFirstColumn="0" w:firstRowLastColumn="0" w:lastRowFirstColumn="0" w:lastRowLastColumn="0"/>
            <w:tcW w:w="7359" w:type="dxa"/>
            <w:gridSpan w:val="3"/>
            <w:tcBorders>
              <w:top w:val="none" w:sz="0" w:space="0" w:color="auto"/>
              <w:left w:val="none" w:sz="0" w:space="0" w:color="auto"/>
              <w:bottom w:val="none" w:sz="0" w:space="0" w:color="auto"/>
              <w:right w:val="none" w:sz="0" w:space="0" w:color="auto"/>
            </w:tcBorders>
            <w:shd w:val="clear" w:color="auto" w:fill="auto"/>
          </w:tcPr>
          <w:p w14:paraId="397C4909" w14:textId="77777777" w:rsidR="00D21002" w:rsidRPr="004745FC" w:rsidRDefault="009563BD" w:rsidP="00C166D4">
            <w:pPr>
              <w:pStyle w:val="Heading5"/>
              <w:spacing w:before="0" w:line="240" w:lineRule="auto"/>
              <w:rPr>
                <w:rFonts w:asciiTheme="minorHAnsi" w:hAnsiTheme="minorHAnsi" w:cstheme="minorHAnsi"/>
                <w:iCs/>
                <w:color w:val="auto"/>
                <w:lang w:eastAsia="en-US"/>
              </w:rPr>
            </w:pPr>
            <w:r w:rsidRPr="004745FC">
              <w:rPr>
                <w:rFonts w:asciiTheme="minorHAnsi" w:hAnsiTheme="minorHAnsi" w:cstheme="minorHAnsi"/>
                <w:iCs/>
                <w:color w:val="auto"/>
                <w:lang w:eastAsia="en-US"/>
              </w:rPr>
              <w:t>King’s Executive, LGT Executive, GSTT Executive</w:t>
            </w:r>
          </w:p>
          <w:p w14:paraId="2ADDCF5B" w14:textId="77777777" w:rsidR="0009623F" w:rsidRPr="004745FC" w:rsidRDefault="0009623F" w:rsidP="00C166D4">
            <w:pPr>
              <w:spacing w:after="0" w:line="240" w:lineRule="auto"/>
              <w:rPr>
                <w:rFonts w:asciiTheme="minorHAnsi" w:hAnsiTheme="minorHAnsi" w:cstheme="minorHAnsi"/>
              </w:rPr>
            </w:pPr>
          </w:p>
        </w:tc>
      </w:tr>
      <w:tr w:rsidR="00D21002" w:rsidRPr="004745FC" w14:paraId="7A2B74F8" w14:textId="77777777" w:rsidTr="009563BD">
        <w:trPr>
          <w:trHeight w:val="861"/>
        </w:trPr>
        <w:tc>
          <w:tcPr>
            <w:cnfStyle w:val="000010000000" w:firstRow="0" w:lastRow="0" w:firstColumn="0" w:lastColumn="0" w:oddVBand="1" w:evenVBand="0" w:oddHBand="0" w:evenHBand="0" w:firstRowFirstColumn="0" w:firstRowLastColumn="0" w:lastRowFirstColumn="0" w:lastRowLastColumn="0"/>
            <w:tcW w:w="2547" w:type="dxa"/>
            <w:tcBorders>
              <w:left w:val="none" w:sz="0" w:space="0" w:color="auto"/>
              <w:right w:val="none" w:sz="0" w:space="0" w:color="auto"/>
            </w:tcBorders>
            <w:shd w:val="clear" w:color="auto" w:fill="auto"/>
          </w:tcPr>
          <w:p w14:paraId="3B14748A"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Date when policy comes into effect:</w:t>
            </w:r>
          </w:p>
        </w:tc>
        <w:tc>
          <w:tcPr>
            <w:cnfStyle w:val="000001000000" w:firstRow="0" w:lastRow="0" w:firstColumn="0" w:lastColumn="0" w:oddVBand="0" w:evenVBand="1" w:oddHBand="0" w:evenHBand="0" w:firstRowFirstColumn="0" w:firstRowLastColumn="0" w:lastRowFirstColumn="0" w:lastRowLastColumn="0"/>
            <w:tcW w:w="7359" w:type="dxa"/>
            <w:gridSpan w:val="3"/>
            <w:tcBorders>
              <w:left w:val="none" w:sz="0" w:space="0" w:color="auto"/>
              <w:right w:val="none" w:sz="0" w:space="0" w:color="auto"/>
            </w:tcBorders>
            <w:shd w:val="clear" w:color="auto" w:fill="auto"/>
          </w:tcPr>
          <w:p w14:paraId="1AC7B305" w14:textId="44E8D4E8" w:rsidR="00D21002" w:rsidRPr="004745FC" w:rsidRDefault="008E7EF0" w:rsidP="00C166D4">
            <w:pPr>
              <w:pStyle w:val="Heading5"/>
              <w:spacing w:before="0" w:line="240" w:lineRule="auto"/>
              <w:rPr>
                <w:rFonts w:asciiTheme="minorHAnsi" w:hAnsiTheme="minorHAnsi" w:cstheme="minorHAnsi"/>
                <w:iCs/>
                <w:color w:val="auto"/>
                <w:lang w:eastAsia="en-US"/>
              </w:rPr>
            </w:pPr>
            <w:r w:rsidRPr="004745FC">
              <w:rPr>
                <w:rFonts w:asciiTheme="minorHAnsi" w:hAnsiTheme="minorHAnsi" w:cstheme="minorHAnsi"/>
                <w:iCs/>
                <w:color w:val="auto"/>
                <w:lang w:eastAsia="en-US"/>
              </w:rPr>
              <w:t>September</w:t>
            </w:r>
            <w:r w:rsidR="0071307A" w:rsidRPr="004745FC">
              <w:rPr>
                <w:rFonts w:asciiTheme="minorHAnsi" w:hAnsiTheme="minorHAnsi" w:cstheme="minorHAnsi"/>
                <w:iCs/>
                <w:color w:val="auto"/>
                <w:lang w:eastAsia="en-US"/>
              </w:rPr>
              <w:t xml:space="preserve"> </w:t>
            </w:r>
            <w:r w:rsidR="00D41D83" w:rsidRPr="004745FC">
              <w:rPr>
                <w:rFonts w:asciiTheme="minorHAnsi" w:hAnsiTheme="minorHAnsi" w:cstheme="minorHAnsi"/>
                <w:iCs/>
                <w:color w:val="auto"/>
                <w:lang w:eastAsia="en-US"/>
              </w:rPr>
              <w:t>202</w:t>
            </w:r>
            <w:r w:rsidRPr="004745FC">
              <w:rPr>
                <w:rFonts w:asciiTheme="minorHAnsi" w:hAnsiTheme="minorHAnsi" w:cstheme="minorHAnsi"/>
                <w:iCs/>
                <w:color w:val="auto"/>
                <w:lang w:eastAsia="en-US"/>
              </w:rPr>
              <w:t>5</w:t>
            </w:r>
          </w:p>
        </w:tc>
      </w:tr>
      <w:tr w:rsidR="00D21002" w:rsidRPr="004745FC" w14:paraId="163AD89E" w14:textId="77777777" w:rsidTr="009563BD">
        <w:trPr>
          <w:cnfStyle w:val="000000100000" w:firstRow="0" w:lastRow="0" w:firstColumn="0" w:lastColumn="0" w:oddVBand="0" w:evenVBand="0" w:oddHBand="1" w:evenHBand="0" w:firstRowFirstColumn="0" w:firstRowLastColumn="0" w:lastRowFirstColumn="0" w:lastRowLastColumn="0"/>
          <w:trHeight w:val="821"/>
        </w:trPr>
        <w:tc>
          <w:tcPr>
            <w:cnfStyle w:val="000010000000" w:firstRow="0" w:lastRow="0" w:firstColumn="0" w:lastColumn="0" w:oddVBand="1"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auto"/>
          </w:tcPr>
          <w:p w14:paraId="70334A19"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Review date:</w:t>
            </w:r>
          </w:p>
        </w:tc>
        <w:tc>
          <w:tcPr>
            <w:cnfStyle w:val="000001000000" w:firstRow="0" w:lastRow="0" w:firstColumn="0" w:lastColumn="0" w:oddVBand="0" w:evenVBand="1" w:oddHBand="0" w:evenHBand="0" w:firstRowFirstColumn="0" w:firstRowLastColumn="0" w:lastRowFirstColumn="0" w:lastRowLastColumn="0"/>
            <w:tcW w:w="7359" w:type="dxa"/>
            <w:gridSpan w:val="3"/>
            <w:tcBorders>
              <w:top w:val="none" w:sz="0" w:space="0" w:color="auto"/>
              <w:left w:val="none" w:sz="0" w:space="0" w:color="auto"/>
              <w:bottom w:val="none" w:sz="0" w:space="0" w:color="auto"/>
              <w:right w:val="none" w:sz="0" w:space="0" w:color="auto"/>
            </w:tcBorders>
            <w:shd w:val="clear" w:color="auto" w:fill="auto"/>
          </w:tcPr>
          <w:p w14:paraId="7AAE9298" w14:textId="04234BC1" w:rsidR="00D21002" w:rsidRPr="004745FC" w:rsidRDefault="008E7EF0" w:rsidP="00C166D4">
            <w:pPr>
              <w:pStyle w:val="Heading5"/>
              <w:spacing w:before="0" w:line="240" w:lineRule="auto"/>
              <w:rPr>
                <w:rFonts w:asciiTheme="minorHAnsi" w:hAnsiTheme="minorHAnsi" w:cstheme="minorHAnsi"/>
                <w:iCs/>
                <w:color w:val="auto"/>
                <w:lang w:eastAsia="en-US"/>
              </w:rPr>
            </w:pPr>
            <w:r w:rsidRPr="004745FC">
              <w:rPr>
                <w:rFonts w:asciiTheme="minorHAnsi" w:hAnsiTheme="minorHAnsi" w:cstheme="minorHAnsi"/>
                <w:iCs/>
                <w:color w:val="auto"/>
                <w:lang w:eastAsia="en-US"/>
              </w:rPr>
              <w:t>September 2026</w:t>
            </w:r>
          </w:p>
        </w:tc>
      </w:tr>
      <w:tr w:rsidR="00D21002" w:rsidRPr="004745FC" w14:paraId="0FD83012" w14:textId="77777777" w:rsidTr="009563BD">
        <w:trPr>
          <w:trHeight w:val="776"/>
        </w:trPr>
        <w:tc>
          <w:tcPr>
            <w:cnfStyle w:val="000010000000" w:firstRow="0" w:lastRow="0" w:firstColumn="0" w:lastColumn="0" w:oddVBand="1" w:evenVBand="0" w:oddHBand="0" w:evenHBand="0" w:firstRowFirstColumn="0" w:firstRowLastColumn="0" w:lastRowFirstColumn="0" w:lastRowLastColumn="0"/>
            <w:tcW w:w="2547" w:type="dxa"/>
            <w:tcBorders>
              <w:left w:val="none" w:sz="0" w:space="0" w:color="auto"/>
              <w:right w:val="none" w:sz="0" w:space="0" w:color="auto"/>
            </w:tcBorders>
            <w:shd w:val="clear" w:color="auto" w:fill="auto"/>
          </w:tcPr>
          <w:p w14:paraId="6A94E190"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Target Audience:</w:t>
            </w:r>
          </w:p>
        </w:tc>
        <w:tc>
          <w:tcPr>
            <w:cnfStyle w:val="000001000000" w:firstRow="0" w:lastRow="0" w:firstColumn="0" w:lastColumn="0" w:oddVBand="0" w:evenVBand="1" w:oddHBand="0" w:evenHBand="0" w:firstRowFirstColumn="0" w:firstRowLastColumn="0" w:lastRowFirstColumn="0" w:lastRowLastColumn="0"/>
            <w:tcW w:w="7359" w:type="dxa"/>
            <w:gridSpan w:val="3"/>
            <w:tcBorders>
              <w:left w:val="none" w:sz="0" w:space="0" w:color="auto"/>
              <w:right w:val="none" w:sz="0" w:space="0" w:color="auto"/>
            </w:tcBorders>
            <w:shd w:val="clear" w:color="auto" w:fill="auto"/>
          </w:tcPr>
          <w:p w14:paraId="6C9E4C0B" w14:textId="77777777" w:rsidR="00D21002" w:rsidRPr="004745FC" w:rsidRDefault="00BD3A15" w:rsidP="00C166D4">
            <w:pPr>
              <w:pStyle w:val="Heading5"/>
              <w:spacing w:before="0" w:line="240" w:lineRule="auto"/>
              <w:rPr>
                <w:rFonts w:asciiTheme="minorHAnsi" w:hAnsiTheme="minorHAnsi" w:cstheme="minorHAnsi"/>
                <w:iCs/>
                <w:color w:val="auto"/>
                <w:lang w:eastAsia="en-US"/>
              </w:rPr>
            </w:pPr>
            <w:r w:rsidRPr="004745FC">
              <w:rPr>
                <w:rFonts w:asciiTheme="minorHAnsi" w:hAnsiTheme="minorHAnsi" w:cstheme="minorHAnsi"/>
                <w:iCs/>
                <w:color w:val="auto"/>
                <w:lang w:eastAsia="en-US"/>
              </w:rPr>
              <w:t>All Staff</w:t>
            </w:r>
          </w:p>
        </w:tc>
      </w:tr>
      <w:tr w:rsidR="00D21002" w:rsidRPr="004745FC" w14:paraId="65028CD4" w14:textId="77777777" w:rsidTr="0009623F">
        <w:trPr>
          <w:cnfStyle w:val="000000100000" w:firstRow="0" w:lastRow="0" w:firstColumn="0" w:lastColumn="0" w:oddVBand="0" w:evenVBand="0" w:oddHBand="1" w:evenHBand="0" w:firstRowFirstColumn="0" w:firstRowLastColumn="0" w:lastRowFirstColumn="0" w:lastRowLastColumn="0"/>
          <w:trHeight w:val="1056"/>
        </w:trPr>
        <w:tc>
          <w:tcPr>
            <w:cnfStyle w:val="000010000000" w:firstRow="0" w:lastRow="0" w:firstColumn="0" w:lastColumn="0" w:oddVBand="1"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auto"/>
          </w:tcPr>
          <w:p w14:paraId="73B8CF91"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External standards addressed by this policy:</w:t>
            </w:r>
          </w:p>
        </w:tc>
        <w:tc>
          <w:tcPr>
            <w:cnfStyle w:val="000001000000" w:firstRow="0" w:lastRow="0" w:firstColumn="0" w:lastColumn="0" w:oddVBand="0" w:evenVBand="1" w:oddHBand="0" w:evenHBand="0" w:firstRowFirstColumn="0" w:firstRowLastColumn="0" w:lastRowFirstColumn="0" w:lastRowLastColumn="0"/>
            <w:tcW w:w="7359" w:type="dxa"/>
            <w:gridSpan w:val="3"/>
            <w:tcBorders>
              <w:top w:val="none" w:sz="0" w:space="0" w:color="auto"/>
              <w:left w:val="none" w:sz="0" w:space="0" w:color="auto"/>
              <w:bottom w:val="none" w:sz="0" w:space="0" w:color="auto"/>
              <w:right w:val="none" w:sz="0" w:space="0" w:color="auto"/>
            </w:tcBorders>
            <w:shd w:val="clear" w:color="auto" w:fill="auto"/>
          </w:tcPr>
          <w:p w14:paraId="13FFF440" w14:textId="77777777" w:rsidR="00D21002" w:rsidRPr="004745FC" w:rsidRDefault="009563BD" w:rsidP="00C166D4">
            <w:pPr>
              <w:pStyle w:val="Heading5"/>
              <w:spacing w:before="0" w:line="240" w:lineRule="auto"/>
              <w:rPr>
                <w:rFonts w:asciiTheme="minorHAnsi" w:hAnsiTheme="minorHAnsi" w:cstheme="minorHAnsi"/>
                <w:bCs/>
                <w:color w:val="auto"/>
                <w:lang w:eastAsia="en-US"/>
              </w:rPr>
            </w:pPr>
            <w:r w:rsidRPr="004745FC">
              <w:rPr>
                <w:rFonts w:asciiTheme="minorHAnsi" w:hAnsiTheme="minorHAnsi" w:cstheme="minorHAnsi"/>
                <w:bCs/>
                <w:color w:val="auto"/>
                <w:lang w:eastAsia="en-US"/>
              </w:rPr>
              <w:t>Referral to Treatment Targets</w:t>
            </w:r>
          </w:p>
          <w:p w14:paraId="5D49F76A" w14:textId="77777777" w:rsidR="009563BD" w:rsidRPr="004745FC" w:rsidRDefault="009563BD" w:rsidP="00C166D4">
            <w:pPr>
              <w:spacing w:after="0" w:line="240" w:lineRule="auto"/>
              <w:rPr>
                <w:rFonts w:asciiTheme="minorHAnsi" w:hAnsiTheme="minorHAnsi" w:cstheme="minorHAnsi"/>
                <w:color w:val="auto"/>
                <w:sz w:val="20"/>
                <w:szCs w:val="20"/>
              </w:rPr>
            </w:pPr>
            <w:r w:rsidRPr="004745FC">
              <w:rPr>
                <w:rFonts w:asciiTheme="minorHAnsi" w:hAnsiTheme="minorHAnsi" w:cstheme="minorHAnsi"/>
                <w:color w:val="auto"/>
                <w:sz w:val="20"/>
                <w:szCs w:val="20"/>
              </w:rPr>
              <w:t>National Cancer Waiting Times</w:t>
            </w:r>
          </w:p>
          <w:p w14:paraId="79A5983D" w14:textId="77777777" w:rsidR="009563BD" w:rsidRPr="004745FC" w:rsidRDefault="009563BD" w:rsidP="00C166D4">
            <w:pPr>
              <w:spacing w:after="0" w:line="240" w:lineRule="auto"/>
              <w:rPr>
                <w:rFonts w:asciiTheme="minorHAnsi" w:hAnsiTheme="minorHAnsi" w:cstheme="minorHAnsi"/>
                <w:color w:val="auto"/>
                <w:sz w:val="20"/>
                <w:szCs w:val="20"/>
              </w:rPr>
            </w:pPr>
            <w:r w:rsidRPr="004745FC">
              <w:rPr>
                <w:rFonts w:asciiTheme="minorHAnsi" w:hAnsiTheme="minorHAnsi" w:cstheme="minorHAnsi"/>
                <w:color w:val="auto"/>
                <w:sz w:val="20"/>
                <w:szCs w:val="20"/>
              </w:rPr>
              <w:t>28 Day Cancellation Target</w:t>
            </w:r>
          </w:p>
          <w:p w14:paraId="28A840C0" w14:textId="77777777" w:rsidR="009563BD" w:rsidRPr="004745FC" w:rsidRDefault="009563BD" w:rsidP="00C166D4">
            <w:pPr>
              <w:spacing w:after="0" w:line="240" w:lineRule="auto"/>
              <w:rPr>
                <w:rFonts w:asciiTheme="minorHAnsi" w:hAnsiTheme="minorHAnsi" w:cstheme="minorHAnsi"/>
                <w:color w:val="auto"/>
                <w:sz w:val="20"/>
                <w:szCs w:val="20"/>
              </w:rPr>
            </w:pPr>
            <w:r w:rsidRPr="004745FC">
              <w:rPr>
                <w:rFonts w:asciiTheme="minorHAnsi" w:hAnsiTheme="minorHAnsi" w:cstheme="minorHAnsi"/>
                <w:color w:val="auto"/>
                <w:sz w:val="20"/>
                <w:szCs w:val="20"/>
              </w:rPr>
              <w:t>Diagnostic Wait Targets</w:t>
            </w:r>
          </w:p>
          <w:p w14:paraId="0A0E3757" w14:textId="77777777" w:rsidR="0009623F" w:rsidRPr="004745FC" w:rsidRDefault="0009623F" w:rsidP="00C166D4">
            <w:pPr>
              <w:spacing w:after="0" w:line="240" w:lineRule="auto"/>
              <w:rPr>
                <w:rFonts w:asciiTheme="minorHAnsi" w:hAnsiTheme="minorHAnsi" w:cstheme="minorHAnsi"/>
                <w:color w:val="auto"/>
                <w:sz w:val="20"/>
                <w:szCs w:val="20"/>
              </w:rPr>
            </w:pPr>
          </w:p>
          <w:p w14:paraId="60CE4A3A" w14:textId="77777777" w:rsidR="0009623F" w:rsidRPr="004745FC" w:rsidRDefault="0009623F" w:rsidP="00C166D4">
            <w:pPr>
              <w:spacing w:after="0" w:line="240" w:lineRule="auto"/>
              <w:rPr>
                <w:rFonts w:asciiTheme="minorHAnsi" w:hAnsiTheme="minorHAnsi" w:cstheme="minorHAnsi"/>
                <w:color w:val="auto"/>
                <w:sz w:val="20"/>
                <w:szCs w:val="20"/>
              </w:rPr>
            </w:pPr>
          </w:p>
        </w:tc>
      </w:tr>
      <w:tr w:rsidR="00D21002" w:rsidRPr="004745FC" w14:paraId="1321BCCE" w14:textId="77777777" w:rsidTr="009563BD">
        <w:trPr>
          <w:trHeight w:val="699"/>
        </w:trPr>
        <w:tc>
          <w:tcPr>
            <w:cnfStyle w:val="000010000000" w:firstRow="0" w:lastRow="0" w:firstColumn="0" w:lastColumn="0" w:oddVBand="1" w:evenVBand="0" w:oddHBand="0" w:evenHBand="0" w:firstRowFirstColumn="0" w:firstRowLastColumn="0" w:lastRowFirstColumn="0" w:lastRowLastColumn="0"/>
            <w:tcW w:w="2547" w:type="dxa"/>
            <w:tcBorders>
              <w:left w:val="none" w:sz="0" w:space="0" w:color="auto"/>
              <w:right w:val="none" w:sz="0" w:space="0" w:color="auto"/>
            </w:tcBorders>
            <w:shd w:val="clear" w:color="auto" w:fill="auto"/>
          </w:tcPr>
          <w:p w14:paraId="2DE1813A" w14:textId="77777777" w:rsidR="00D21002" w:rsidRPr="004745FC" w:rsidRDefault="00D21002" w:rsidP="00C166D4">
            <w:pPr>
              <w:pStyle w:val="Heading4"/>
              <w:spacing w:before="0" w:line="240" w:lineRule="auto"/>
              <w:rPr>
                <w:rFonts w:cstheme="minorHAnsi"/>
                <w:i/>
                <w:color w:val="auto"/>
                <w:sz w:val="20"/>
                <w:lang w:eastAsia="en-US"/>
              </w:rPr>
            </w:pPr>
            <w:r w:rsidRPr="004745FC">
              <w:rPr>
                <w:rFonts w:cstheme="minorHAnsi"/>
                <w:i/>
                <w:color w:val="auto"/>
                <w:sz w:val="20"/>
                <w:lang w:eastAsia="en-US"/>
              </w:rPr>
              <w:t>Location of document:</w:t>
            </w:r>
          </w:p>
        </w:tc>
        <w:tc>
          <w:tcPr>
            <w:cnfStyle w:val="000001000000" w:firstRow="0" w:lastRow="0" w:firstColumn="0" w:lastColumn="0" w:oddVBand="0" w:evenVBand="1" w:oddHBand="0" w:evenHBand="0" w:firstRowFirstColumn="0" w:firstRowLastColumn="0" w:lastRowFirstColumn="0" w:lastRowLastColumn="0"/>
            <w:tcW w:w="7359" w:type="dxa"/>
            <w:gridSpan w:val="3"/>
            <w:tcBorders>
              <w:left w:val="none" w:sz="0" w:space="0" w:color="auto"/>
              <w:right w:val="none" w:sz="0" w:space="0" w:color="auto"/>
            </w:tcBorders>
            <w:shd w:val="clear" w:color="auto" w:fill="auto"/>
          </w:tcPr>
          <w:p w14:paraId="2388AFE1" w14:textId="77777777" w:rsidR="00D21002" w:rsidRPr="004745FC" w:rsidRDefault="00D41D83" w:rsidP="00C166D4">
            <w:pPr>
              <w:pStyle w:val="Title"/>
              <w:jc w:val="left"/>
              <w:rPr>
                <w:rFonts w:asciiTheme="minorHAnsi" w:hAnsiTheme="minorHAnsi" w:cstheme="minorHAnsi"/>
                <w:color w:val="0070C0"/>
                <w:sz w:val="20"/>
                <w:szCs w:val="20"/>
              </w:rPr>
            </w:pPr>
            <w:hyperlink r:id="rId12" w:history="1">
              <w:r w:rsidRPr="004745FC">
                <w:rPr>
                  <w:rStyle w:val="Hyperlink"/>
                  <w:rFonts w:asciiTheme="minorHAnsi" w:hAnsiTheme="minorHAnsi" w:cstheme="minorHAnsi"/>
                  <w:color w:val="0070C0"/>
                  <w:sz w:val="20"/>
                  <w:szCs w:val="20"/>
                  <w:u w:val="none"/>
                </w:rPr>
                <w:t>Referral to Treatment (18 Weeks) - Kwiki</w:t>
              </w:r>
            </w:hyperlink>
          </w:p>
          <w:p w14:paraId="43494842" w14:textId="77777777" w:rsidR="0009623F" w:rsidRPr="004745FC" w:rsidRDefault="0009623F" w:rsidP="00C166D4">
            <w:pPr>
              <w:pStyle w:val="Title"/>
              <w:jc w:val="left"/>
              <w:rPr>
                <w:rFonts w:asciiTheme="minorHAnsi" w:hAnsiTheme="minorHAnsi" w:cstheme="minorHAnsi"/>
                <w:color w:val="0070C0"/>
                <w:sz w:val="20"/>
                <w:szCs w:val="20"/>
              </w:rPr>
            </w:pPr>
          </w:p>
          <w:p w14:paraId="4EEA0AD9" w14:textId="77777777" w:rsidR="00C166D4" w:rsidRPr="004745FC" w:rsidRDefault="00C166D4" w:rsidP="00C166D4">
            <w:pPr>
              <w:pStyle w:val="Title"/>
              <w:jc w:val="left"/>
              <w:rPr>
                <w:rFonts w:asciiTheme="minorHAnsi" w:hAnsiTheme="minorHAnsi" w:cstheme="minorHAnsi"/>
                <w:color w:val="0070C0"/>
                <w:sz w:val="20"/>
                <w:szCs w:val="20"/>
              </w:rPr>
            </w:pPr>
          </w:p>
          <w:p w14:paraId="6CA82D6B" w14:textId="77777777" w:rsidR="00C166D4" w:rsidRPr="004745FC" w:rsidRDefault="00C166D4" w:rsidP="00C166D4">
            <w:pPr>
              <w:pStyle w:val="Title"/>
              <w:jc w:val="left"/>
              <w:rPr>
                <w:rFonts w:asciiTheme="minorHAnsi" w:hAnsiTheme="minorHAnsi" w:cstheme="minorHAnsi"/>
                <w:color w:val="0070C0"/>
                <w:sz w:val="20"/>
                <w:szCs w:val="20"/>
              </w:rPr>
            </w:pPr>
          </w:p>
          <w:p w14:paraId="50A09FCA" w14:textId="77777777" w:rsidR="00C166D4" w:rsidRPr="004745FC" w:rsidRDefault="00C166D4" w:rsidP="00C166D4">
            <w:pPr>
              <w:pStyle w:val="Title"/>
              <w:jc w:val="left"/>
              <w:rPr>
                <w:rFonts w:asciiTheme="minorHAnsi" w:hAnsiTheme="minorHAnsi" w:cstheme="minorHAnsi"/>
                <w:color w:val="0070C0"/>
                <w:sz w:val="20"/>
                <w:szCs w:val="20"/>
              </w:rPr>
            </w:pPr>
          </w:p>
          <w:p w14:paraId="64ED9579" w14:textId="77777777" w:rsidR="00C166D4" w:rsidRPr="004745FC" w:rsidRDefault="00C166D4" w:rsidP="00C166D4">
            <w:pPr>
              <w:pStyle w:val="Title"/>
              <w:jc w:val="left"/>
              <w:rPr>
                <w:rFonts w:asciiTheme="minorHAnsi" w:hAnsiTheme="minorHAnsi" w:cstheme="minorHAnsi"/>
                <w:color w:val="0070C0"/>
                <w:sz w:val="20"/>
                <w:szCs w:val="20"/>
              </w:rPr>
            </w:pPr>
          </w:p>
          <w:p w14:paraId="60956022" w14:textId="77777777" w:rsidR="00C166D4" w:rsidRPr="004745FC" w:rsidRDefault="00C166D4" w:rsidP="00C166D4">
            <w:pPr>
              <w:pStyle w:val="Title"/>
              <w:jc w:val="left"/>
              <w:rPr>
                <w:rFonts w:asciiTheme="minorHAnsi" w:hAnsiTheme="minorHAnsi" w:cstheme="minorHAnsi"/>
                <w:color w:val="0070C0"/>
                <w:sz w:val="20"/>
                <w:szCs w:val="20"/>
              </w:rPr>
            </w:pPr>
          </w:p>
          <w:p w14:paraId="579F141E" w14:textId="77777777" w:rsidR="00C166D4" w:rsidRPr="004745FC" w:rsidRDefault="00C166D4" w:rsidP="00C166D4">
            <w:pPr>
              <w:pStyle w:val="Title"/>
              <w:jc w:val="left"/>
              <w:rPr>
                <w:rFonts w:asciiTheme="minorHAnsi" w:hAnsiTheme="minorHAnsi" w:cstheme="minorHAnsi"/>
                <w:color w:val="0070C0"/>
                <w:sz w:val="20"/>
                <w:szCs w:val="20"/>
              </w:rPr>
            </w:pPr>
          </w:p>
          <w:p w14:paraId="2A354E08" w14:textId="77777777" w:rsidR="0009623F" w:rsidRPr="004745FC" w:rsidRDefault="0009623F" w:rsidP="00C166D4">
            <w:pPr>
              <w:pStyle w:val="Title"/>
              <w:jc w:val="left"/>
              <w:rPr>
                <w:rFonts w:asciiTheme="minorHAnsi" w:hAnsiTheme="minorHAnsi" w:cstheme="minorHAnsi"/>
                <w:b w:val="0"/>
                <w:bCs w:val="0"/>
                <w:iCs/>
                <w:color w:val="0070C0"/>
                <w:sz w:val="20"/>
                <w:szCs w:val="20"/>
                <w:lang w:eastAsia="en-US"/>
              </w:rPr>
            </w:pPr>
          </w:p>
          <w:p w14:paraId="521F3ADB" w14:textId="7DA2B269" w:rsidR="0009623F" w:rsidRPr="004745FC" w:rsidRDefault="0009623F" w:rsidP="00C166D4">
            <w:pPr>
              <w:pStyle w:val="Title"/>
              <w:jc w:val="left"/>
              <w:rPr>
                <w:rFonts w:asciiTheme="minorHAnsi" w:hAnsiTheme="minorHAnsi" w:cstheme="minorHAnsi"/>
                <w:b w:val="0"/>
                <w:bCs w:val="0"/>
                <w:iCs/>
                <w:color w:val="0070C0"/>
                <w:sz w:val="20"/>
                <w:szCs w:val="20"/>
                <w:lang w:eastAsia="en-US"/>
              </w:rPr>
            </w:pPr>
          </w:p>
        </w:tc>
      </w:tr>
    </w:tbl>
    <w:p w14:paraId="1352E18E" w14:textId="34729891" w:rsidR="008E7EF0" w:rsidRDefault="001F5EC3" w:rsidP="00E81E3F">
      <w:pPr>
        <w:pStyle w:val="Heading1"/>
      </w:pPr>
      <w:r w:rsidRPr="004745FC">
        <w:t>Document History</w:t>
      </w:r>
    </w:p>
    <w:p w14:paraId="227FB922" w14:textId="087DA092" w:rsidR="001F5EC3" w:rsidRPr="004745FC" w:rsidRDefault="00C166D4" w:rsidP="00C166D4">
      <w:pPr>
        <w:spacing w:after="0" w:line="240" w:lineRule="auto"/>
        <w:rPr>
          <w:rFonts w:asciiTheme="minorHAnsi" w:hAnsiTheme="minorHAnsi" w:cstheme="minorHAnsi"/>
          <w:bCs/>
          <w:sz w:val="20"/>
          <w:szCs w:val="20"/>
        </w:rPr>
      </w:pPr>
      <w:r w:rsidRPr="004745FC">
        <w:rPr>
          <w:rFonts w:asciiTheme="minorHAnsi" w:hAnsiTheme="minorHAnsi" w:cstheme="minorHAnsi"/>
          <w:bCs/>
          <w:sz w:val="20"/>
          <w:szCs w:val="20"/>
        </w:rPr>
        <w:t>South East London Acute Provider Collaborative Elective Access Policy version 1.</w:t>
      </w:r>
      <w:r w:rsidR="00E81E3F">
        <w:rPr>
          <w:rFonts w:asciiTheme="minorHAnsi" w:hAnsiTheme="minorHAnsi" w:cstheme="minorHAnsi"/>
          <w:bCs/>
          <w:sz w:val="20"/>
          <w:szCs w:val="20"/>
        </w:rPr>
        <w:t>4</w:t>
      </w:r>
    </w:p>
    <w:p w14:paraId="0440F5E6" w14:textId="77777777" w:rsidR="00C166D4" w:rsidRPr="004745FC" w:rsidRDefault="00C166D4" w:rsidP="00C166D4">
      <w:pPr>
        <w:spacing w:after="0" w:line="240" w:lineRule="auto"/>
        <w:rPr>
          <w:rFonts w:asciiTheme="minorHAnsi" w:hAnsiTheme="minorHAnsi" w:cstheme="minorHAnsi"/>
          <w:b/>
          <w:sz w:val="20"/>
          <w:szCs w:val="20"/>
        </w:rPr>
      </w:pPr>
    </w:p>
    <w:p w14:paraId="71276B64" w14:textId="2B53C553" w:rsidR="008E7EF0" w:rsidRPr="004745FC" w:rsidRDefault="001F5EC3" w:rsidP="00C166D4">
      <w:pPr>
        <w:pStyle w:val="BodyText"/>
        <w:rPr>
          <w:rFonts w:asciiTheme="minorHAnsi" w:hAnsiTheme="minorHAnsi" w:cstheme="minorHAnsi"/>
          <w:b/>
          <w:bCs/>
          <w:sz w:val="20"/>
        </w:rPr>
      </w:pPr>
      <w:bookmarkStart w:id="0" w:name="_Toc142443272"/>
      <w:r w:rsidRPr="004745FC">
        <w:rPr>
          <w:rFonts w:asciiTheme="minorHAnsi" w:hAnsiTheme="minorHAnsi" w:cstheme="minorHAnsi"/>
          <w:b/>
          <w:bCs/>
          <w:sz w:val="20"/>
        </w:rPr>
        <w:t>Consultation distribution</w:t>
      </w:r>
      <w:bookmarkEnd w:id="0"/>
      <w:r w:rsidR="00004F79" w:rsidRPr="004745FC">
        <w:rPr>
          <w:rFonts w:asciiTheme="minorHAnsi" w:hAnsiTheme="minorHAnsi" w:cstheme="minorHAnsi"/>
          <w:b/>
          <w:bCs/>
          <w:sz w:val="20"/>
        </w:rPr>
        <w:t>:</w:t>
      </w:r>
    </w:p>
    <w:tbl>
      <w:tblPr>
        <w:tblW w:w="99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3"/>
        <w:gridCol w:w="1131"/>
        <w:gridCol w:w="1415"/>
        <w:gridCol w:w="3456"/>
      </w:tblGrid>
      <w:tr w:rsidR="001F5EC3" w:rsidRPr="004745FC" w14:paraId="63255EBB" w14:textId="77777777" w:rsidTr="008E7EF0">
        <w:trPr>
          <w:trHeight w:val="128"/>
        </w:trPr>
        <w:tc>
          <w:tcPr>
            <w:tcW w:w="3963" w:type="dxa"/>
            <w:tcBorders>
              <w:bottom w:val="single" w:sz="4" w:space="0" w:color="BFBFBF" w:themeColor="background1" w:themeShade="BF"/>
            </w:tcBorders>
            <w:shd w:val="clear" w:color="auto" w:fill="0070C0"/>
            <w:vAlign w:val="center"/>
          </w:tcPr>
          <w:p w14:paraId="01516C46" w14:textId="77777777" w:rsidR="001F5EC3" w:rsidRPr="004745FC" w:rsidRDefault="001F5EC3" w:rsidP="00C166D4">
            <w:pPr>
              <w:pStyle w:val="Normalintables"/>
              <w:spacing w:before="0" w:after="0" w:line="240" w:lineRule="auto"/>
              <w:jc w:val="left"/>
              <w:rPr>
                <w:rFonts w:asciiTheme="minorHAnsi" w:hAnsiTheme="minorHAnsi" w:cstheme="minorHAnsi"/>
                <w:b/>
                <w:bCs/>
                <w:color w:val="FFFFFF" w:themeColor="background1"/>
              </w:rPr>
            </w:pPr>
            <w:r w:rsidRPr="004745FC">
              <w:rPr>
                <w:rFonts w:asciiTheme="minorHAnsi" w:hAnsiTheme="minorHAnsi" w:cstheme="minorHAnsi"/>
                <w:b/>
                <w:bCs/>
                <w:color w:val="FFFFFF" w:themeColor="background1"/>
              </w:rPr>
              <w:t>Sent to</w:t>
            </w:r>
          </w:p>
        </w:tc>
        <w:tc>
          <w:tcPr>
            <w:tcW w:w="1131" w:type="dxa"/>
            <w:tcBorders>
              <w:bottom w:val="single" w:sz="4" w:space="0" w:color="BFBFBF" w:themeColor="background1" w:themeShade="BF"/>
            </w:tcBorders>
            <w:shd w:val="clear" w:color="auto" w:fill="0070C0"/>
            <w:vAlign w:val="center"/>
          </w:tcPr>
          <w:p w14:paraId="2BB36377" w14:textId="77777777" w:rsidR="001F5EC3" w:rsidRPr="004745FC" w:rsidRDefault="001F5EC3" w:rsidP="00C166D4">
            <w:pPr>
              <w:pStyle w:val="Normalintables"/>
              <w:spacing w:before="0" w:after="0" w:line="240" w:lineRule="auto"/>
              <w:jc w:val="left"/>
              <w:rPr>
                <w:rFonts w:asciiTheme="minorHAnsi" w:hAnsiTheme="minorHAnsi" w:cstheme="minorHAnsi"/>
                <w:b/>
                <w:bCs/>
                <w:color w:val="FFFFFF" w:themeColor="background1"/>
              </w:rPr>
            </w:pPr>
            <w:r w:rsidRPr="004745FC">
              <w:rPr>
                <w:rFonts w:asciiTheme="minorHAnsi" w:hAnsiTheme="minorHAnsi" w:cstheme="minorHAnsi"/>
                <w:b/>
                <w:bCs/>
                <w:color w:val="FFFFFF" w:themeColor="background1"/>
              </w:rPr>
              <w:t>Version</w:t>
            </w:r>
          </w:p>
        </w:tc>
        <w:tc>
          <w:tcPr>
            <w:tcW w:w="1415" w:type="dxa"/>
            <w:tcBorders>
              <w:bottom w:val="single" w:sz="4" w:space="0" w:color="BFBFBF" w:themeColor="background1" w:themeShade="BF"/>
            </w:tcBorders>
            <w:shd w:val="clear" w:color="auto" w:fill="0070C0"/>
            <w:vAlign w:val="center"/>
          </w:tcPr>
          <w:p w14:paraId="1BFBA240" w14:textId="77777777" w:rsidR="001F5EC3" w:rsidRPr="004745FC" w:rsidRDefault="001F5EC3" w:rsidP="00C166D4">
            <w:pPr>
              <w:pStyle w:val="Normalintables"/>
              <w:spacing w:before="0" w:after="0" w:line="240" w:lineRule="auto"/>
              <w:jc w:val="left"/>
              <w:rPr>
                <w:rFonts w:asciiTheme="minorHAnsi" w:hAnsiTheme="minorHAnsi" w:cstheme="minorHAnsi"/>
                <w:b/>
                <w:bCs/>
                <w:color w:val="FFFFFF" w:themeColor="background1"/>
              </w:rPr>
            </w:pPr>
            <w:r w:rsidRPr="004745FC">
              <w:rPr>
                <w:rFonts w:asciiTheme="minorHAnsi" w:hAnsiTheme="minorHAnsi" w:cstheme="minorHAnsi"/>
                <w:b/>
                <w:bCs/>
                <w:color w:val="FFFFFF" w:themeColor="background1"/>
              </w:rPr>
              <w:t>Date</w:t>
            </w:r>
          </w:p>
        </w:tc>
        <w:tc>
          <w:tcPr>
            <w:tcW w:w="3456" w:type="dxa"/>
            <w:tcBorders>
              <w:bottom w:val="single" w:sz="4" w:space="0" w:color="BFBFBF" w:themeColor="background1" w:themeShade="BF"/>
            </w:tcBorders>
            <w:shd w:val="clear" w:color="auto" w:fill="0070C0"/>
            <w:vAlign w:val="center"/>
          </w:tcPr>
          <w:p w14:paraId="1F8C444F" w14:textId="77777777" w:rsidR="001F5EC3" w:rsidRPr="004745FC" w:rsidRDefault="001F5EC3" w:rsidP="00C166D4">
            <w:pPr>
              <w:pStyle w:val="Normalintables"/>
              <w:spacing w:before="0" w:after="0" w:line="240" w:lineRule="auto"/>
              <w:jc w:val="left"/>
              <w:rPr>
                <w:rFonts w:asciiTheme="minorHAnsi" w:hAnsiTheme="minorHAnsi" w:cstheme="minorHAnsi"/>
                <w:b/>
                <w:bCs/>
                <w:color w:val="FFFFFF" w:themeColor="background1"/>
              </w:rPr>
            </w:pPr>
            <w:r w:rsidRPr="004745FC">
              <w:rPr>
                <w:rFonts w:asciiTheme="minorHAnsi" w:hAnsiTheme="minorHAnsi" w:cstheme="minorHAnsi"/>
                <w:b/>
                <w:bCs/>
                <w:color w:val="FFFFFF" w:themeColor="background1"/>
              </w:rPr>
              <w:t>Actions taken as a result</w:t>
            </w:r>
          </w:p>
        </w:tc>
      </w:tr>
      <w:tr w:rsidR="001F5EC3" w:rsidRPr="004745FC" w14:paraId="0FFC4AA4" w14:textId="77777777" w:rsidTr="00552B07">
        <w:trPr>
          <w:trHeight w:val="244"/>
        </w:trPr>
        <w:tc>
          <w:tcPr>
            <w:tcW w:w="3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2BB00DD4" w14:textId="77777777" w:rsidR="009563BD" w:rsidRPr="004745FC" w:rsidRDefault="009563BD"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Divisional Managers </w:t>
            </w:r>
          </w:p>
          <w:p w14:paraId="1C0F50BD" w14:textId="09CF8EED" w:rsidR="009563BD" w:rsidRPr="004745FC" w:rsidRDefault="009563BD"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SELCSU </w:t>
            </w:r>
          </w:p>
          <w:p w14:paraId="103611C1" w14:textId="77777777" w:rsidR="0071307A" w:rsidRPr="004745FC" w:rsidRDefault="009563BD" w:rsidP="00C166D4">
            <w:pPr>
              <w:pStyle w:val="Footer"/>
              <w:tabs>
                <w:tab w:val="clear" w:pos="4153"/>
                <w:tab w:val="clear" w:pos="8306"/>
              </w:tabs>
              <w:rPr>
                <w:rFonts w:asciiTheme="minorHAnsi" w:hAnsiTheme="minorHAnsi" w:cstheme="minorHAnsi"/>
                <w:sz w:val="20"/>
                <w:szCs w:val="20"/>
              </w:rPr>
            </w:pPr>
            <w:r w:rsidRPr="004745FC">
              <w:rPr>
                <w:rFonts w:asciiTheme="minorHAnsi" w:hAnsiTheme="minorHAnsi" w:cstheme="minorHAnsi"/>
                <w:sz w:val="20"/>
                <w:szCs w:val="20"/>
              </w:rPr>
              <w:t>NHSE (London)</w:t>
            </w:r>
          </w:p>
          <w:p w14:paraId="0392EC33" w14:textId="31BFBC2D" w:rsidR="001F5EC3" w:rsidRPr="004745FC" w:rsidRDefault="0071307A" w:rsidP="00C166D4">
            <w:pPr>
              <w:pStyle w:val="Footer"/>
              <w:tabs>
                <w:tab w:val="clear" w:pos="4153"/>
                <w:tab w:val="clear" w:pos="8306"/>
              </w:tabs>
              <w:rPr>
                <w:rFonts w:asciiTheme="minorHAnsi" w:hAnsiTheme="minorHAnsi" w:cstheme="minorHAnsi"/>
                <w:sz w:val="20"/>
                <w:szCs w:val="20"/>
              </w:rPr>
            </w:pPr>
            <w:r w:rsidRPr="004745FC">
              <w:rPr>
                <w:rFonts w:asciiTheme="minorHAnsi" w:hAnsiTheme="minorHAnsi" w:cstheme="minorHAnsi"/>
                <w:sz w:val="20"/>
                <w:szCs w:val="20"/>
              </w:rPr>
              <w:t>SELPPG</w:t>
            </w:r>
            <w:r w:rsidR="009563BD" w:rsidRPr="004745FC">
              <w:rPr>
                <w:rFonts w:asciiTheme="minorHAnsi" w:hAnsiTheme="minorHAnsi" w:cstheme="minorHAnsi"/>
                <w:sz w:val="20"/>
                <w:szCs w:val="20"/>
              </w:rPr>
              <w:t xml:space="preserve"> </w:t>
            </w:r>
            <w:r w:rsidRPr="004745FC">
              <w:rPr>
                <w:rFonts w:asciiTheme="minorHAnsi" w:hAnsiTheme="minorHAnsi" w:cstheme="minorHAnsi"/>
                <w:sz w:val="20"/>
                <w:szCs w:val="20"/>
              </w:rPr>
              <w:t xml:space="preserve"> (Performance and Planning Group)</w:t>
            </w:r>
          </w:p>
          <w:p w14:paraId="12992A85" w14:textId="27C80167" w:rsidR="0071307A" w:rsidRPr="004745FC" w:rsidRDefault="0071307A" w:rsidP="00C166D4">
            <w:pPr>
              <w:pStyle w:val="Footer"/>
              <w:tabs>
                <w:tab w:val="clear" w:pos="4153"/>
                <w:tab w:val="clear" w:pos="8306"/>
              </w:tabs>
              <w:rPr>
                <w:rFonts w:asciiTheme="minorHAnsi" w:hAnsiTheme="minorHAnsi" w:cstheme="minorHAnsi"/>
                <w:sz w:val="20"/>
                <w:szCs w:val="20"/>
                <w:lang w:eastAsia="en-US"/>
              </w:rPr>
            </w:pPr>
            <w:r w:rsidRPr="004745FC">
              <w:rPr>
                <w:rFonts w:asciiTheme="minorHAnsi" w:hAnsiTheme="minorHAnsi" w:cstheme="minorHAnsi"/>
                <w:sz w:val="20"/>
                <w:szCs w:val="20"/>
              </w:rPr>
              <w:t>SEL</w:t>
            </w:r>
            <w:r w:rsidR="006D003C" w:rsidRPr="004745FC">
              <w:rPr>
                <w:rFonts w:asciiTheme="minorHAnsi" w:hAnsiTheme="minorHAnsi" w:cstheme="minorHAnsi"/>
                <w:sz w:val="20"/>
                <w:szCs w:val="20"/>
              </w:rPr>
              <w:t xml:space="preserve"> </w:t>
            </w:r>
            <w:r w:rsidR="00D41D83" w:rsidRPr="004745FC">
              <w:rPr>
                <w:rFonts w:asciiTheme="minorHAnsi" w:hAnsiTheme="minorHAnsi" w:cstheme="minorHAnsi"/>
                <w:sz w:val="20"/>
                <w:szCs w:val="20"/>
              </w:rPr>
              <w:t>APC (Acute Provider Collaborative)</w:t>
            </w:r>
          </w:p>
        </w:tc>
        <w:tc>
          <w:tcPr>
            <w:tcW w:w="11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1900EB36" w14:textId="228524AF" w:rsidR="001F5EC3" w:rsidRPr="004745FC" w:rsidRDefault="00D41D83" w:rsidP="00C166D4">
            <w:pPr>
              <w:pStyle w:val="Footer"/>
              <w:tabs>
                <w:tab w:val="clear" w:pos="4153"/>
                <w:tab w:val="clear" w:pos="8306"/>
              </w:tabs>
              <w:rPr>
                <w:rFonts w:asciiTheme="minorHAnsi" w:hAnsiTheme="minorHAnsi" w:cstheme="minorHAnsi"/>
                <w:sz w:val="20"/>
                <w:szCs w:val="20"/>
                <w:lang w:eastAsia="en-US"/>
              </w:rPr>
            </w:pPr>
            <w:r w:rsidRPr="004745FC">
              <w:rPr>
                <w:rFonts w:asciiTheme="minorHAnsi" w:hAnsiTheme="minorHAnsi" w:cstheme="minorHAnsi"/>
                <w:sz w:val="20"/>
                <w:szCs w:val="20"/>
                <w:lang w:eastAsia="en-US"/>
              </w:rPr>
              <w:t>V1</w:t>
            </w:r>
            <w:r w:rsidR="00C166D4" w:rsidRPr="004745FC">
              <w:rPr>
                <w:rFonts w:asciiTheme="minorHAnsi" w:hAnsiTheme="minorHAnsi" w:cstheme="minorHAnsi"/>
                <w:sz w:val="20"/>
                <w:szCs w:val="20"/>
                <w:lang w:eastAsia="en-US"/>
              </w:rPr>
              <w:t>.3</w:t>
            </w:r>
          </w:p>
        </w:tc>
        <w:tc>
          <w:tcPr>
            <w:tcW w:w="1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534C479D" w14:textId="018E4359" w:rsidR="001F5EC3" w:rsidRPr="004745FC" w:rsidRDefault="00C166D4" w:rsidP="00C166D4">
            <w:pPr>
              <w:spacing w:after="0" w:line="240" w:lineRule="auto"/>
              <w:ind w:left="34"/>
              <w:rPr>
                <w:rFonts w:asciiTheme="minorHAnsi" w:hAnsiTheme="minorHAnsi" w:cstheme="minorHAnsi"/>
                <w:sz w:val="20"/>
                <w:szCs w:val="20"/>
              </w:rPr>
            </w:pPr>
            <w:r w:rsidRPr="004745FC">
              <w:rPr>
                <w:rFonts w:asciiTheme="minorHAnsi" w:hAnsiTheme="minorHAnsi" w:cstheme="minorHAnsi"/>
                <w:sz w:val="20"/>
                <w:szCs w:val="20"/>
              </w:rPr>
              <w:t>01/09/2025</w:t>
            </w:r>
          </w:p>
        </w:tc>
        <w:tc>
          <w:tcPr>
            <w:tcW w:w="34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30643970" w14:textId="4171A045" w:rsidR="001F5EC3" w:rsidRPr="004745FC" w:rsidRDefault="00D41D83" w:rsidP="00C166D4">
            <w:pPr>
              <w:spacing w:after="0" w:line="240" w:lineRule="auto"/>
              <w:ind w:left="34"/>
              <w:rPr>
                <w:rFonts w:asciiTheme="minorHAnsi" w:hAnsiTheme="minorHAnsi" w:cstheme="minorHAnsi"/>
                <w:sz w:val="20"/>
                <w:szCs w:val="20"/>
              </w:rPr>
            </w:pPr>
            <w:r w:rsidRPr="004745FC">
              <w:rPr>
                <w:rFonts w:asciiTheme="minorHAnsi" w:hAnsiTheme="minorHAnsi" w:cstheme="minorHAnsi"/>
                <w:sz w:val="20"/>
                <w:szCs w:val="20"/>
              </w:rPr>
              <w:t>Creation of aligned SEL Elective Access Policy</w:t>
            </w:r>
          </w:p>
        </w:tc>
      </w:tr>
    </w:tbl>
    <w:p w14:paraId="27EDE729" w14:textId="77777777" w:rsidR="001F5EC3" w:rsidRPr="004745FC" w:rsidRDefault="001F5EC3" w:rsidP="00C166D4">
      <w:pPr>
        <w:pStyle w:val="Subtitle"/>
        <w:rPr>
          <w:rFonts w:asciiTheme="minorHAnsi" w:hAnsiTheme="minorHAnsi" w:cstheme="minorHAnsi"/>
          <w:sz w:val="20"/>
        </w:rPr>
      </w:pPr>
    </w:p>
    <w:p w14:paraId="3D156CC5" w14:textId="47C5C20A" w:rsidR="008E7EF0" w:rsidRPr="004745FC" w:rsidRDefault="001F5EC3" w:rsidP="00C166D4">
      <w:pPr>
        <w:pStyle w:val="Subtitle"/>
        <w:rPr>
          <w:rFonts w:asciiTheme="minorHAnsi" w:hAnsiTheme="minorHAnsi" w:cstheme="minorHAnsi"/>
          <w:sz w:val="20"/>
        </w:rPr>
      </w:pPr>
      <w:r w:rsidRPr="004745FC">
        <w:rPr>
          <w:rFonts w:asciiTheme="minorHAnsi" w:hAnsiTheme="minorHAnsi" w:cstheme="minorHAnsi"/>
          <w:sz w:val="20"/>
        </w:rPr>
        <w:t>Reviews and updates</w:t>
      </w:r>
      <w:r w:rsidR="00004F79" w:rsidRPr="004745FC">
        <w:rPr>
          <w:rFonts w:asciiTheme="minorHAnsi" w:hAnsiTheme="minorHAnsi" w:cstheme="minorHAnsi"/>
          <w:sz w:val="20"/>
        </w:rPr>
        <w:t>:</w:t>
      </w:r>
    </w:p>
    <w:tbl>
      <w:tblPr>
        <w:tblW w:w="998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tblCellMar>
        <w:tblLook w:val="0000" w:firstRow="0" w:lastRow="0" w:firstColumn="0" w:lastColumn="0" w:noHBand="0" w:noVBand="0"/>
      </w:tblPr>
      <w:tblGrid>
        <w:gridCol w:w="1361"/>
        <w:gridCol w:w="1333"/>
        <w:gridCol w:w="3525"/>
        <w:gridCol w:w="2118"/>
        <w:gridCol w:w="1645"/>
      </w:tblGrid>
      <w:tr w:rsidR="001F5EC3" w:rsidRPr="004745FC" w14:paraId="694A03E8" w14:textId="77777777" w:rsidTr="008E7EF0">
        <w:trPr>
          <w:trHeight w:val="329"/>
        </w:trPr>
        <w:tc>
          <w:tcPr>
            <w:tcW w:w="1361" w:type="dxa"/>
            <w:tcBorders>
              <w:bottom w:val="single" w:sz="4" w:space="0" w:color="BFBFBF" w:themeColor="background1" w:themeShade="BF"/>
            </w:tcBorders>
            <w:shd w:val="clear" w:color="auto" w:fill="0070C0"/>
            <w:tcMar>
              <w:top w:w="85" w:type="dxa"/>
              <w:bottom w:w="85" w:type="dxa"/>
            </w:tcMar>
            <w:vAlign w:val="center"/>
          </w:tcPr>
          <w:p w14:paraId="164FC30B" w14:textId="77777777" w:rsidR="001F5EC3" w:rsidRPr="004745FC" w:rsidRDefault="001F5EC3" w:rsidP="00C166D4">
            <w:pPr>
              <w:pStyle w:val="Subtitle"/>
              <w:rPr>
                <w:rFonts w:asciiTheme="minorHAnsi" w:hAnsiTheme="minorHAnsi" w:cstheme="minorHAnsi"/>
                <w:color w:val="FFFFFF" w:themeColor="background1"/>
                <w:sz w:val="20"/>
                <w:lang w:eastAsia="en-US"/>
              </w:rPr>
            </w:pPr>
            <w:r w:rsidRPr="004745FC">
              <w:rPr>
                <w:rFonts w:asciiTheme="minorHAnsi" w:hAnsiTheme="minorHAnsi" w:cstheme="minorHAnsi"/>
                <w:color w:val="FFFFFF" w:themeColor="background1"/>
                <w:sz w:val="20"/>
                <w:lang w:eastAsia="en-US"/>
              </w:rPr>
              <w:t>Date</w:t>
            </w:r>
          </w:p>
        </w:tc>
        <w:tc>
          <w:tcPr>
            <w:tcW w:w="1333" w:type="dxa"/>
            <w:tcBorders>
              <w:bottom w:val="single" w:sz="4" w:space="0" w:color="BFBFBF" w:themeColor="background1" w:themeShade="BF"/>
            </w:tcBorders>
            <w:shd w:val="clear" w:color="auto" w:fill="0070C0"/>
            <w:tcMar>
              <w:top w:w="85" w:type="dxa"/>
              <w:bottom w:w="85" w:type="dxa"/>
            </w:tcMar>
            <w:vAlign w:val="center"/>
          </w:tcPr>
          <w:p w14:paraId="0CFA48C1" w14:textId="77777777" w:rsidR="001F5EC3" w:rsidRPr="004745FC" w:rsidRDefault="001F5EC3" w:rsidP="00C166D4">
            <w:pPr>
              <w:pStyle w:val="Subtitle"/>
              <w:rPr>
                <w:rFonts w:asciiTheme="minorHAnsi" w:hAnsiTheme="minorHAnsi" w:cstheme="minorHAnsi"/>
                <w:color w:val="FFFFFF" w:themeColor="background1"/>
                <w:sz w:val="20"/>
                <w:lang w:eastAsia="en-US"/>
              </w:rPr>
            </w:pPr>
            <w:r w:rsidRPr="004745FC">
              <w:rPr>
                <w:rFonts w:asciiTheme="minorHAnsi" w:hAnsiTheme="minorHAnsi" w:cstheme="minorHAnsi"/>
                <w:color w:val="FFFFFF" w:themeColor="background1"/>
                <w:sz w:val="20"/>
                <w:lang w:eastAsia="en-US"/>
              </w:rPr>
              <w:t>New version no.</w:t>
            </w:r>
          </w:p>
        </w:tc>
        <w:tc>
          <w:tcPr>
            <w:tcW w:w="3525" w:type="dxa"/>
            <w:tcBorders>
              <w:bottom w:val="single" w:sz="4" w:space="0" w:color="BFBFBF" w:themeColor="background1" w:themeShade="BF"/>
            </w:tcBorders>
            <w:shd w:val="clear" w:color="auto" w:fill="0070C0"/>
            <w:tcMar>
              <w:top w:w="85" w:type="dxa"/>
              <w:bottom w:w="85" w:type="dxa"/>
            </w:tcMar>
            <w:vAlign w:val="center"/>
          </w:tcPr>
          <w:p w14:paraId="78C5B9B9" w14:textId="77777777" w:rsidR="001F5EC3" w:rsidRPr="004745FC" w:rsidRDefault="001F5EC3" w:rsidP="00C166D4">
            <w:pPr>
              <w:pStyle w:val="Subtitle"/>
              <w:rPr>
                <w:rFonts w:asciiTheme="minorHAnsi" w:hAnsiTheme="minorHAnsi" w:cstheme="minorHAnsi"/>
                <w:color w:val="FFFFFF" w:themeColor="background1"/>
                <w:sz w:val="20"/>
                <w:lang w:eastAsia="en-US"/>
              </w:rPr>
            </w:pPr>
            <w:r w:rsidRPr="004745FC">
              <w:rPr>
                <w:rFonts w:asciiTheme="minorHAnsi" w:hAnsiTheme="minorHAnsi" w:cstheme="minorHAnsi"/>
                <w:color w:val="FFFFFF" w:themeColor="background1"/>
                <w:sz w:val="20"/>
                <w:lang w:eastAsia="en-US"/>
              </w:rPr>
              <w:t>Summary of Changes</w:t>
            </w:r>
          </w:p>
        </w:tc>
        <w:tc>
          <w:tcPr>
            <w:tcW w:w="2118" w:type="dxa"/>
            <w:tcBorders>
              <w:bottom w:val="single" w:sz="4" w:space="0" w:color="BFBFBF" w:themeColor="background1" w:themeShade="BF"/>
            </w:tcBorders>
            <w:shd w:val="clear" w:color="auto" w:fill="0070C0"/>
            <w:tcMar>
              <w:top w:w="85" w:type="dxa"/>
              <w:bottom w:w="85" w:type="dxa"/>
            </w:tcMar>
            <w:vAlign w:val="center"/>
          </w:tcPr>
          <w:p w14:paraId="5472F574" w14:textId="77777777" w:rsidR="001F5EC3" w:rsidRPr="004745FC" w:rsidRDefault="00F00D42" w:rsidP="00C166D4">
            <w:pPr>
              <w:pStyle w:val="Subtitle"/>
              <w:rPr>
                <w:rFonts w:asciiTheme="minorHAnsi" w:hAnsiTheme="minorHAnsi" w:cstheme="minorHAnsi"/>
                <w:color w:val="FFFFFF" w:themeColor="background1"/>
                <w:sz w:val="20"/>
                <w:lang w:eastAsia="en-US"/>
              </w:rPr>
            </w:pPr>
            <w:r w:rsidRPr="004745FC">
              <w:rPr>
                <w:rFonts w:asciiTheme="minorHAnsi" w:hAnsiTheme="minorHAnsi" w:cstheme="minorHAnsi"/>
                <w:color w:val="FFFFFF" w:themeColor="background1"/>
                <w:sz w:val="20"/>
                <w:lang w:eastAsia="en-US"/>
              </w:rPr>
              <w:t>Major change/s (must go to Trust Execs</w:t>
            </w:r>
            <w:r w:rsidR="001F5EC3" w:rsidRPr="004745FC">
              <w:rPr>
                <w:rFonts w:asciiTheme="minorHAnsi" w:hAnsiTheme="minorHAnsi" w:cstheme="minorHAnsi"/>
                <w:color w:val="FFFFFF" w:themeColor="background1"/>
                <w:sz w:val="20"/>
                <w:lang w:eastAsia="en-US"/>
              </w:rPr>
              <w:t>) or minor change/s</w:t>
            </w:r>
          </w:p>
        </w:tc>
        <w:tc>
          <w:tcPr>
            <w:tcW w:w="1645" w:type="dxa"/>
            <w:tcBorders>
              <w:bottom w:val="single" w:sz="4" w:space="0" w:color="BFBFBF" w:themeColor="background1" w:themeShade="BF"/>
            </w:tcBorders>
            <w:shd w:val="clear" w:color="auto" w:fill="0070C0"/>
            <w:tcMar>
              <w:top w:w="85" w:type="dxa"/>
              <w:bottom w:w="85" w:type="dxa"/>
            </w:tcMar>
            <w:vAlign w:val="center"/>
          </w:tcPr>
          <w:p w14:paraId="593F37BC" w14:textId="77777777" w:rsidR="001F5EC3" w:rsidRPr="004745FC" w:rsidRDefault="001F5EC3" w:rsidP="00C166D4">
            <w:pPr>
              <w:pStyle w:val="Subtitle"/>
              <w:rPr>
                <w:rFonts w:asciiTheme="minorHAnsi" w:hAnsiTheme="minorHAnsi" w:cstheme="minorHAnsi"/>
                <w:color w:val="FFFFFF" w:themeColor="background1"/>
                <w:sz w:val="20"/>
                <w:lang w:eastAsia="en-US"/>
              </w:rPr>
            </w:pPr>
            <w:r w:rsidRPr="004745FC">
              <w:rPr>
                <w:rFonts w:asciiTheme="minorHAnsi" w:hAnsiTheme="minorHAnsi" w:cstheme="minorHAnsi"/>
                <w:color w:val="FFFFFF" w:themeColor="background1"/>
                <w:sz w:val="20"/>
                <w:lang w:eastAsia="en-US"/>
              </w:rPr>
              <w:t>Author of change/s</w:t>
            </w:r>
          </w:p>
        </w:tc>
      </w:tr>
      <w:tr w:rsidR="001F5EC3" w:rsidRPr="004745FC" w14:paraId="5A285A61" w14:textId="77777777" w:rsidTr="00552B07">
        <w:trPr>
          <w:trHeight w:val="720"/>
        </w:trPr>
        <w:tc>
          <w:tcPr>
            <w:tcW w:w="13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5784C89A" w14:textId="7A3EF7A9" w:rsidR="001F5EC3" w:rsidRPr="004745FC" w:rsidRDefault="005B56DF" w:rsidP="00C166D4">
            <w:pPr>
              <w:pStyle w:val="Subtitle"/>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March 2025</w:t>
            </w:r>
          </w:p>
        </w:tc>
        <w:tc>
          <w:tcPr>
            <w:tcW w:w="1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1C109650" w14:textId="6DCA05A8" w:rsidR="001F5EC3" w:rsidRPr="004745FC" w:rsidRDefault="005B56DF" w:rsidP="00C166D4">
            <w:pPr>
              <w:pStyle w:val="Subtitle"/>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1.1</w:t>
            </w:r>
          </w:p>
        </w:tc>
        <w:tc>
          <w:tcPr>
            <w:tcW w:w="3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0BA44D6A" w14:textId="77777777" w:rsidR="00DE73A9" w:rsidRPr="004745FC" w:rsidRDefault="007E4368" w:rsidP="00C166D4">
            <w:pPr>
              <w:pStyle w:val="Subtitle"/>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 xml:space="preserve">Updates in response to </w:t>
            </w:r>
            <w:r w:rsidR="00DD74E6" w:rsidRPr="004745FC">
              <w:rPr>
                <w:rFonts w:asciiTheme="minorHAnsi" w:hAnsiTheme="minorHAnsi" w:cstheme="minorHAnsi"/>
                <w:b w:val="0"/>
                <w:bCs/>
                <w:sz w:val="20"/>
                <w:lang w:eastAsia="en-US"/>
              </w:rPr>
              <w:t>updating “Recording and reporting referral to treatment (RTT) waiting times for consultant</w:t>
            </w:r>
            <w:r w:rsidR="00585812" w:rsidRPr="004745FC">
              <w:rPr>
                <w:rFonts w:asciiTheme="minorHAnsi" w:hAnsiTheme="minorHAnsi" w:cstheme="minorHAnsi"/>
                <w:b w:val="0"/>
                <w:bCs/>
                <w:sz w:val="20"/>
                <w:lang w:eastAsia="en-US"/>
              </w:rPr>
              <w:t>-</w:t>
            </w:r>
            <w:r w:rsidR="00DD74E6" w:rsidRPr="004745FC">
              <w:rPr>
                <w:rFonts w:asciiTheme="minorHAnsi" w:hAnsiTheme="minorHAnsi" w:cstheme="minorHAnsi"/>
                <w:b w:val="0"/>
                <w:bCs/>
                <w:sz w:val="20"/>
                <w:lang w:eastAsia="en-US"/>
              </w:rPr>
              <w:t>led elective care” guidance published in February 2025</w:t>
            </w:r>
            <w:r w:rsidR="00DE73A9" w:rsidRPr="004745FC">
              <w:rPr>
                <w:rFonts w:asciiTheme="minorHAnsi" w:hAnsiTheme="minorHAnsi" w:cstheme="minorHAnsi"/>
                <w:b w:val="0"/>
                <w:bCs/>
                <w:sz w:val="20"/>
                <w:lang w:eastAsia="en-US"/>
              </w:rPr>
              <w:t xml:space="preserve">: </w:t>
            </w:r>
          </w:p>
          <w:p w14:paraId="03A00C79" w14:textId="30B27E06" w:rsidR="00DE73A9" w:rsidRPr="004745FC" w:rsidRDefault="00DE73A9" w:rsidP="00DC6539">
            <w:pPr>
              <w:pStyle w:val="Subtitle"/>
              <w:numPr>
                <w:ilvl w:val="0"/>
                <w:numId w:val="31"/>
              </w:numPr>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1.6.3 Aligned active monitoring rules to 2025 guidance:</w:t>
            </w:r>
          </w:p>
          <w:p w14:paraId="7CCDB401" w14:textId="2C507B1A" w:rsidR="00DE73A9" w:rsidRPr="004745FC" w:rsidRDefault="00DE73A9" w:rsidP="00DC6539">
            <w:pPr>
              <w:pStyle w:val="Subtitle"/>
              <w:numPr>
                <w:ilvl w:val="0"/>
                <w:numId w:val="30"/>
              </w:numPr>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1.6.2 </w:t>
            </w:r>
            <w:r w:rsidR="00A54CC7" w:rsidRPr="004745FC">
              <w:rPr>
                <w:rFonts w:asciiTheme="minorHAnsi" w:hAnsiTheme="minorHAnsi" w:cstheme="minorHAnsi"/>
                <w:b w:val="0"/>
                <w:bCs/>
                <w:sz w:val="20"/>
                <w:lang w:eastAsia="en-US"/>
              </w:rPr>
              <w:t>P</w:t>
            </w:r>
            <w:r w:rsidRPr="004745FC">
              <w:rPr>
                <w:rFonts w:asciiTheme="minorHAnsi" w:hAnsiTheme="minorHAnsi" w:cstheme="minorHAnsi"/>
                <w:b w:val="0"/>
                <w:bCs/>
                <w:sz w:val="20"/>
                <w:lang w:eastAsia="en-US"/>
              </w:rPr>
              <w:t>rocess for multiple patient cancellations</w:t>
            </w:r>
          </w:p>
          <w:p w14:paraId="08AEDD1D" w14:textId="1EDFBB92" w:rsidR="00DE73A9" w:rsidRPr="004745FC" w:rsidRDefault="00DE73A9" w:rsidP="00DC6539">
            <w:pPr>
              <w:pStyle w:val="Subtitle"/>
              <w:numPr>
                <w:ilvl w:val="0"/>
                <w:numId w:val="30"/>
              </w:numPr>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 xml:space="preserve">1.6.2 Updated DNA (first appointment) clock stop and restart </w:t>
            </w:r>
            <w:r w:rsidR="00EF3C79" w:rsidRPr="004745FC">
              <w:rPr>
                <w:rFonts w:asciiTheme="minorHAnsi" w:hAnsiTheme="minorHAnsi" w:cstheme="minorHAnsi"/>
                <w:b w:val="0"/>
                <w:bCs/>
                <w:sz w:val="20"/>
                <w:lang w:eastAsia="en-US"/>
              </w:rPr>
              <w:t>rules.</w:t>
            </w:r>
          </w:p>
          <w:p w14:paraId="484F852C" w14:textId="0FF957F9" w:rsidR="00DE73A9" w:rsidRPr="004745FC" w:rsidRDefault="00DE73A9" w:rsidP="00DC6539">
            <w:pPr>
              <w:pStyle w:val="Subtitle"/>
              <w:numPr>
                <w:ilvl w:val="0"/>
                <w:numId w:val="30"/>
              </w:numPr>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1.6.2 </w:t>
            </w:r>
            <w:r w:rsidR="00A54CC7" w:rsidRPr="004745FC">
              <w:rPr>
                <w:rFonts w:asciiTheme="minorHAnsi" w:hAnsiTheme="minorHAnsi" w:cstheme="minorHAnsi"/>
                <w:b w:val="0"/>
                <w:bCs/>
                <w:sz w:val="20"/>
                <w:lang w:eastAsia="en-US"/>
              </w:rPr>
              <w:t>R</w:t>
            </w:r>
            <w:r w:rsidRPr="004745FC">
              <w:rPr>
                <w:rFonts w:asciiTheme="minorHAnsi" w:hAnsiTheme="minorHAnsi" w:cstheme="minorHAnsi"/>
                <w:b w:val="0"/>
                <w:bCs/>
                <w:sz w:val="20"/>
                <w:lang w:eastAsia="en-US"/>
              </w:rPr>
              <w:t>easonable offer criteria</w:t>
            </w:r>
          </w:p>
          <w:p w14:paraId="0A2A2FC2" w14:textId="73597E6A" w:rsidR="00DE73A9" w:rsidRPr="004745FC" w:rsidRDefault="00DE73A9" w:rsidP="00DC6539">
            <w:pPr>
              <w:pStyle w:val="Subtitle"/>
              <w:numPr>
                <w:ilvl w:val="0"/>
                <w:numId w:val="30"/>
              </w:numPr>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1.6.3 </w:t>
            </w:r>
            <w:r w:rsidR="00A54CC7" w:rsidRPr="004745FC">
              <w:rPr>
                <w:rFonts w:asciiTheme="minorHAnsi" w:hAnsiTheme="minorHAnsi" w:cstheme="minorHAnsi"/>
                <w:b w:val="0"/>
                <w:bCs/>
                <w:sz w:val="20"/>
                <w:lang w:eastAsia="en-US"/>
              </w:rPr>
              <w:t>N</w:t>
            </w:r>
            <w:r w:rsidRPr="004745FC">
              <w:rPr>
                <w:rFonts w:asciiTheme="minorHAnsi" w:hAnsiTheme="minorHAnsi" w:cstheme="minorHAnsi"/>
                <w:b w:val="0"/>
                <w:bCs/>
                <w:sz w:val="20"/>
                <w:lang w:eastAsia="en-US"/>
              </w:rPr>
              <w:t>ew RTT clock start scenarios (Rule 3)</w:t>
            </w:r>
          </w:p>
          <w:p w14:paraId="604DB934" w14:textId="4088E40E" w:rsidR="00DE73A9" w:rsidRPr="004745FC" w:rsidRDefault="00DE73A9" w:rsidP="00DC6539">
            <w:pPr>
              <w:pStyle w:val="Subtitle"/>
              <w:numPr>
                <w:ilvl w:val="0"/>
                <w:numId w:val="30"/>
              </w:numPr>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 xml:space="preserve">1.6.4 Introduced mandatory clinical outcome forms for all </w:t>
            </w:r>
            <w:r w:rsidR="00EF3C79" w:rsidRPr="004745FC">
              <w:rPr>
                <w:rFonts w:asciiTheme="minorHAnsi" w:hAnsiTheme="minorHAnsi" w:cstheme="minorHAnsi"/>
                <w:b w:val="0"/>
                <w:bCs/>
                <w:sz w:val="20"/>
                <w:lang w:eastAsia="en-US"/>
              </w:rPr>
              <w:t>OPAs.</w:t>
            </w:r>
          </w:p>
          <w:p w14:paraId="436330C9" w14:textId="22ED106B" w:rsidR="001F5EC3" w:rsidRPr="004745FC" w:rsidRDefault="00DE73A9" w:rsidP="00DC6539">
            <w:pPr>
              <w:pStyle w:val="Subtitle"/>
              <w:numPr>
                <w:ilvl w:val="0"/>
                <w:numId w:val="30"/>
              </w:numPr>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1.6.5 RTT responsibilities for inter-provider transfers and subcontracted care</w:t>
            </w:r>
          </w:p>
        </w:tc>
        <w:tc>
          <w:tcPr>
            <w:tcW w:w="21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4F5371ED" w14:textId="0DF625C4" w:rsidR="001F5EC3" w:rsidRPr="004745FC" w:rsidRDefault="00DD74E6" w:rsidP="00C166D4">
            <w:pPr>
              <w:pStyle w:val="Subtitle"/>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Major</w:t>
            </w:r>
          </w:p>
        </w:tc>
        <w:tc>
          <w:tcPr>
            <w:tcW w:w="16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5" w:type="dxa"/>
              <w:bottom w:w="85" w:type="dxa"/>
            </w:tcMar>
            <w:vAlign w:val="center"/>
          </w:tcPr>
          <w:p w14:paraId="4F4661F2" w14:textId="221949FD" w:rsidR="001F5EC3" w:rsidRPr="004745FC" w:rsidRDefault="00DD74E6" w:rsidP="00C166D4">
            <w:pPr>
              <w:pStyle w:val="Subtitle"/>
              <w:rPr>
                <w:rFonts w:asciiTheme="minorHAnsi" w:hAnsiTheme="minorHAnsi" w:cstheme="minorHAnsi"/>
                <w:b w:val="0"/>
                <w:bCs/>
                <w:sz w:val="20"/>
                <w:lang w:eastAsia="en-US"/>
              </w:rPr>
            </w:pPr>
            <w:r w:rsidRPr="004745FC">
              <w:rPr>
                <w:rFonts w:asciiTheme="minorHAnsi" w:hAnsiTheme="minorHAnsi" w:cstheme="minorHAnsi"/>
                <w:b w:val="0"/>
                <w:bCs/>
                <w:sz w:val="20"/>
                <w:lang w:eastAsia="en-US"/>
              </w:rPr>
              <w:t>Daniel Blythe, General Manager</w:t>
            </w:r>
            <w:r w:rsidR="00585812" w:rsidRPr="004745FC">
              <w:rPr>
                <w:rFonts w:asciiTheme="minorHAnsi" w:hAnsiTheme="minorHAnsi" w:cstheme="minorHAnsi"/>
                <w:b w:val="0"/>
                <w:bCs/>
                <w:sz w:val="20"/>
                <w:lang w:eastAsia="en-US"/>
              </w:rPr>
              <w:t>, Elective Delivery and Improvement</w:t>
            </w:r>
            <w:r w:rsidR="00A54CC7" w:rsidRPr="004745FC">
              <w:rPr>
                <w:rFonts w:asciiTheme="minorHAnsi" w:hAnsiTheme="minorHAnsi" w:cstheme="minorHAnsi"/>
                <w:b w:val="0"/>
                <w:bCs/>
                <w:sz w:val="20"/>
                <w:lang w:eastAsia="en-US"/>
              </w:rPr>
              <w:t>, LGT</w:t>
            </w:r>
          </w:p>
        </w:tc>
      </w:tr>
    </w:tbl>
    <w:p w14:paraId="6F5C6352" w14:textId="77777777" w:rsidR="00B665BE" w:rsidRPr="004745FC" w:rsidRDefault="00B665BE" w:rsidP="00C166D4">
      <w:pPr>
        <w:pStyle w:val="Subtitle"/>
        <w:rPr>
          <w:rFonts w:asciiTheme="minorHAnsi" w:hAnsiTheme="minorHAnsi" w:cstheme="minorHAnsi"/>
          <w:sz w:val="20"/>
        </w:rPr>
      </w:pPr>
    </w:p>
    <w:p w14:paraId="1DC82085" w14:textId="5CA15624" w:rsidR="008E7EF0" w:rsidRPr="004745FC" w:rsidRDefault="002D310A" w:rsidP="00C166D4">
      <w:pPr>
        <w:pStyle w:val="Subtitle"/>
        <w:tabs>
          <w:tab w:val="left" w:pos="1440"/>
        </w:tabs>
        <w:rPr>
          <w:rFonts w:asciiTheme="minorHAnsi" w:hAnsiTheme="minorHAnsi" w:cstheme="minorHAnsi"/>
          <w:sz w:val="20"/>
        </w:rPr>
      </w:pPr>
      <w:r w:rsidRPr="004745FC">
        <w:rPr>
          <w:rFonts w:asciiTheme="minorHAnsi" w:hAnsiTheme="minorHAnsi" w:cstheme="minorHAnsi"/>
          <w:noProof/>
          <w:sz w:val="20"/>
        </w:rPr>
        <mc:AlternateContent>
          <mc:Choice Requires="wps">
            <w:drawing>
              <wp:anchor distT="0" distB="0" distL="114300" distR="114300" simplePos="0" relativeHeight="251720704" behindDoc="0" locked="0" layoutInCell="1" allowOverlap="1" wp14:anchorId="3EEAF5A8" wp14:editId="2EB14E9B">
                <wp:simplePos x="0" y="0"/>
                <wp:positionH relativeFrom="column">
                  <wp:posOffset>5758057</wp:posOffset>
                </wp:positionH>
                <wp:positionV relativeFrom="paragraph">
                  <wp:posOffset>3231752</wp:posOffset>
                </wp:positionV>
                <wp:extent cx="934871" cy="457200"/>
                <wp:effectExtent l="0" t="0" r="17780" b="19050"/>
                <wp:wrapNone/>
                <wp:docPr id="24" name="Rectangle 24"/>
                <wp:cNvGraphicFramePr/>
                <a:graphic xmlns:a="http://schemas.openxmlformats.org/drawingml/2006/main">
                  <a:graphicData uri="http://schemas.microsoft.com/office/word/2010/wordprocessingShape">
                    <wps:wsp>
                      <wps:cNvSpPr/>
                      <wps:spPr>
                        <a:xfrm>
                          <a:off x="0" y="0"/>
                          <a:ext cx="934871"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F75519" id="Rectangle 24" o:spid="_x0000_s1026" style="position:absolute;margin-left:453.4pt;margin-top:254.45pt;width:73.6pt;height:36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" fillcolor="white [3212]" strokecolor="white [3212]" strokeweight="2pt"/>
            </w:pict>
          </mc:Fallback>
        </mc:AlternateContent>
      </w:r>
      <w:r w:rsidR="001F5EC3" w:rsidRPr="004745FC">
        <w:rPr>
          <w:rFonts w:asciiTheme="minorHAnsi" w:hAnsiTheme="minorHAnsi" w:cstheme="minorHAnsi"/>
          <w:sz w:val="20"/>
        </w:rPr>
        <w:t>Dissemination schedule</w:t>
      </w:r>
      <w:r w:rsidR="00004F79" w:rsidRPr="004745FC">
        <w:rPr>
          <w:rFonts w:asciiTheme="minorHAnsi" w:hAnsiTheme="minorHAnsi" w:cstheme="minorHAnsi"/>
          <w:sz w:val="20"/>
        </w:rPr>
        <w:t>:</w:t>
      </w:r>
    </w:p>
    <w:tbl>
      <w:tblPr>
        <w:tblW w:w="9968"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4253"/>
        <w:gridCol w:w="2268"/>
        <w:gridCol w:w="3447"/>
      </w:tblGrid>
      <w:tr w:rsidR="001F5EC3" w:rsidRPr="004745FC" w14:paraId="1A97FA01" w14:textId="77777777" w:rsidTr="008E7EF0">
        <w:trPr>
          <w:trHeight w:val="60"/>
        </w:trPr>
        <w:tc>
          <w:tcPr>
            <w:tcW w:w="4253" w:type="dxa"/>
            <w:shd w:val="clear" w:color="auto" w:fill="0070C0"/>
            <w:vAlign w:val="center"/>
          </w:tcPr>
          <w:p w14:paraId="36AAF881" w14:textId="77777777" w:rsidR="001F5EC3" w:rsidRPr="004745FC" w:rsidRDefault="001F5EC3" w:rsidP="00C166D4">
            <w:pPr>
              <w:pStyle w:val="Normalintables"/>
              <w:spacing w:before="0" w:after="0" w:line="240" w:lineRule="auto"/>
              <w:jc w:val="left"/>
              <w:rPr>
                <w:rFonts w:asciiTheme="minorHAnsi" w:hAnsiTheme="minorHAnsi" w:cstheme="minorHAnsi"/>
                <w:b/>
                <w:bCs/>
                <w:color w:val="FFFFFF" w:themeColor="background1"/>
              </w:rPr>
            </w:pPr>
            <w:r w:rsidRPr="004745FC">
              <w:rPr>
                <w:rFonts w:asciiTheme="minorHAnsi" w:hAnsiTheme="minorHAnsi" w:cstheme="minorHAnsi"/>
                <w:b/>
                <w:bCs/>
                <w:color w:val="FFFFFF" w:themeColor="background1"/>
              </w:rPr>
              <w:t>Target audience(s)</w:t>
            </w:r>
          </w:p>
        </w:tc>
        <w:tc>
          <w:tcPr>
            <w:tcW w:w="2268" w:type="dxa"/>
            <w:shd w:val="clear" w:color="auto" w:fill="0070C0"/>
            <w:vAlign w:val="center"/>
          </w:tcPr>
          <w:p w14:paraId="580C4C52" w14:textId="77777777" w:rsidR="001F5EC3" w:rsidRPr="004745FC" w:rsidRDefault="001F5EC3" w:rsidP="00C166D4">
            <w:pPr>
              <w:pStyle w:val="Normalintables"/>
              <w:spacing w:before="0" w:after="0" w:line="240" w:lineRule="auto"/>
              <w:jc w:val="left"/>
              <w:rPr>
                <w:rFonts w:asciiTheme="minorHAnsi" w:hAnsiTheme="minorHAnsi" w:cstheme="minorHAnsi"/>
                <w:b/>
                <w:bCs/>
                <w:color w:val="FFFFFF" w:themeColor="background1"/>
              </w:rPr>
            </w:pPr>
            <w:r w:rsidRPr="004745FC">
              <w:rPr>
                <w:rFonts w:asciiTheme="minorHAnsi" w:hAnsiTheme="minorHAnsi" w:cstheme="minorHAnsi"/>
                <w:b/>
                <w:bCs/>
                <w:color w:val="FFFFFF" w:themeColor="background1"/>
              </w:rPr>
              <w:t>Method</w:t>
            </w:r>
          </w:p>
        </w:tc>
        <w:tc>
          <w:tcPr>
            <w:tcW w:w="3447" w:type="dxa"/>
            <w:shd w:val="clear" w:color="auto" w:fill="0070C0"/>
            <w:vAlign w:val="center"/>
          </w:tcPr>
          <w:p w14:paraId="6AD8CF5C" w14:textId="77777777" w:rsidR="001F5EC3" w:rsidRPr="004745FC" w:rsidRDefault="001F5EC3" w:rsidP="00C166D4">
            <w:pPr>
              <w:pStyle w:val="Normalintables"/>
              <w:spacing w:before="0" w:after="0" w:line="240" w:lineRule="auto"/>
              <w:jc w:val="left"/>
              <w:rPr>
                <w:rFonts w:asciiTheme="minorHAnsi" w:hAnsiTheme="minorHAnsi" w:cstheme="minorHAnsi"/>
                <w:b/>
                <w:bCs/>
                <w:color w:val="FFFFFF" w:themeColor="background1"/>
              </w:rPr>
            </w:pPr>
            <w:r w:rsidRPr="004745FC">
              <w:rPr>
                <w:rFonts w:asciiTheme="minorHAnsi" w:hAnsiTheme="minorHAnsi" w:cstheme="minorHAnsi"/>
                <w:b/>
                <w:bCs/>
                <w:color w:val="FFFFFF" w:themeColor="background1"/>
              </w:rPr>
              <w:t>Person responsible</w:t>
            </w:r>
          </w:p>
        </w:tc>
      </w:tr>
      <w:tr w:rsidR="001F5EC3" w:rsidRPr="004745FC" w14:paraId="79107B7B" w14:textId="77777777" w:rsidTr="008E7EF0">
        <w:trPr>
          <w:trHeight w:val="25"/>
        </w:trPr>
        <w:tc>
          <w:tcPr>
            <w:tcW w:w="4253" w:type="dxa"/>
            <w:tcMar>
              <w:top w:w="85" w:type="dxa"/>
              <w:bottom w:w="85" w:type="dxa"/>
            </w:tcMar>
            <w:vAlign w:val="center"/>
          </w:tcPr>
          <w:p w14:paraId="535EBC53" w14:textId="77777777" w:rsidR="001F5EC3" w:rsidRPr="004745FC" w:rsidRDefault="00F00D42" w:rsidP="00C166D4">
            <w:pPr>
              <w:pStyle w:val="Footer"/>
              <w:tabs>
                <w:tab w:val="clear" w:pos="4153"/>
                <w:tab w:val="clear" w:pos="8306"/>
              </w:tabs>
              <w:rPr>
                <w:rFonts w:asciiTheme="minorHAnsi" w:hAnsiTheme="minorHAnsi" w:cstheme="minorHAnsi"/>
                <w:sz w:val="20"/>
                <w:szCs w:val="20"/>
                <w:lang w:eastAsia="en-US"/>
              </w:rPr>
            </w:pPr>
            <w:r w:rsidRPr="004745FC">
              <w:rPr>
                <w:rFonts w:asciiTheme="minorHAnsi" w:hAnsiTheme="minorHAnsi" w:cstheme="minorHAnsi"/>
                <w:sz w:val="20"/>
                <w:szCs w:val="20"/>
                <w:lang w:eastAsia="en-US"/>
              </w:rPr>
              <w:t>Executive Directors</w:t>
            </w:r>
          </w:p>
        </w:tc>
        <w:tc>
          <w:tcPr>
            <w:tcW w:w="2268" w:type="dxa"/>
            <w:tcMar>
              <w:top w:w="85" w:type="dxa"/>
              <w:bottom w:w="85" w:type="dxa"/>
            </w:tcMar>
            <w:vAlign w:val="center"/>
          </w:tcPr>
          <w:p w14:paraId="746B8C53" w14:textId="5DC1E299" w:rsidR="001F5EC3" w:rsidRPr="004745FC" w:rsidRDefault="007B6C30" w:rsidP="00C166D4">
            <w:pPr>
              <w:pStyle w:val="Footer"/>
              <w:tabs>
                <w:tab w:val="clear" w:pos="4153"/>
                <w:tab w:val="clear" w:pos="8306"/>
              </w:tabs>
              <w:rPr>
                <w:rFonts w:asciiTheme="minorHAnsi" w:hAnsiTheme="minorHAnsi" w:cstheme="minorHAnsi"/>
                <w:sz w:val="20"/>
                <w:szCs w:val="20"/>
                <w:lang w:eastAsia="en-US"/>
              </w:rPr>
            </w:pPr>
            <w:r w:rsidRPr="004745FC">
              <w:rPr>
                <w:rFonts w:asciiTheme="minorHAnsi" w:hAnsiTheme="minorHAnsi" w:cstheme="minorHAnsi"/>
                <w:sz w:val="20"/>
                <w:szCs w:val="20"/>
                <w:lang w:eastAsia="en-US"/>
              </w:rPr>
              <w:t>T</w:t>
            </w:r>
            <w:r w:rsidR="00F00D42" w:rsidRPr="004745FC">
              <w:rPr>
                <w:rFonts w:asciiTheme="minorHAnsi" w:hAnsiTheme="minorHAnsi" w:cstheme="minorHAnsi"/>
                <w:sz w:val="20"/>
                <w:szCs w:val="20"/>
                <w:lang w:eastAsia="en-US"/>
              </w:rPr>
              <w:t>rust Executive Mtg</w:t>
            </w:r>
          </w:p>
        </w:tc>
        <w:tc>
          <w:tcPr>
            <w:tcW w:w="3447" w:type="dxa"/>
            <w:tcMar>
              <w:top w:w="85" w:type="dxa"/>
              <w:bottom w:w="85" w:type="dxa"/>
            </w:tcMar>
            <w:vAlign w:val="center"/>
          </w:tcPr>
          <w:p w14:paraId="5CF333A0" w14:textId="77777777" w:rsidR="001F5EC3" w:rsidRPr="004745FC" w:rsidRDefault="00F00D42" w:rsidP="00C166D4">
            <w:pPr>
              <w:spacing w:after="0" w:line="240" w:lineRule="auto"/>
              <w:ind w:left="34"/>
              <w:rPr>
                <w:rFonts w:asciiTheme="minorHAnsi" w:hAnsiTheme="minorHAnsi" w:cstheme="minorHAnsi"/>
                <w:sz w:val="20"/>
                <w:szCs w:val="20"/>
              </w:rPr>
            </w:pPr>
            <w:r w:rsidRPr="004745FC">
              <w:rPr>
                <w:rFonts w:asciiTheme="minorHAnsi" w:hAnsiTheme="minorHAnsi" w:cstheme="minorHAnsi"/>
                <w:sz w:val="20"/>
                <w:szCs w:val="20"/>
              </w:rPr>
              <w:t>Trust COO</w:t>
            </w:r>
          </w:p>
        </w:tc>
      </w:tr>
      <w:tr w:rsidR="001F5EC3" w:rsidRPr="004745FC" w14:paraId="3C8CFD12" w14:textId="77777777" w:rsidTr="008E7EF0">
        <w:trPr>
          <w:trHeight w:val="1130"/>
        </w:trPr>
        <w:tc>
          <w:tcPr>
            <w:tcW w:w="4253" w:type="dxa"/>
            <w:tcMar>
              <w:top w:w="85" w:type="dxa"/>
              <w:bottom w:w="85" w:type="dxa"/>
            </w:tcMar>
            <w:vAlign w:val="center"/>
          </w:tcPr>
          <w:p w14:paraId="1B7CD85C" w14:textId="7432179A" w:rsidR="001F5EC3" w:rsidRPr="004745FC" w:rsidRDefault="00F00D42"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Divisional Managers, Clinical Directors, Heads of Nursing, </w:t>
            </w:r>
            <w:r w:rsidR="0071307A" w:rsidRPr="004745FC">
              <w:rPr>
                <w:rFonts w:asciiTheme="minorHAnsi" w:hAnsiTheme="minorHAnsi" w:cstheme="minorHAnsi"/>
                <w:sz w:val="20"/>
                <w:szCs w:val="20"/>
              </w:rPr>
              <w:t xml:space="preserve">General Managers, </w:t>
            </w:r>
            <w:r w:rsidRPr="004745FC">
              <w:rPr>
                <w:rFonts w:asciiTheme="minorHAnsi" w:hAnsiTheme="minorHAnsi" w:cstheme="minorHAnsi"/>
                <w:sz w:val="20"/>
                <w:szCs w:val="20"/>
              </w:rPr>
              <w:t xml:space="preserve">Service Managers, </w:t>
            </w:r>
            <w:r w:rsidR="00414098">
              <w:rPr>
                <w:rFonts w:asciiTheme="minorHAnsi" w:hAnsiTheme="minorHAnsi" w:cstheme="minorHAnsi"/>
                <w:sz w:val="20"/>
                <w:szCs w:val="20"/>
              </w:rPr>
              <w:t>Administrative / booking</w:t>
            </w:r>
            <w:r w:rsidRPr="004745FC">
              <w:rPr>
                <w:rFonts w:asciiTheme="minorHAnsi" w:hAnsiTheme="minorHAnsi" w:cstheme="minorHAnsi"/>
                <w:sz w:val="20"/>
                <w:szCs w:val="20"/>
              </w:rPr>
              <w:t xml:space="preserve"> Managers, </w:t>
            </w:r>
            <w:r w:rsidR="0071307A" w:rsidRPr="004745FC">
              <w:rPr>
                <w:rFonts w:asciiTheme="minorHAnsi" w:hAnsiTheme="minorHAnsi" w:cstheme="minorHAnsi"/>
                <w:sz w:val="20"/>
                <w:szCs w:val="20"/>
              </w:rPr>
              <w:t xml:space="preserve">Outpatient Team, </w:t>
            </w:r>
            <w:r w:rsidRPr="004745FC">
              <w:rPr>
                <w:rFonts w:asciiTheme="minorHAnsi" w:hAnsiTheme="minorHAnsi" w:cstheme="minorHAnsi"/>
                <w:sz w:val="20"/>
                <w:szCs w:val="20"/>
              </w:rPr>
              <w:t xml:space="preserve">PiMS Training Team, PiMS Development Manager, BIU staff, RTT Tracking staff, RTT Improvement </w:t>
            </w:r>
            <w:r w:rsidR="0071307A" w:rsidRPr="004745FC">
              <w:rPr>
                <w:rFonts w:asciiTheme="minorHAnsi" w:hAnsiTheme="minorHAnsi" w:cstheme="minorHAnsi"/>
                <w:sz w:val="20"/>
                <w:szCs w:val="20"/>
              </w:rPr>
              <w:t>T</w:t>
            </w:r>
            <w:r w:rsidRPr="004745FC">
              <w:rPr>
                <w:rFonts w:asciiTheme="minorHAnsi" w:hAnsiTheme="minorHAnsi" w:cstheme="minorHAnsi"/>
                <w:sz w:val="20"/>
                <w:szCs w:val="20"/>
              </w:rPr>
              <w:t xml:space="preserve">eam. </w:t>
            </w:r>
          </w:p>
        </w:tc>
        <w:tc>
          <w:tcPr>
            <w:tcW w:w="2268" w:type="dxa"/>
            <w:tcMar>
              <w:top w:w="85" w:type="dxa"/>
              <w:bottom w:w="85" w:type="dxa"/>
            </w:tcMar>
            <w:vAlign w:val="center"/>
          </w:tcPr>
          <w:p w14:paraId="1F84F26D" w14:textId="77777777" w:rsidR="001F5EC3" w:rsidRPr="004745FC" w:rsidRDefault="00F00D4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Direct Mail</w:t>
            </w:r>
          </w:p>
        </w:tc>
        <w:tc>
          <w:tcPr>
            <w:tcW w:w="3447" w:type="dxa"/>
            <w:tcMar>
              <w:top w:w="85" w:type="dxa"/>
              <w:bottom w:w="85" w:type="dxa"/>
            </w:tcMar>
            <w:vAlign w:val="center"/>
          </w:tcPr>
          <w:p w14:paraId="4A55117E" w14:textId="77777777" w:rsidR="001F5EC3" w:rsidRPr="004745FC" w:rsidRDefault="00F00D42" w:rsidP="00C166D4">
            <w:pPr>
              <w:spacing w:after="0" w:line="240" w:lineRule="auto"/>
              <w:ind w:left="34"/>
              <w:rPr>
                <w:rFonts w:asciiTheme="minorHAnsi" w:hAnsiTheme="minorHAnsi" w:cstheme="minorHAnsi"/>
                <w:sz w:val="20"/>
                <w:szCs w:val="20"/>
              </w:rPr>
            </w:pPr>
            <w:r w:rsidRPr="004745FC">
              <w:rPr>
                <w:rFonts w:asciiTheme="minorHAnsi" w:hAnsiTheme="minorHAnsi" w:cstheme="minorHAnsi"/>
                <w:sz w:val="20"/>
                <w:szCs w:val="20"/>
              </w:rPr>
              <w:t>Policy Author</w:t>
            </w:r>
          </w:p>
        </w:tc>
      </w:tr>
      <w:tr w:rsidR="001F5EC3" w:rsidRPr="004745FC" w14:paraId="6C9B0D9B" w14:textId="77777777" w:rsidTr="00552B07">
        <w:trPr>
          <w:trHeight w:val="219"/>
        </w:trPr>
        <w:tc>
          <w:tcPr>
            <w:tcW w:w="4253" w:type="dxa"/>
            <w:tcMar>
              <w:top w:w="85" w:type="dxa"/>
              <w:bottom w:w="85" w:type="dxa"/>
            </w:tcMar>
            <w:vAlign w:val="center"/>
          </w:tcPr>
          <w:p w14:paraId="07D55D68" w14:textId="7ECAAC74" w:rsidR="001F5EC3" w:rsidRPr="004745FC" w:rsidRDefault="00F00D42" w:rsidP="00C166D4">
            <w:pPr>
              <w:pStyle w:val="Footer"/>
              <w:tabs>
                <w:tab w:val="clear" w:pos="4153"/>
                <w:tab w:val="clear" w:pos="8306"/>
              </w:tabs>
              <w:rPr>
                <w:rFonts w:asciiTheme="minorHAnsi" w:hAnsiTheme="minorHAnsi" w:cstheme="minorHAnsi"/>
                <w:sz w:val="20"/>
                <w:szCs w:val="20"/>
                <w:lang w:eastAsia="en-US"/>
              </w:rPr>
            </w:pPr>
            <w:r w:rsidRPr="004745FC">
              <w:rPr>
                <w:rFonts w:asciiTheme="minorHAnsi" w:hAnsiTheme="minorHAnsi" w:cstheme="minorHAnsi"/>
                <w:sz w:val="20"/>
                <w:szCs w:val="20"/>
                <w:lang w:eastAsia="en-US"/>
              </w:rPr>
              <w:t xml:space="preserve">Policy Authors </w:t>
            </w:r>
          </w:p>
        </w:tc>
        <w:tc>
          <w:tcPr>
            <w:tcW w:w="2268" w:type="dxa"/>
            <w:tcMar>
              <w:top w:w="85" w:type="dxa"/>
              <w:bottom w:w="85" w:type="dxa"/>
            </w:tcMar>
            <w:vAlign w:val="center"/>
          </w:tcPr>
          <w:p w14:paraId="1F6D054C" w14:textId="77777777" w:rsidR="001F5EC3" w:rsidRPr="004745FC" w:rsidRDefault="00F00D4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Direct Mail</w:t>
            </w:r>
          </w:p>
        </w:tc>
        <w:tc>
          <w:tcPr>
            <w:tcW w:w="3447" w:type="dxa"/>
            <w:tcMar>
              <w:top w:w="85" w:type="dxa"/>
              <w:bottom w:w="85" w:type="dxa"/>
            </w:tcMar>
            <w:vAlign w:val="center"/>
          </w:tcPr>
          <w:p w14:paraId="3470F606" w14:textId="77777777" w:rsidR="001F5EC3" w:rsidRPr="004745FC" w:rsidRDefault="00F00D42" w:rsidP="00C166D4">
            <w:pPr>
              <w:spacing w:after="0" w:line="240" w:lineRule="auto"/>
              <w:ind w:left="34"/>
              <w:rPr>
                <w:rFonts w:asciiTheme="minorHAnsi" w:hAnsiTheme="minorHAnsi" w:cstheme="minorHAnsi"/>
                <w:sz w:val="20"/>
                <w:szCs w:val="20"/>
              </w:rPr>
            </w:pPr>
            <w:r w:rsidRPr="004745FC">
              <w:rPr>
                <w:rFonts w:asciiTheme="minorHAnsi" w:hAnsiTheme="minorHAnsi" w:cstheme="minorHAnsi"/>
                <w:sz w:val="20"/>
                <w:szCs w:val="20"/>
              </w:rPr>
              <w:t>Policy Author</w:t>
            </w:r>
          </w:p>
        </w:tc>
      </w:tr>
    </w:tbl>
    <w:p w14:paraId="0A33938C" w14:textId="77777777" w:rsidR="00172626" w:rsidRPr="004745FC" w:rsidRDefault="00172626" w:rsidP="00E81E3F">
      <w:pPr>
        <w:pStyle w:val="Heading1"/>
      </w:pPr>
    </w:p>
    <w:p w14:paraId="7925D9D5" w14:textId="77777777" w:rsidR="00172626" w:rsidRPr="004745FC" w:rsidRDefault="00172626" w:rsidP="00172626"/>
    <w:p w14:paraId="497853D0" w14:textId="77777777" w:rsidR="00172626" w:rsidRPr="004745FC" w:rsidRDefault="00172626" w:rsidP="00172626"/>
    <w:p w14:paraId="453826B7" w14:textId="17BE2359" w:rsidR="00D6417C" w:rsidRDefault="003E4608" w:rsidP="00E81E3F">
      <w:pPr>
        <w:pStyle w:val="Heading1"/>
      </w:pPr>
      <w:r w:rsidRPr="004745FC">
        <w:t>Index</w:t>
      </w:r>
    </w:p>
    <w:p w14:paraId="7602C9BC" w14:textId="77777777" w:rsidR="00D6417C" w:rsidRPr="00D6417C" w:rsidRDefault="00D6417C" w:rsidP="00D6417C">
      <w:pPr>
        <w:spacing w:after="0"/>
      </w:pPr>
    </w:p>
    <w:tbl>
      <w:tblPr>
        <w:tblStyle w:val="TableGrid"/>
        <w:tblW w:w="991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453"/>
        <w:gridCol w:w="1465"/>
      </w:tblGrid>
      <w:tr w:rsidR="00D6417C" w:rsidRPr="004745FC" w14:paraId="147EBF7F" w14:textId="77777777" w:rsidTr="00097CEA">
        <w:trPr>
          <w:trHeight w:val="255"/>
        </w:trPr>
        <w:tc>
          <w:tcPr>
            <w:tcW w:w="8453" w:type="dxa"/>
            <w:shd w:val="clear" w:color="auto" w:fill="0070C0"/>
          </w:tcPr>
          <w:p w14:paraId="0509B774" w14:textId="77777777" w:rsidR="00D6417C" w:rsidRPr="004745FC" w:rsidRDefault="00D6417C" w:rsidP="00097CEA">
            <w:pPr>
              <w:spacing w:after="0" w:line="240" w:lineRule="auto"/>
              <w:rPr>
                <w:rFonts w:asciiTheme="minorHAnsi" w:hAnsiTheme="minorHAnsi" w:cstheme="minorHAnsi"/>
                <w:b/>
                <w:color w:val="FFFFFF" w:themeColor="background1"/>
                <w:sz w:val="20"/>
                <w:szCs w:val="20"/>
              </w:rPr>
            </w:pPr>
            <w:r w:rsidRPr="004745FC">
              <w:rPr>
                <w:rFonts w:asciiTheme="minorHAnsi" w:hAnsiTheme="minorHAnsi" w:cstheme="minorHAnsi"/>
                <w:b/>
                <w:color w:val="FFFFFF" w:themeColor="background1"/>
                <w:sz w:val="20"/>
                <w:szCs w:val="20"/>
              </w:rPr>
              <w:t>Title</w:t>
            </w:r>
          </w:p>
        </w:tc>
        <w:tc>
          <w:tcPr>
            <w:tcW w:w="1465" w:type="dxa"/>
            <w:shd w:val="clear" w:color="auto" w:fill="0070C0"/>
          </w:tcPr>
          <w:p w14:paraId="60CF8719" w14:textId="77777777" w:rsidR="00D6417C" w:rsidRPr="004745FC" w:rsidRDefault="00D6417C" w:rsidP="00097CEA">
            <w:pPr>
              <w:spacing w:after="0" w:line="240" w:lineRule="auto"/>
              <w:rPr>
                <w:rFonts w:asciiTheme="minorHAnsi" w:hAnsiTheme="minorHAnsi" w:cstheme="minorHAnsi"/>
                <w:b/>
                <w:color w:val="FFFFFF" w:themeColor="background1"/>
                <w:sz w:val="20"/>
                <w:szCs w:val="20"/>
              </w:rPr>
            </w:pPr>
            <w:r w:rsidRPr="004745FC">
              <w:rPr>
                <w:rFonts w:asciiTheme="minorHAnsi" w:hAnsiTheme="minorHAnsi" w:cstheme="minorHAnsi"/>
                <w:b/>
                <w:color w:val="FFFFFF" w:themeColor="background1"/>
                <w:sz w:val="20"/>
                <w:szCs w:val="20"/>
              </w:rPr>
              <w:t>Page</w:t>
            </w:r>
          </w:p>
        </w:tc>
      </w:tr>
      <w:tr w:rsidR="007D5CCA" w:rsidRPr="00C5440F" w14:paraId="6A61AE28" w14:textId="77777777" w:rsidTr="00097CEA">
        <w:trPr>
          <w:trHeight w:val="53"/>
        </w:trPr>
        <w:tc>
          <w:tcPr>
            <w:tcW w:w="8453" w:type="dxa"/>
            <w:vAlign w:val="center"/>
          </w:tcPr>
          <w:p w14:paraId="3E9BD22B" w14:textId="77777777" w:rsidR="007D5CCA" w:rsidRDefault="007D5CCA" w:rsidP="007D5CCA">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Executive Summary</w:t>
            </w:r>
          </w:p>
          <w:p w14:paraId="7ADA9D53" w14:textId="77777777" w:rsidR="007D5CCA" w:rsidRPr="00D819C8" w:rsidRDefault="007D5CCA" w:rsidP="007D5CCA">
            <w:pPr>
              <w:pStyle w:val="ListParagraph"/>
              <w:numPr>
                <w:ilvl w:val="0"/>
                <w:numId w:val="38"/>
              </w:numPr>
              <w:spacing w:after="0" w:line="240" w:lineRule="auto"/>
              <w:rPr>
                <w:rFonts w:asciiTheme="minorHAnsi" w:hAnsiTheme="minorHAnsi" w:cstheme="minorHAnsi"/>
                <w:bCs/>
                <w:sz w:val="20"/>
                <w:szCs w:val="20"/>
              </w:rPr>
            </w:pPr>
            <w:r w:rsidRPr="00D819C8">
              <w:rPr>
                <w:rFonts w:asciiTheme="minorHAnsi" w:hAnsiTheme="minorHAnsi" w:cstheme="minorHAnsi"/>
                <w:bCs/>
                <w:sz w:val="20"/>
                <w:szCs w:val="20"/>
              </w:rPr>
              <w:t>Purpose and Scope of Policy</w:t>
            </w:r>
          </w:p>
          <w:p w14:paraId="2FD273F6" w14:textId="77777777" w:rsidR="007D5CCA" w:rsidRPr="00D819C8" w:rsidRDefault="007D5CCA" w:rsidP="007D5CCA">
            <w:pPr>
              <w:pStyle w:val="ListParagraph"/>
              <w:numPr>
                <w:ilvl w:val="0"/>
                <w:numId w:val="38"/>
              </w:numPr>
              <w:spacing w:after="0" w:line="240" w:lineRule="auto"/>
              <w:rPr>
                <w:rFonts w:asciiTheme="minorHAnsi" w:hAnsiTheme="minorHAnsi" w:cstheme="minorHAnsi"/>
                <w:bCs/>
                <w:sz w:val="20"/>
                <w:szCs w:val="20"/>
              </w:rPr>
            </w:pPr>
            <w:r w:rsidRPr="00D819C8">
              <w:rPr>
                <w:rFonts w:asciiTheme="minorHAnsi" w:hAnsiTheme="minorHAnsi" w:cstheme="minorHAnsi"/>
                <w:bCs/>
                <w:sz w:val="20"/>
                <w:szCs w:val="20"/>
              </w:rPr>
              <w:t>Introduction</w:t>
            </w:r>
          </w:p>
          <w:p w14:paraId="37B7731E" w14:textId="77777777" w:rsidR="007D5CCA" w:rsidRPr="00D819C8" w:rsidRDefault="007D5CCA" w:rsidP="007D5CCA">
            <w:pPr>
              <w:pStyle w:val="ListParagraph"/>
              <w:numPr>
                <w:ilvl w:val="0"/>
                <w:numId w:val="38"/>
              </w:numPr>
              <w:spacing w:after="0" w:line="240" w:lineRule="auto"/>
              <w:rPr>
                <w:rFonts w:asciiTheme="minorHAnsi" w:hAnsiTheme="minorHAnsi" w:cstheme="minorHAnsi"/>
                <w:bCs/>
                <w:sz w:val="20"/>
                <w:szCs w:val="20"/>
                <w:lang w:eastAsia="en-GB"/>
              </w:rPr>
            </w:pPr>
            <w:r w:rsidRPr="00D819C8">
              <w:rPr>
                <w:rFonts w:asciiTheme="minorHAnsi" w:hAnsiTheme="minorHAnsi" w:cstheme="minorHAnsi"/>
                <w:bCs/>
                <w:sz w:val="20"/>
                <w:szCs w:val="20"/>
              </w:rPr>
              <w:t>General Access Principles</w:t>
            </w:r>
          </w:p>
          <w:p w14:paraId="5A94B4EF" w14:textId="77777777" w:rsidR="007D5CCA" w:rsidRPr="004745FC" w:rsidRDefault="007D5CCA" w:rsidP="007D5CCA">
            <w:pPr>
              <w:spacing w:after="0" w:line="240" w:lineRule="auto"/>
              <w:rPr>
                <w:rFonts w:asciiTheme="minorHAnsi" w:hAnsiTheme="minorHAnsi" w:cstheme="minorHAnsi"/>
                <w:b/>
                <w:sz w:val="20"/>
                <w:szCs w:val="20"/>
              </w:rPr>
            </w:pPr>
          </w:p>
        </w:tc>
        <w:tc>
          <w:tcPr>
            <w:tcW w:w="1465" w:type="dxa"/>
            <w:vAlign w:val="center"/>
          </w:tcPr>
          <w:p w14:paraId="7EE98DAA" w14:textId="77777777" w:rsidR="007D5CCA" w:rsidRDefault="007D5CCA" w:rsidP="007D5CCA">
            <w:pPr>
              <w:spacing w:after="0" w:line="240" w:lineRule="auto"/>
              <w:rPr>
                <w:rFonts w:asciiTheme="minorHAnsi" w:hAnsiTheme="minorHAnsi" w:cstheme="minorHAnsi"/>
                <w:b/>
                <w:bCs/>
                <w:sz w:val="20"/>
                <w:szCs w:val="20"/>
              </w:rPr>
            </w:pPr>
            <w:r>
              <w:rPr>
                <w:rFonts w:asciiTheme="minorHAnsi" w:hAnsiTheme="minorHAnsi" w:cstheme="minorHAnsi"/>
                <w:b/>
                <w:bCs/>
                <w:sz w:val="20"/>
                <w:szCs w:val="20"/>
              </w:rPr>
              <w:t>5</w:t>
            </w:r>
          </w:p>
          <w:p w14:paraId="60ECBCA0" w14:textId="77777777" w:rsidR="007D5CCA" w:rsidRPr="00D819C8" w:rsidRDefault="007D5CCA" w:rsidP="007D5CCA">
            <w:pPr>
              <w:spacing w:after="0" w:line="240" w:lineRule="auto"/>
              <w:rPr>
                <w:rFonts w:asciiTheme="minorHAnsi" w:hAnsiTheme="minorHAnsi" w:cstheme="minorHAnsi"/>
                <w:sz w:val="20"/>
                <w:szCs w:val="20"/>
              </w:rPr>
            </w:pPr>
            <w:r w:rsidRPr="00D819C8">
              <w:rPr>
                <w:rFonts w:asciiTheme="minorHAnsi" w:hAnsiTheme="minorHAnsi" w:cstheme="minorHAnsi"/>
                <w:sz w:val="20"/>
                <w:szCs w:val="20"/>
              </w:rPr>
              <w:t>5</w:t>
            </w:r>
          </w:p>
          <w:p w14:paraId="750D285A" w14:textId="77777777" w:rsidR="007D5CCA" w:rsidRPr="00D819C8" w:rsidRDefault="007D5CCA" w:rsidP="007D5CCA">
            <w:pPr>
              <w:spacing w:after="0" w:line="240" w:lineRule="auto"/>
              <w:rPr>
                <w:rFonts w:asciiTheme="minorHAnsi" w:hAnsiTheme="minorHAnsi" w:cstheme="minorHAnsi"/>
                <w:sz w:val="20"/>
                <w:szCs w:val="20"/>
              </w:rPr>
            </w:pPr>
            <w:r w:rsidRPr="00D819C8">
              <w:rPr>
                <w:rFonts w:asciiTheme="minorHAnsi" w:hAnsiTheme="minorHAnsi" w:cstheme="minorHAnsi"/>
                <w:sz w:val="20"/>
                <w:szCs w:val="20"/>
              </w:rPr>
              <w:t>7</w:t>
            </w:r>
          </w:p>
          <w:p w14:paraId="15EE19D5" w14:textId="14D209EC" w:rsidR="007D5CCA" w:rsidRPr="00C5440F" w:rsidRDefault="007D5CCA" w:rsidP="007D5CCA">
            <w:pPr>
              <w:spacing w:after="0" w:line="240" w:lineRule="auto"/>
              <w:rPr>
                <w:rFonts w:asciiTheme="minorHAnsi" w:hAnsiTheme="minorHAnsi" w:cstheme="minorHAnsi"/>
                <w:b/>
                <w:bCs/>
                <w:sz w:val="20"/>
                <w:szCs w:val="20"/>
              </w:rPr>
            </w:pPr>
            <w:r w:rsidRPr="00D819C8">
              <w:rPr>
                <w:rFonts w:asciiTheme="minorHAnsi" w:hAnsiTheme="minorHAnsi" w:cstheme="minorHAnsi"/>
                <w:sz w:val="20"/>
                <w:szCs w:val="20"/>
              </w:rPr>
              <w:t>12</w:t>
            </w:r>
          </w:p>
        </w:tc>
      </w:tr>
      <w:tr w:rsidR="00D6417C" w:rsidRPr="004745FC" w14:paraId="42955173" w14:textId="77777777" w:rsidTr="00097CEA">
        <w:trPr>
          <w:trHeight w:val="53"/>
        </w:trPr>
        <w:tc>
          <w:tcPr>
            <w:tcW w:w="8453" w:type="dxa"/>
            <w:vAlign w:val="center"/>
          </w:tcPr>
          <w:p w14:paraId="4063340F" w14:textId="77777777" w:rsidR="00D6417C" w:rsidRDefault="00D6417C" w:rsidP="00097CEA">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Part 1 – Scope, Roles &amp; Governance</w:t>
            </w:r>
          </w:p>
          <w:p w14:paraId="38D10322" w14:textId="77777777" w:rsidR="00D6417C" w:rsidRPr="004745FC" w:rsidRDefault="00D6417C" w:rsidP="00097CEA">
            <w:pPr>
              <w:spacing w:after="0" w:line="240" w:lineRule="auto"/>
              <w:rPr>
                <w:rFonts w:asciiTheme="minorHAnsi" w:hAnsiTheme="minorHAnsi" w:cstheme="minorHAnsi"/>
                <w:sz w:val="20"/>
                <w:szCs w:val="20"/>
              </w:rPr>
            </w:pPr>
          </w:p>
        </w:tc>
        <w:tc>
          <w:tcPr>
            <w:tcW w:w="1465" w:type="dxa"/>
            <w:vAlign w:val="center"/>
          </w:tcPr>
          <w:p w14:paraId="45720778" w14:textId="77777777" w:rsidR="00D6417C" w:rsidRPr="004745FC" w:rsidRDefault="00D6417C" w:rsidP="00097CEA">
            <w:pPr>
              <w:spacing w:after="0" w:line="240" w:lineRule="auto"/>
              <w:rPr>
                <w:rFonts w:asciiTheme="minorHAnsi" w:hAnsiTheme="minorHAnsi" w:cstheme="minorHAnsi"/>
                <w:b/>
                <w:sz w:val="20"/>
                <w:szCs w:val="20"/>
              </w:rPr>
            </w:pPr>
            <w:r>
              <w:rPr>
                <w:rFonts w:asciiTheme="minorHAnsi" w:hAnsiTheme="minorHAnsi" w:cstheme="minorHAnsi"/>
                <w:b/>
                <w:sz w:val="20"/>
                <w:szCs w:val="20"/>
              </w:rPr>
              <w:t>12</w:t>
            </w:r>
          </w:p>
        </w:tc>
      </w:tr>
      <w:tr w:rsidR="00D6417C" w:rsidRPr="00C5440F" w14:paraId="15CF5065" w14:textId="77777777" w:rsidTr="00097CEA">
        <w:trPr>
          <w:trHeight w:val="53"/>
        </w:trPr>
        <w:tc>
          <w:tcPr>
            <w:tcW w:w="8453" w:type="dxa"/>
          </w:tcPr>
          <w:p w14:paraId="75626DDC" w14:textId="77777777" w:rsidR="00D6417C" w:rsidRDefault="00D6417C" w:rsidP="00097CEA">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Part 2 – Referral Management</w:t>
            </w:r>
          </w:p>
          <w:p w14:paraId="5C1D7CE4"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724D2D49" w14:textId="77777777" w:rsidR="00D6417C" w:rsidRPr="00C5440F" w:rsidRDefault="00D6417C" w:rsidP="00097CEA">
            <w:pPr>
              <w:spacing w:after="0" w:line="240" w:lineRule="auto"/>
              <w:rPr>
                <w:rFonts w:asciiTheme="minorHAnsi" w:hAnsiTheme="minorHAnsi" w:cstheme="minorHAnsi"/>
                <w:b/>
                <w:bCs/>
                <w:sz w:val="20"/>
                <w:szCs w:val="20"/>
              </w:rPr>
            </w:pPr>
            <w:r>
              <w:rPr>
                <w:rFonts w:asciiTheme="minorHAnsi" w:hAnsiTheme="minorHAnsi" w:cstheme="minorHAnsi"/>
                <w:b/>
                <w:bCs/>
                <w:sz w:val="20"/>
                <w:szCs w:val="20"/>
              </w:rPr>
              <w:t>18</w:t>
            </w:r>
          </w:p>
        </w:tc>
      </w:tr>
      <w:tr w:rsidR="00D6417C" w:rsidRPr="00C5440F" w14:paraId="0EC3CDA7" w14:textId="77777777" w:rsidTr="00097CEA">
        <w:trPr>
          <w:trHeight w:val="91"/>
        </w:trPr>
        <w:tc>
          <w:tcPr>
            <w:tcW w:w="8453" w:type="dxa"/>
          </w:tcPr>
          <w:p w14:paraId="4D4BE45E" w14:textId="77777777" w:rsidR="00D6417C" w:rsidRDefault="00D6417C" w:rsidP="00097CEA">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Part 3 – Appointment and Outpatient Management</w:t>
            </w:r>
          </w:p>
          <w:p w14:paraId="7384D465"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49D51642" w14:textId="77777777" w:rsidR="00D6417C" w:rsidRPr="00C5440F" w:rsidRDefault="00D6417C" w:rsidP="00097CEA">
            <w:pPr>
              <w:spacing w:after="0" w:line="240" w:lineRule="auto"/>
              <w:rPr>
                <w:rFonts w:asciiTheme="minorHAnsi" w:hAnsiTheme="minorHAnsi" w:cstheme="minorHAnsi"/>
                <w:b/>
                <w:bCs/>
                <w:sz w:val="20"/>
                <w:szCs w:val="20"/>
              </w:rPr>
            </w:pPr>
            <w:r>
              <w:rPr>
                <w:rFonts w:asciiTheme="minorHAnsi" w:hAnsiTheme="minorHAnsi" w:cstheme="minorHAnsi"/>
                <w:b/>
                <w:bCs/>
                <w:sz w:val="20"/>
                <w:szCs w:val="20"/>
              </w:rPr>
              <w:t>26</w:t>
            </w:r>
          </w:p>
        </w:tc>
      </w:tr>
      <w:tr w:rsidR="00D6417C" w:rsidRPr="00C5440F" w14:paraId="12D9F527" w14:textId="77777777" w:rsidTr="00097CEA">
        <w:trPr>
          <w:trHeight w:val="53"/>
        </w:trPr>
        <w:tc>
          <w:tcPr>
            <w:tcW w:w="8453" w:type="dxa"/>
          </w:tcPr>
          <w:p w14:paraId="08B533D2" w14:textId="77777777" w:rsidR="00D6417C" w:rsidRDefault="00D6417C" w:rsidP="00097CEA">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Part 4 – Diagnostic Management</w:t>
            </w:r>
          </w:p>
          <w:p w14:paraId="2A91C2F3"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34F0BEF1" w14:textId="77777777" w:rsidR="00D6417C" w:rsidRPr="00C5440F" w:rsidRDefault="00D6417C" w:rsidP="00097CEA">
            <w:pPr>
              <w:spacing w:after="0" w:line="240" w:lineRule="auto"/>
              <w:rPr>
                <w:rFonts w:asciiTheme="minorHAnsi" w:hAnsiTheme="minorHAnsi" w:cstheme="minorHAnsi"/>
                <w:b/>
                <w:bCs/>
                <w:sz w:val="20"/>
                <w:szCs w:val="20"/>
              </w:rPr>
            </w:pPr>
            <w:r>
              <w:rPr>
                <w:rFonts w:asciiTheme="minorHAnsi" w:hAnsiTheme="minorHAnsi" w:cstheme="minorHAnsi"/>
                <w:b/>
                <w:bCs/>
                <w:sz w:val="20"/>
                <w:szCs w:val="20"/>
              </w:rPr>
              <w:t>32</w:t>
            </w:r>
          </w:p>
        </w:tc>
      </w:tr>
      <w:tr w:rsidR="00D6417C" w:rsidRPr="00C5440F" w14:paraId="1EA2DEC0" w14:textId="77777777" w:rsidTr="00097CEA">
        <w:trPr>
          <w:trHeight w:val="53"/>
        </w:trPr>
        <w:tc>
          <w:tcPr>
            <w:tcW w:w="8453" w:type="dxa"/>
          </w:tcPr>
          <w:p w14:paraId="4E9E853A" w14:textId="77777777" w:rsidR="00D6417C" w:rsidRDefault="00D6417C" w:rsidP="00097CEA">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Part 5 – Managing Elective Admissions</w:t>
            </w:r>
          </w:p>
          <w:p w14:paraId="3269D46B"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2106D840" w14:textId="77777777" w:rsidR="00D6417C" w:rsidRPr="00C5440F" w:rsidRDefault="00D6417C" w:rsidP="00097CEA">
            <w:pPr>
              <w:spacing w:after="0" w:line="240" w:lineRule="auto"/>
              <w:rPr>
                <w:rFonts w:asciiTheme="minorHAnsi" w:hAnsiTheme="minorHAnsi" w:cstheme="minorHAnsi"/>
                <w:b/>
                <w:bCs/>
                <w:sz w:val="20"/>
                <w:szCs w:val="20"/>
              </w:rPr>
            </w:pPr>
            <w:r>
              <w:rPr>
                <w:rFonts w:asciiTheme="minorHAnsi" w:hAnsiTheme="minorHAnsi" w:cstheme="minorHAnsi"/>
                <w:b/>
                <w:bCs/>
                <w:sz w:val="20"/>
                <w:szCs w:val="20"/>
              </w:rPr>
              <w:t>36</w:t>
            </w:r>
          </w:p>
        </w:tc>
      </w:tr>
      <w:tr w:rsidR="00D6417C" w:rsidRPr="00C5440F" w14:paraId="72C8C28D" w14:textId="77777777" w:rsidTr="00097CEA">
        <w:trPr>
          <w:trHeight w:val="53"/>
        </w:trPr>
        <w:tc>
          <w:tcPr>
            <w:tcW w:w="8453" w:type="dxa"/>
          </w:tcPr>
          <w:p w14:paraId="69483ADF" w14:textId="77777777" w:rsidR="00D6417C" w:rsidRDefault="00D6417C" w:rsidP="00097CEA">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Part 6 – Cancer Pathway Management</w:t>
            </w:r>
          </w:p>
          <w:p w14:paraId="13077606"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20478512" w14:textId="77777777" w:rsidR="00D6417C" w:rsidRPr="00C5440F" w:rsidRDefault="00D6417C" w:rsidP="00097CEA">
            <w:pPr>
              <w:spacing w:after="0" w:line="240" w:lineRule="auto"/>
              <w:rPr>
                <w:rFonts w:asciiTheme="minorHAnsi" w:hAnsiTheme="minorHAnsi" w:cstheme="minorHAnsi"/>
                <w:b/>
                <w:bCs/>
                <w:sz w:val="20"/>
                <w:szCs w:val="20"/>
              </w:rPr>
            </w:pPr>
            <w:r>
              <w:rPr>
                <w:rFonts w:asciiTheme="minorHAnsi" w:hAnsiTheme="minorHAnsi" w:cstheme="minorHAnsi"/>
                <w:b/>
                <w:bCs/>
                <w:sz w:val="20"/>
                <w:szCs w:val="20"/>
              </w:rPr>
              <w:t>48</w:t>
            </w:r>
          </w:p>
        </w:tc>
      </w:tr>
      <w:tr w:rsidR="00D6417C" w:rsidRPr="004745FC" w14:paraId="5715E3CA" w14:textId="77777777" w:rsidTr="00097CEA">
        <w:trPr>
          <w:trHeight w:val="53"/>
        </w:trPr>
        <w:tc>
          <w:tcPr>
            <w:tcW w:w="8453" w:type="dxa"/>
            <w:vAlign w:val="center"/>
          </w:tcPr>
          <w:p w14:paraId="1ADC9236" w14:textId="77777777" w:rsidR="00D6417C" w:rsidRDefault="00D6417C" w:rsidP="00097CEA">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 xml:space="preserve">Appendices </w:t>
            </w:r>
          </w:p>
          <w:p w14:paraId="1AE1E62E"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vAlign w:val="center"/>
          </w:tcPr>
          <w:p w14:paraId="67482DE7" w14:textId="77777777" w:rsidR="00D6417C" w:rsidRPr="004745FC" w:rsidRDefault="00D6417C" w:rsidP="00097CEA">
            <w:pPr>
              <w:spacing w:after="0" w:line="240" w:lineRule="auto"/>
              <w:rPr>
                <w:rFonts w:asciiTheme="minorHAnsi" w:hAnsiTheme="minorHAnsi" w:cstheme="minorHAnsi"/>
                <w:sz w:val="20"/>
                <w:szCs w:val="20"/>
              </w:rPr>
            </w:pPr>
          </w:p>
        </w:tc>
      </w:tr>
      <w:tr w:rsidR="00D6417C" w:rsidRPr="004745FC" w14:paraId="3CFA5AAD" w14:textId="77777777" w:rsidTr="00097CEA">
        <w:trPr>
          <w:trHeight w:val="53"/>
        </w:trPr>
        <w:tc>
          <w:tcPr>
            <w:tcW w:w="8453" w:type="dxa"/>
          </w:tcPr>
          <w:p w14:paraId="7DD0934C" w14:textId="77777777" w:rsidR="00D6417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Appendix 1    Glossary of Terms</w:t>
            </w:r>
          </w:p>
          <w:p w14:paraId="45AFBF6C" w14:textId="77777777" w:rsidR="00D6417C" w:rsidRPr="00C5440F" w:rsidRDefault="00D6417C" w:rsidP="00097CEA">
            <w:pPr>
              <w:spacing w:after="0" w:line="240" w:lineRule="auto"/>
              <w:rPr>
                <w:rFonts w:asciiTheme="minorHAnsi" w:hAnsiTheme="minorHAnsi" w:cstheme="minorHAnsi"/>
                <w:sz w:val="20"/>
                <w:szCs w:val="20"/>
              </w:rPr>
            </w:pPr>
          </w:p>
        </w:tc>
        <w:tc>
          <w:tcPr>
            <w:tcW w:w="1465" w:type="dxa"/>
          </w:tcPr>
          <w:p w14:paraId="024F72F9" w14:textId="77777777" w:rsidR="00D6417C" w:rsidRPr="004745F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4</w:t>
            </w:r>
            <w:r>
              <w:rPr>
                <w:rFonts w:asciiTheme="minorHAnsi" w:hAnsiTheme="minorHAnsi" w:cstheme="minorHAnsi"/>
                <w:sz w:val="20"/>
                <w:szCs w:val="20"/>
              </w:rPr>
              <w:t>9</w:t>
            </w:r>
          </w:p>
        </w:tc>
      </w:tr>
      <w:tr w:rsidR="00D6417C" w:rsidRPr="004745FC" w14:paraId="5F5EDE4A" w14:textId="77777777" w:rsidTr="00097CEA">
        <w:trPr>
          <w:trHeight w:val="125"/>
        </w:trPr>
        <w:tc>
          <w:tcPr>
            <w:tcW w:w="8453" w:type="dxa"/>
          </w:tcPr>
          <w:p w14:paraId="6B757CBC" w14:textId="77777777" w:rsidR="00D6417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Appendix 2    Equality Impact Assessment</w:t>
            </w:r>
          </w:p>
          <w:p w14:paraId="153F19A2"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30C70D88" w14:textId="77777777" w:rsidR="00D6417C" w:rsidRPr="004745FC" w:rsidRDefault="00D6417C" w:rsidP="00097CEA">
            <w:pPr>
              <w:spacing w:after="0" w:line="240" w:lineRule="auto"/>
              <w:rPr>
                <w:rFonts w:asciiTheme="minorHAnsi" w:hAnsiTheme="minorHAnsi" w:cstheme="minorHAnsi"/>
                <w:sz w:val="20"/>
                <w:szCs w:val="20"/>
              </w:rPr>
            </w:pPr>
            <w:r>
              <w:rPr>
                <w:rFonts w:asciiTheme="minorHAnsi" w:hAnsiTheme="minorHAnsi" w:cstheme="minorHAnsi"/>
                <w:sz w:val="20"/>
                <w:szCs w:val="20"/>
              </w:rPr>
              <w:t>50</w:t>
            </w:r>
          </w:p>
        </w:tc>
      </w:tr>
      <w:tr w:rsidR="00D6417C" w:rsidRPr="004745FC" w14:paraId="2A689004" w14:textId="77777777" w:rsidTr="00097CEA">
        <w:trPr>
          <w:trHeight w:val="53"/>
        </w:trPr>
        <w:tc>
          <w:tcPr>
            <w:tcW w:w="8453" w:type="dxa"/>
          </w:tcPr>
          <w:p w14:paraId="5582AC73" w14:textId="77777777" w:rsidR="00D6417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Appendix 3    Checklist for Review &amp; Approval of Trust Wide Policies</w:t>
            </w:r>
          </w:p>
          <w:p w14:paraId="111EA361"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5F6E6D6B" w14:textId="77777777" w:rsidR="00D6417C" w:rsidRPr="004745F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5</w:t>
            </w:r>
            <w:r>
              <w:rPr>
                <w:rFonts w:asciiTheme="minorHAnsi" w:hAnsiTheme="minorHAnsi" w:cstheme="minorHAnsi"/>
                <w:sz w:val="20"/>
                <w:szCs w:val="20"/>
              </w:rPr>
              <w:t>1</w:t>
            </w:r>
          </w:p>
        </w:tc>
      </w:tr>
      <w:tr w:rsidR="00D6417C" w:rsidRPr="004745FC" w14:paraId="2F6B8548" w14:textId="77777777" w:rsidTr="00097CEA">
        <w:trPr>
          <w:trHeight w:val="189"/>
        </w:trPr>
        <w:tc>
          <w:tcPr>
            <w:tcW w:w="8453" w:type="dxa"/>
          </w:tcPr>
          <w:p w14:paraId="0869C3BF" w14:textId="77777777" w:rsidR="00D6417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Appendix 4    Inter-Provider Administrative Data Transfer Sample Data Collection Template</w:t>
            </w:r>
          </w:p>
          <w:p w14:paraId="5C872524"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47A8BD1B" w14:textId="77777777" w:rsidR="00D6417C" w:rsidRPr="004745F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53</w:t>
            </w:r>
          </w:p>
        </w:tc>
      </w:tr>
      <w:tr w:rsidR="00D6417C" w:rsidRPr="004745FC" w14:paraId="01964162" w14:textId="77777777" w:rsidTr="00097CEA">
        <w:trPr>
          <w:trHeight w:val="79"/>
        </w:trPr>
        <w:tc>
          <w:tcPr>
            <w:tcW w:w="8453" w:type="dxa"/>
          </w:tcPr>
          <w:p w14:paraId="4AE4F824" w14:textId="77777777" w:rsidR="00D6417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Appendix 5   Example of KCH Clinic Outcome Form</w:t>
            </w:r>
          </w:p>
          <w:p w14:paraId="4D1066E0" w14:textId="77777777" w:rsidR="00D6417C" w:rsidRDefault="00D6417C" w:rsidP="00097CEA">
            <w:pPr>
              <w:spacing w:after="0" w:line="240" w:lineRule="auto"/>
              <w:rPr>
                <w:rFonts w:asciiTheme="minorHAnsi" w:hAnsiTheme="minorHAnsi" w:cstheme="minorHAnsi"/>
                <w:b/>
                <w:sz w:val="20"/>
                <w:szCs w:val="20"/>
              </w:rPr>
            </w:pPr>
          </w:p>
          <w:p w14:paraId="09478B80" w14:textId="77777777" w:rsidR="00D6417C" w:rsidRPr="004745FC" w:rsidRDefault="00D6417C" w:rsidP="00097CEA">
            <w:pPr>
              <w:spacing w:after="0" w:line="240" w:lineRule="auto"/>
              <w:rPr>
                <w:rFonts w:asciiTheme="minorHAnsi" w:hAnsiTheme="minorHAnsi" w:cstheme="minorHAnsi"/>
                <w:b/>
                <w:sz w:val="20"/>
                <w:szCs w:val="20"/>
              </w:rPr>
            </w:pPr>
          </w:p>
        </w:tc>
        <w:tc>
          <w:tcPr>
            <w:tcW w:w="1465" w:type="dxa"/>
          </w:tcPr>
          <w:p w14:paraId="18BF6519" w14:textId="77777777" w:rsidR="00D6417C" w:rsidRPr="004745F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54</w:t>
            </w:r>
          </w:p>
        </w:tc>
      </w:tr>
      <w:tr w:rsidR="00D6417C" w:rsidRPr="004745FC" w14:paraId="4D6561B5" w14:textId="77777777" w:rsidTr="00097CEA">
        <w:trPr>
          <w:trHeight w:val="53"/>
        </w:trPr>
        <w:tc>
          <w:tcPr>
            <w:tcW w:w="8453" w:type="dxa"/>
          </w:tcPr>
          <w:p w14:paraId="7C570325" w14:textId="77777777" w:rsidR="00D6417C" w:rsidRPr="004745FC" w:rsidRDefault="00D6417C" w:rsidP="00097CEA">
            <w:pPr>
              <w:spacing w:after="0" w:line="240" w:lineRule="auto"/>
              <w:rPr>
                <w:rFonts w:asciiTheme="minorHAnsi" w:hAnsiTheme="minorHAnsi" w:cstheme="minorHAnsi"/>
                <w:bCs/>
                <w:sz w:val="20"/>
                <w:szCs w:val="20"/>
              </w:rPr>
            </w:pPr>
            <w:r w:rsidRPr="004745FC">
              <w:rPr>
                <w:rFonts w:asciiTheme="minorHAnsi" w:hAnsiTheme="minorHAnsi" w:cstheme="minorHAnsi"/>
                <w:sz w:val="20"/>
                <w:szCs w:val="20"/>
              </w:rPr>
              <w:t xml:space="preserve">Appendix 6   </w:t>
            </w:r>
            <w:r w:rsidRPr="004745FC">
              <w:rPr>
                <w:rFonts w:asciiTheme="minorHAnsi" w:hAnsiTheme="minorHAnsi" w:cstheme="minorHAnsi"/>
                <w:bCs/>
                <w:sz w:val="20"/>
                <w:szCs w:val="20"/>
              </w:rPr>
              <w:t>Clinician Guidance to SEL Cancer Access Policies</w:t>
            </w:r>
          </w:p>
        </w:tc>
        <w:tc>
          <w:tcPr>
            <w:tcW w:w="1465" w:type="dxa"/>
          </w:tcPr>
          <w:p w14:paraId="3120ABA3" w14:textId="77777777" w:rsidR="00D6417C" w:rsidRPr="004745FC" w:rsidRDefault="00D6417C" w:rsidP="00097CEA">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55</w:t>
            </w:r>
          </w:p>
        </w:tc>
      </w:tr>
    </w:tbl>
    <w:p w14:paraId="28DCD1F0" w14:textId="77777777" w:rsidR="00C166D4" w:rsidRDefault="00C166D4" w:rsidP="00C166D4">
      <w:pPr>
        <w:pStyle w:val="Subtitle"/>
        <w:jc w:val="center"/>
        <w:rPr>
          <w:rFonts w:asciiTheme="minorHAnsi" w:hAnsiTheme="minorHAnsi" w:cstheme="minorHAnsi"/>
          <w:b w:val="0"/>
          <w:sz w:val="20"/>
        </w:rPr>
      </w:pPr>
    </w:p>
    <w:p w14:paraId="19A5815F" w14:textId="77777777" w:rsidR="00D6417C" w:rsidRDefault="00D6417C" w:rsidP="00C166D4">
      <w:pPr>
        <w:spacing w:after="0" w:line="240" w:lineRule="auto"/>
        <w:rPr>
          <w:rFonts w:asciiTheme="minorHAnsi" w:hAnsiTheme="minorHAnsi" w:cstheme="minorHAnsi"/>
          <w:b/>
          <w:color w:val="0070C0"/>
          <w:sz w:val="20"/>
          <w:szCs w:val="20"/>
        </w:rPr>
      </w:pPr>
    </w:p>
    <w:p w14:paraId="06A1E335" w14:textId="77777777" w:rsidR="00D6417C" w:rsidRDefault="00D6417C" w:rsidP="00C166D4">
      <w:pPr>
        <w:spacing w:after="0" w:line="240" w:lineRule="auto"/>
        <w:rPr>
          <w:rFonts w:asciiTheme="minorHAnsi" w:hAnsiTheme="minorHAnsi" w:cstheme="minorHAnsi"/>
          <w:b/>
          <w:color w:val="0070C0"/>
          <w:sz w:val="20"/>
          <w:szCs w:val="20"/>
        </w:rPr>
      </w:pPr>
    </w:p>
    <w:p w14:paraId="1A6D52B1" w14:textId="77777777" w:rsidR="00D6417C" w:rsidRDefault="00D6417C" w:rsidP="00C166D4">
      <w:pPr>
        <w:spacing w:after="0" w:line="240" w:lineRule="auto"/>
        <w:rPr>
          <w:rFonts w:asciiTheme="minorHAnsi" w:hAnsiTheme="minorHAnsi" w:cstheme="minorHAnsi"/>
          <w:b/>
          <w:color w:val="0070C0"/>
          <w:sz w:val="20"/>
          <w:szCs w:val="20"/>
        </w:rPr>
      </w:pPr>
    </w:p>
    <w:p w14:paraId="70CF1D7A" w14:textId="77777777" w:rsidR="00D6417C" w:rsidRDefault="00D6417C" w:rsidP="00C166D4">
      <w:pPr>
        <w:spacing w:after="0" w:line="240" w:lineRule="auto"/>
        <w:rPr>
          <w:rFonts w:asciiTheme="minorHAnsi" w:hAnsiTheme="minorHAnsi" w:cstheme="minorHAnsi"/>
          <w:b/>
          <w:color w:val="0070C0"/>
          <w:sz w:val="20"/>
          <w:szCs w:val="20"/>
        </w:rPr>
      </w:pPr>
    </w:p>
    <w:p w14:paraId="3554F489" w14:textId="77777777" w:rsidR="00D6417C" w:rsidRDefault="00D6417C" w:rsidP="00C166D4">
      <w:pPr>
        <w:spacing w:after="0" w:line="240" w:lineRule="auto"/>
        <w:rPr>
          <w:rFonts w:asciiTheme="minorHAnsi" w:hAnsiTheme="minorHAnsi" w:cstheme="minorHAnsi"/>
          <w:b/>
          <w:color w:val="0070C0"/>
          <w:sz w:val="20"/>
          <w:szCs w:val="20"/>
        </w:rPr>
      </w:pPr>
    </w:p>
    <w:p w14:paraId="0C9C3934" w14:textId="77777777" w:rsidR="00D6417C" w:rsidRDefault="00D6417C" w:rsidP="00C166D4">
      <w:pPr>
        <w:spacing w:after="0" w:line="240" w:lineRule="auto"/>
        <w:rPr>
          <w:rFonts w:asciiTheme="minorHAnsi" w:hAnsiTheme="minorHAnsi" w:cstheme="minorHAnsi"/>
          <w:b/>
          <w:color w:val="0070C0"/>
          <w:sz w:val="20"/>
          <w:szCs w:val="20"/>
        </w:rPr>
      </w:pPr>
    </w:p>
    <w:p w14:paraId="40D04561" w14:textId="77777777" w:rsidR="00D6417C" w:rsidRDefault="00D6417C" w:rsidP="00C166D4">
      <w:pPr>
        <w:spacing w:after="0" w:line="240" w:lineRule="auto"/>
        <w:rPr>
          <w:rFonts w:asciiTheme="minorHAnsi" w:hAnsiTheme="minorHAnsi" w:cstheme="minorHAnsi"/>
          <w:b/>
          <w:color w:val="0070C0"/>
          <w:sz w:val="20"/>
          <w:szCs w:val="20"/>
        </w:rPr>
      </w:pPr>
    </w:p>
    <w:p w14:paraId="27038B3D" w14:textId="77777777" w:rsidR="00D6417C" w:rsidRDefault="00D6417C" w:rsidP="00C166D4">
      <w:pPr>
        <w:spacing w:after="0" w:line="240" w:lineRule="auto"/>
        <w:rPr>
          <w:rFonts w:asciiTheme="minorHAnsi" w:hAnsiTheme="minorHAnsi" w:cstheme="minorHAnsi"/>
          <w:b/>
          <w:color w:val="0070C0"/>
          <w:sz w:val="20"/>
          <w:szCs w:val="20"/>
        </w:rPr>
      </w:pPr>
    </w:p>
    <w:p w14:paraId="29C09F33" w14:textId="77777777" w:rsidR="00D6417C" w:rsidRDefault="00D6417C" w:rsidP="00C166D4">
      <w:pPr>
        <w:spacing w:after="0" w:line="240" w:lineRule="auto"/>
        <w:rPr>
          <w:rFonts w:asciiTheme="minorHAnsi" w:hAnsiTheme="minorHAnsi" w:cstheme="minorHAnsi"/>
          <w:b/>
          <w:color w:val="0070C0"/>
          <w:sz w:val="20"/>
          <w:szCs w:val="20"/>
        </w:rPr>
      </w:pPr>
    </w:p>
    <w:p w14:paraId="196DB582" w14:textId="77777777" w:rsidR="00D6417C" w:rsidRDefault="00D6417C" w:rsidP="00C166D4">
      <w:pPr>
        <w:spacing w:after="0" w:line="240" w:lineRule="auto"/>
        <w:rPr>
          <w:rFonts w:asciiTheme="minorHAnsi" w:hAnsiTheme="minorHAnsi" w:cstheme="minorHAnsi"/>
          <w:b/>
          <w:color w:val="0070C0"/>
          <w:sz w:val="20"/>
          <w:szCs w:val="20"/>
        </w:rPr>
      </w:pPr>
    </w:p>
    <w:p w14:paraId="3C8D8848" w14:textId="77777777" w:rsidR="00D6417C" w:rsidRDefault="00D6417C" w:rsidP="00C166D4">
      <w:pPr>
        <w:spacing w:after="0" w:line="240" w:lineRule="auto"/>
        <w:rPr>
          <w:rFonts w:asciiTheme="minorHAnsi" w:hAnsiTheme="minorHAnsi" w:cstheme="minorHAnsi"/>
          <w:b/>
          <w:color w:val="0070C0"/>
          <w:sz w:val="20"/>
          <w:szCs w:val="20"/>
        </w:rPr>
      </w:pPr>
    </w:p>
    <w:p w14:paraId="727DCA18" w14:textId="77777777" w:rsidR="00D6417C" w:rsidRDefault="00D6417C" w:rsidP="00C166D4">
      <w:pPr>
        <w:spacing w:after="0" w:line="240" w:lineRule="auto"/>
        <w:rPr>
          <w:rFonts w:asciiTheme="minorHAnsi" w:hAnsiTheme="minorHAnsi" w:cstheme="minorHAnsi"/>
          <w:b/>
          <w:color w:val="0070C0"/>
          <w:sz w:val="20"/>
          <w:szCs w:val="20"/>
        </w:rPr>
      </w:pPr>
    </w:p>
    <w:p w14:paraId="5F036909" w14:textId="77777777" w:rsidR="00D6417C" w:rsidRDefault="00D6417C" w:rsidP="00C166D4">
      <w:pPr>
        <w:spacing w:after="0" w:line="240" w:lineRule="auto"/>
        <w:rPr>
          <w:rFonts w:asciiTheme="minorHAnsi" w:hAnsiTheme="minorHAnsi" w:cstheme="minorHAnsi"/>
          <w:b/>
          <w:color w:val="0070C0"/>
          <w:sz w:val="20"/>
          <w:szCs w:val="20"/>
        </w:rPr>
      </w:pPr>
    </w:p>
    <w:p w14:paraId="01DE0640" w14:textId="77777777" w:rsidR="00D6417C" w:rsidRDefault="00D6417C" w:rsidP="00C166D4">
      <w:pPr>
        <w:spacing w:after="0" w:line="240" w:lineRule="auto"/>
        <w:rPr>
          <w:rFonts w:asciiTheme="minorHAnsi" w:hAnsiTheme="minorHAnsi" w:cstheme="minorHAnsi"/>
          <w:b/>
          <w:color w:val="0070C0"/>
          <w:sz w:val="20"/>
          <w:szCs w:val="20"/>
        </w:rPr>
      </w:pPr>
    </w:p>
    <w:p w14:paraId="1D462604" w14:textId="77777777" w:rsidR="00D6417C" w:rsidRDefault="00D6417C" w:rsidP="00C166D4">
      <w:pPr>
        <w:spacing w:after="0" w:line="240" w:lineRule="auto"/>
        <w:rPr>
          <w:rFonts w:asciiTheme="minorHAnsi" w:hAnsiTheme="minorHAnsi" w:cstheme="minorHAnsi"/>
          <w:b/>
          <w:color w:val="0070C0"/>
          <w:sz w:val="20"/>
          <w:szCs w:val="20"/>
        </w:rPr>
      </w:pPr>
    </w:p>
    <w:p w14:paraId="07DF349A" w14:textId="77777777" w:rsidR="00D6417C" w:rsidRDefault="00D6417C" w:rsidP="00C166D4">
      <w:pPr>
        <w:spacing w:after="0" w:line="240" w:lineRule="auto"/>
        <w:rPr>
          <w:rFonts w:asciiTheme="minorHAnsi" w:hAnsiTheme="minorHAnsi" w:cstheme="minorHAnsi"/>
          <w:b/>
          <w:color w:val="0070C0"/>
          <w:sz w:val="20"/>
          <w:szCs w:val="20"/>
        </w:rPr>
      </w:pPr>
    </w:p>
    <w:p w14:paraId="0C5B081D" w14:textId="77777777" w:rsidR="00D6417C" w:rsidRDefault="00D6417C" w:rsidP="00C166D4">
      <w:pPr>
        <w:spacing w:after="0" w:line="240" w:lineRule="auto"/>
        <w:rPr>
          <w:rFonts w:asciiTheme="minorHAnsi" w:hAnsiTheme="minorHAnsi" w:cstheme="minorHAnsi"/>
          <w:b/>
          <w:color w:val="0070C0"/>
          <w:sz w:val="20"/>
          <w:szCs w:val="20"/>
        </w:rPr>
      </w:pPr>
    </w:p>
    <w:p w14:paraId="59AF9A04" w14:textId="77777777" w:rsidR="00D6417C" w:rsidRDefault="00D6417C" w:rsidP="00C166D4">
      <w:pPr>
        <w:spacing w:after="0" w:line="240" w:lineRule="auto"/>
        <w:rPr>
          <w:rFonts w:asciiTheme="minorHAnsi" w:hAnsiTheme="minorHAnsi" w:cstheme="minorHAnsi"/>
          <w:b/>
          <w:color w:val="0070C0"/>
          <w:sz w:val="20"/>
          <w:szCs w:val="20"/>
        </w:rPr>
      </w:pPr>
    </w:p>
    <w:p w14:paraId="67E30EC6" w14:textId="77777777" w:rsidR="00D6417C" w:rsidRDefault="00D6417C" w:rsidP="00C166D4">
      <w:pPr>
        <w:spacing w:after="0" w:line="240" w:lineRule="auto"/>
        <w:rPr>
          <w:rFonts w:asciiTheme="minorHAnsi" w:hAnsiTheme="minorHAnsi" w:cstheme="minorHAnsi"/>
          <w:b/>
          <w:color w:val="0070C0"/>
          <w:sz w:val="20"/>
          <w:szCs w:val="20"/>
        </w:rPr>
      </w:pPr>
    </w:p>
    <w:p w14:paraId="6EEDDB1D" w14:textId="77777777" w:rsidR="00D6417C" w:rsidRDefault="00D6417C" w:rsidP="00C166D4">
      <w:pPr>
        <w:spacing w:after="0" w:line="240" w:lineRule="auto"/>
        <w:rPr>
          <w:rFonts w:asciiTheme="minorHAnsi" w:hAnsiTheme="minorHAnsi" w:cstheme="minorHAnsi"/>
          <w:b/>
          <w:color w:val="0070C0"/>
          <w:sz w:val="20"/>
          <w:szCs w:val="20"/>
        </w:rPr>
      </w:pPr>
    </w:p>
    <w:p w14:paraId="1A861FF7" w14:textId="77777777" w:rsidR="00D6417C" w:rsidRDefault="00D6417C" w:rsidP="00C166D4">
      <w:pPr>
        <w:spacing w:after="0" w:line="240" w:lineRule="auto"/>
        <w:rPr>
          <w:rFonts w:asciiTheme="minorHAnsi" w:hAnsiTheme="minorHAnsi" w:cstheme="minorHAnsi"/>
          <w:b/>
          <w:color w:val="0070C0"/>
          <w:sz w:val="20"/>
          <w:szCs w:val="20"/>
        </w:rPr>
      </w:pPr>
    </w:p>
    <w:p w14:paraId="5609BA3A" w14:textId="77777777" w:rsidR="00D6417C" w:rsidRDefault="00D6417C" w:rsidP="00C166D4">
      <w:pPr>
        <w:spacing w:after="0" w:line="240" w:lineRule="auto"/>
        <w:rPr>
          <w:rFonts w:asciiTheme="minorHAnsi" w:hAnsiTheme="minorHAnsi" w:cstheme="minorHAnsi"/>
          <w:b/>
          <w:color w:val="0070C0"/>
          <w:sz w:val="20"/>
          <w:szCs w:val="20"/>
        </w:rPr>
      </w:pPr>
    </w:p>
    <w:p w14:paraId="3A2FEE76" w14:textId="25753546" w:rsidR="005F5A12" w:rsidRPr="004745FC" w:rsidRDefault="00B665BE" w:rsidP="00C166D4">
      <w:pPr>
        <w:spacing w:after="0" w:line="240" w:lineRule="auto"/>
        <w:rPr>
          <w:rFonts w:asciiTheme="minorHAnsi" w:hAnsiTheme="minorHAnsi" w:cstheme="minorHAnsi"/>
          <w:b/>
          <w:sz w:val="20"/>
          <w:szCs w:val="20"/>
        </w:rPr>
      </w:pPr>
      <w:r w:rsidRPr="004745FC">
        <w:rPr>
          <w:rFonts w:asciiTheme="minorHAnsi" w:hAnsiTheme="minorHAnsi" w:cstheme="minorHAnsi"/>
          <w:b/>
          <w:color w:val="0070C0"/>
          <w:sz w:val="20"/>
          <w:szCs w:val="20"/>
        </w:rPr>
        <w:t>Executive Summary</w:t>
      </w:r>
    </w:p>
    <w:p w14:paraId="617138B7" w14:textId="77777777" w:rsidR="00C166D4" w:rsidRPr="004745FC" w:rsidRDefault="00C166D4" w:rsidP="00C166D4">
      <w:pPr>
        <w:spacing w:after="0" w:line="240" w:lineRule="auto"/>
        <w:rPr>
          <w:rFonts w:asciiTheme="minorHAnsi" w:hAnsiTheme="minorHAnsi" w:cstheme="minorHAnsi"/>
          <w:b/>
          <w:bCs/>
          <w:color w:val="498CF1" w:themeColor="background2" w:themeShade="BF"/>
          <w:sz w:val="20"/>
          <w:szCs w:val="20"/>
        </w:rPr>
      </w:pPr>
    </w:p>
    <w:p w14:paraId="5319646F" w14:textId="7F0BDFCF" w:rsidR="00C166D4" w:rsidRPr="004745FC" w:rsidRDefault="00CC3742" w:rsidP="00DC6539">
      <w:pPr>
        <w:pStyle w:val="Heading2"/>
        <w:numPr>
          <w:ilvl w:val="0"/>
          <w:numId w:val="3"/>
        </w:numPr>
        <w:spacing w:before="0" w:line="240" w:lineRule="auto"/>
        <w:ind w:left="426"/>
        <w:rPr>
          <w:rFonts w:cstheme="minorHAnsi"/>
          <w:color w:val="0070C0"/>
          <w:sz w:val="20"/>
          <w:szCs w:val="20"/>
        </w:rPr>
      </w:pPr>
      <w:r w:rsidRPr="004745FC">
        <w:rPr>
          <w:rFonts w:cstheme="minorHAnsi"/>
          <w:color w:val="0070C0"/>
          <w:sz w:val="20"/>
          <w:szCs w:val="20"/>
        </w:rPr>
        <w:t>PURPOSE AND SCOPE OF POLICY</w:t>
      </w:r>
    </w:p>
    <w:p w14:paraId="665D39B7" w14:textId="77777777" w:rsidR="00C166D4" w:rsidRPr="004745FC" w:rsidRDefault="00C166D4" w:rsidP="00C166D4">
      <w:pPr>
        <w:spacing w:after="0" w:line="240" w:lineRule="auto"/>
        <w:rPr>
          <w:rFonts w:asciiTheme="minorHAnsi" w:hAnsiTheme="minorHAnsi" w:cstheme="minorHAnsi"/>
          <w:lang w:eastAsia="en-GB"/>
        </w:rPr>
      </w:pPr>
    </w:p>
    <w:p w14:paraId="1E8E3C8B" w14:textId="77777777" w:rsidR="005F5A12" w:rsidRPr="004745FC" w:rsidRDefault="005F5A1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aim of this Elective Access policy is to provide clear expectations around roles, responsibilities, pathways and processes to ensure that national elective waiting time guidance and good practice are followed across all NHS Providers in South East London to ensure that patients are treated promptly, efficiently and equitably appropriate to their clinical condition.</w:t>
      </w:r>
    </w:p>
    <w:p w14:paraId="30360D8B" w14:textId="77777777" w:rsidR="00C166D4" w:rsidRPr="004745FC" w:rsidRDefault="00C166D4" w:rsidP="00C166D4">
      <w:pPr>
        <w:spacing w:after="0" w:line="240" w:lineRule="auto"/>
        <w:rPr>
          <w:rFonts w:asciiTheme="minorHAnsi" w:hAnsiTheme="minorHAnsi" w:cstheme="minorHAnsi"/>
          <w:sz w:val="20"/>
          <w:szCs w:val="20"/>
        </w:rPr>
      </w:pPr>
    </w:p>
    <w:p w14:paraId="51B5735E" w14:textId="77777777" w:rsidR="007234C2" w:rsidRPr="004745FC" w:rsidRDefault="005F5A1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This policy will outline operating standards and define processes for managing patient access to elective care to ensure their management is in line with national guidance, access targets, and the best standards of patient care. Enabling equity and consistency in how patient waits are managed is a priority in SEL – while always being mindful that services should be responsive to the particular and specific needs of every patient.</w:t>
      </w:r>
    </w:p>
    <w:p w14:paraId="127632AB" w14:textId="77777777" w:rsidR="008E7EF0" w:rsidRPr="004745FC" w:rsidRDefault="008E7EF0" w:rsidP="00C166D4">
      <w:pPr>
        <w:spacing w:after="0" w:line="240" w:lineRule="auto"/>
        <w:rPr>
          <w:rFonts w:asciiTheme="minorHAnsi" w:hAnsiTheme="minorHAnsi" w:cstheme="minorHAnsi"/>
          <w:sz w:val="20"/>
          <w:szCs w:val="20"/>
        </w:rPr>
      </w:pPr>
    </w:p>
    <w:p w14:paraId="3917B2F1" w14:textId="41EBC1AF" w:rsidR="005F5A12" w:rsidRPr="004745FC" w:rsidRDefault="005F5A1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The policy governs all aspects of patient access to </w:t>
      </w:r>
      <w:r w:rsidR="008E7EF0" w:rsidRPr="004745FC">
        <w:rPr>
          <w:rFonts w:asciiTheme="minorHAnsi" w:hAnsiTheme="minorHAnsi" w:cstheme="minorHAnsi"/>
          <w:sz w:val="20"/>
          <w:szCs w:val="20"/>
        </w:rPr>
        <w:t>consultant</w:t>
      </w:r>
      <w:r w:rsidRPr="004745FC">
        <w:rPr>
          <w:rFonts w:asciiTheme="minorHAnsi" w:hAnsiTheme="minorHAnsi" w:cstheme="minorHAnsi"/>
          <w:sz w:val="20"/>
          <w:szCs w:val="20"/>
        </w:rPr>
        <w:t xml:space="preserve">-led services while they are on an elective pathway i.e. referral into outpatient, diagnostic, day case or inpatient pathways, </w:t>
      </w:r>
      <w:r w:rsidR="006F230E" w:rsidRPr="004745FC">
        <w:rPr>
          <w:rFonts w:asciiTheme="minorHAnsi" w:hAnsiTheme="minorHAnsi" w:cstheme="minorHAnsi"/>
          <w:sz w:val="20"/>
          <w:szCs w:val="20"/>
        </w:rPr>
        <w:t>for cancer pathways please refer to the Cancer Access Policy</w:t>
      </w:r>
      <w:r w:rsidRPr="004745FC">
        <w:rPr>
          <w:rFonts w:asciiTheme="minorHAnsi" w:hAnsiTheme="minorHAnsi" w:cstheme="minorHAnsi"/>
          <w:sz w:val="20"/>
          <w:szCs w:val="20"/>
        </w:rPr>
        <w:t xml:space="preserve">. </w:t>
      </w:r>
      <w:r w:rsidR="005F0041" w:rsidRPr="004745FC">
        <w:rPr>
          <w:rFonts w:asciiTheme="minorHAnsi" w:hAnsiTheme="minorHAnsi" w:cstheme="minorHAnsi"/>
          <w:sz w:val="20"/>
          <w:szCs w:val="20"/>
        </w:rPr>
        <w:t xml:space="preserve"> </w:t>
      </w:r>
      <w:r w:rsidRPr="004745FC">
        <w:rPr>
          <w:rFonts w:asciiTheme="minorHAnsi" w:hAnsiTheme="minorHAnsi" w:cstheme="minorHAnsi"/>
          <w:sz w:val="20"/>
          <w:szCs w:val="20"/>
        </w:rPr>
        <w:t xml:space="preserve">It covers all </w:t>
      </w:r>
      <w:r w:rsidR="007234C2" w:rsidRPr="004745FC">
        <w:rPr>
          <w:rFonts w:asciiTheme="minorHAnsi" w:hAnsiTheme="minorHAnsi" w:cstheme="minorHAnsi"/>
          <w:sz w:val="20"/>
          <w:szCs w:val="20"/>
        </w:rPr>
        <w:t>Trusts in SEL</w:t>
      </w:r>
      <w:r w:rsidRPr="004745FC">
        <w:rPr>
          <w:rFonts w:asciiTheme="minorHAnsi" w:hAnsiTheme="minorHAnsi" w:cstheme="minorHAnsi"/>
          <w:sz w:val="20"/>
          <w:szCs w:val="20"/>
        </w:rPr>
        <w:t xml:space="preserve">, including </w:t>
      </w:r>
      <w:r w:rsidR="007234C2" w:rsidRPr="004745FC">
        <w:rPr>
          <w:rFonts w:asciiTheme="minorHAnsi" w:hAnsiTheme="minorHAnsi" w:cstheme="minorHAnsi"/>
          <w:sz w:val="20"/>
          <w:szCs w:val="20"/>
        </w:rPr>
        <w:t>Guys and St Thomas’</w:t>
      </w:r>
      <w:r w:rsidR="005F0041" w:rsidRPr="004745FC">
        <w:rPr>
          <w:rFonts w:asciiTheme="minorHAnsi" w:hAnsiTheme="minorHAnsi" w:cstheme="minorHAnsi"/>
          <w:sz w:val="20"/>
          <w:szCs w:val="20"/>
        </w:rPr>
        <w:t>,</w:t>
      </w:r>
      <w:r w:rsidR="007234C2" w:rsidRPr="004745FC">
        <w:rPr>
          <w:rFonts w:asciiTheme="minorHAnsi" w:hAnsiTheme="minorHAnsi" w:cstheme="minorHAnsi"/>
          <w:sz w:val="20"/>
          <w:szCs w:val="20"/>
        </w:rPr>
        <w:t xml:space="preserve"> Lewisham and Greenwich, Kings College Hospital (All sites).  </w:t>
      </w:r>
      <w:r w:rsidRPr="004745FC">
        <w:rPr>
          <w:rFonts w:asciiTheme="minorHAnsi" w:hAnsiTheme="minorHAnsi" w:cstheme="minorHAnsi"/>
          <w:sz w:val="20"/>
          <w:szCs w:val="20"/>
        </w:rPr>
        <w:t xml:space="preserve"> </w:t>
      </w:r>
      <w:r w:rsidR="007234C2" w:rsidRPr="004745FC">
        <w:rPr>
          <w:rFonts w:asciiTheme="minorHAnsi" w:hAnsiTheme="minorHAnsi" w:cstheme="minorHAnsi"/>
          <w:sz w:val="20"/>
          <w:szCs w:val="20"/>
        </w:rPr>
        <w:t xml:space="preserve">We will ensure that patients are given the opportunity to select services locally, where </w:t>
      </w:r>
      <w:r w:rsidR="001B38A8" w:rsidRPr="004745FC">
        <w:rPr>
          <w:rFonts w:asciiTheme="minorHAnsi" w:hAnsiTheme="minorHAnsi" w:cstheme="minorHAnsi"/>
          <w:sz w:val="20"/>
          <w:szCs w:val="20"/>
        </w:rPr>
        <w:t>available</w:t>
      </w:r>
      <w:r w:rsidR="007234C2" w:rsidRPr="004745FC">
        <w:rPr>
          <w:rFonts w:asciiTheme="minorHAnsi" w:hAnsiTheme="minorHAnsi" w:cstheme="minorHAnsi"/>
          <w:sz w:val="20"/>
          <w:szCs w:val="20"/>
        </w:rPr>
        <w:t xml:space="preserve">, but are also given the option to access services with shorter waiting times in the sector.  </w:t>
      </w:r>
    </w:p>
    <w:p w14:paraId="3835E6F6" w14:textId="77777777" w:rsidR="008E7EF0" w:rsidRPr="004745FC" w:rsidRDefault="008E7EF0" w:rsidP="00C166D4">
      <w:pPr>
        <w:spacing w:after="0" w:line="240" w:lineRule="auto"/>
        <w:rPr>
          <w:rFonts w:asciiTheme="minorHAnsi" w:hAnsiTheme="minorHAnsi" w:cstheme="minorHAnsi"/>
          <w:sz w:val="20"/>
          <w:szCs w:val="20"/>
        </w:rPr>
      </w:pPr>
    </w:p>
    <w:p w14:paraId="36133FA6" w14:textId="77DB8C01" w:rsidR="00875EC3" w:rsidRPr="004745FC" w:rsidRDefault="00596F20"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Trust performance on RTT, diagnostic and cancer </w:t>
      </w:r>
      <w:r w:rsidR="008E7EF0" w:rsidRPr="004745FC">
        <w:rPr>
          <w:rFonts w:asciiTheme="minorHAnsi" w:hAnsiTheme="minorHAnsi" w:cstheme="minorHAnsi"/>
          <w:sz w:val="20"/>
          <w:szCs w:val="20"/>
        </w:rPr>
        <w:t>wait</w:t>
      </w:r>
      <w:r w:rsidRPr="004745FC">
        <w:rPr>
          <w:rFonts w:asciiTheme="minorHAnsi" w:hAnsiTheme="minorHAnsi" w:cstheme="minorHAnsi"/>
          <w:sz w:val="20"/>
          <w:szCs w:val="20"/>
        </w:rPr>
        <w:t>, and application of the policy is reported and monitored through</w:t>
      </w:r>
      <w:r w:rsidR="005F0041" w:rsidRPr="004745FC">
        <w:rPr>
          <w:rFonts w:asciiTheme="minorHAnsi" w:hAnsiTheme="minorHAnsi" w:cstheme="minorHAnsi"/>
          <w:sz w:val="20"/>
          <w:szCs w:val="20"/>
        </w:rPr>
        <w:t>:</w:t>
      </w:r>
    </w:p>
    <w:p w14:paraId="6BBA39D5" w14:textId="77777777" w:rsidR="00C166D4" w:rsidRPr="004745FC" w:rsidRDefault="00C166D4" w:rsidP="00C166D4">
      <w:pPr>
        <w:spacing w:after="0" w:line="240" w:lineRule="auto"/>
        <w:rPr>
          <w:rFonts w:asciiTheme="minorHAnsi" w:hAnsiTheme="minorHAnsi" w:cstheme="minorHAnsi"/>
          <w:sz w:val="20"/>
          <w:szCs w:val="20"/>
        </w:rPr>
      </w:pPr>
    </w:p>
    <w:p w14:paraId="6074AC6C" w14:textId="7E664C81" w:rsidR="005F0041" w:rsidRPr="004745FC" w:rsidRDefault="005F0041" w:rsidP="00DC6539">
      <w:pPr>
        <w:pStyle w:val="ListParagraph"/>
        <w:numPr>
          <w:ilvl w:val="0"/>
          <w:numId w:val="3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GSTT</w:t>
      </w:r>
      <w:r w:rsidR="00FB0588" w:rsidRPr="004745FC">
        <w:rPr>
          <w:rFonts w:asciiTheme="minorHAnsi" w:hAnsiTheme="minorHAnsi" w:cstheme="minorHAnsi"/>
          <w:sz w:val="20"/>
          <w:szCs w:val="20"/>
        </w:rPr>
        <w:t xml:space="preserve"> – Senior Oversight Meeting, Activity and Performance Reviews</w:t>
      </w:r>
    </w:p>
    <w:p w14:paraId="6E8D41F6" w14:textId="1F7EC623" w:rsidR="00DB4D6B" w:rsidRPr="004745FC" w:rsidRDefault="00DB4D6B" w:rsidP="00DC6539">
      <w:pPr>
        <w:pStyle w:val="ListParagraph"/>
        <w:numPr>
          <w:ilvl w:val="0"/>
          <w:numId w:val="3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LGT - Trust Elective Assurance meeting </w:t>
      </w:r>
    </w:p>
    <w:p w14:paraId="7A160C5A" w14:textId="1F507D8A" w:rsidR="00596F20" w:rsidRPr="004745FC" w:rsidRDefault="001B1672" w:rsidP="00DC6539">
      <w:pPr>
        <w:pStyle w:val="ListParagraph"/>
        <w:numPr>
          <w:ilvl w:val="0"/>
          <w:numId w:val="3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KCH – Elective </w:t>
      </w:r>
      <w:r w:rsidR="0071307A" w:rsidRPr="004745FC">
        <w:rPr>
          <w:rFonts w:asciiTheme="minorHAnsi" w:hAnsiTheme="minorHAnsi" w:cstheme="minorHAnsi"/>
          <w:sz w:val="20"/>
          <w:szCs w:val="20"/>
        </w:rPr>
        <w:t xml:space="preserve">Assurance </w:t>
      </w:r>
      <w:r w:rsidRPr="004745FC">
        <w:rPr>
          <w:rFonts w:asciiTheme="minorHAnsi" w:hAnsiTheme="minorHAnsi" w:cstheme="minorHAnsi"/>
          <w:sz w:val="20"/>
          <w:szCs w:val="20"/>
        </w:rPr>
        <w:t>and 52 Week Meetings</w:t>
      </w:r>
    </w:p>
    <w:p w14:paraId="3CCABDD2" w14:textId="77777777" w:rsidR="008E7EF0" w:rsidRPr="004745FC" w:rsidRDefault="008E7EF0" w:rsidP="008E7EF0">
      <w:pPr>
        <w:pStyle w:val="ListParagraph"/>
        <w:spacing w:after="0" w:line="240" w:lineRule="auto"/>
        <w:rPr>
          <w:rFonts w:asciiTheme="minorHAnsi" w:hAnsiTheme="minorHAnsi" w:cstheme="minorHAnsi"/>
          <w:sz w:val="20"/>
          <w:szCs w:val="20"/>
        </w:rPr>
      </w:pPr>
    </w:p>
    <w:p w14:paraId="3AE4CE8F" w14:textId="2AEBA4F4" w:rsidR="007234C2" w:rsidRPr="004745FC" w:rsidRDefault="007234C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This policy document and all associated policies, guidelines and standard operating procedures can be accessed – </w:t>
      </w:r>
      <w:hyperlink r:id="rId13" w:history="1">
        <w:r w:rsidR="00D41D83" w:rsidRPr="004745FC">
          <w:rPr>
            <w:rStyle w:val="Hyperlink"/>
            <w:rFonts w:asciiTheme="minorHAnsi" w:hAnsiTheme="minorHAnsi" w:cstheme="minorHAnsi"/>
            <w:b/>
            <w:color w:val="0070C0"/>
            <w:sz w:val="20"/>
            <w:szCs w:val="20"/>
            <w:u w:val="none"/>
          </w:rPr>
          <w:t>Referral to Treatment (18 Weeks) - Kwiki</w:t>
        </w:r>
      </w:hyperlink>
    </w:p>
    <w:p w14:paraId="3D4929CF" w14:textId="77777777" w:rsidR="00C166D4" w:rsidRPr="004745FC" w:rsidRDefault="00C166D4" w:rsidP="00C166D4">
      <w:pPr>
        <w:spacing w:after="0" w:line="240" w:lineRule="auto"/>
        <w:rPr>
          <w:rFonts w:asciiTheme="minorHAnsi" w:hAnsiTheme="minorHAnsi" w:cstheme="minorHAnsi"/>
          <w:b/>
          <w:sz w:val="20"/>
          <w:szCs w:val="20"/>
        </w:rPr>
      </w:pPr>
    </w:p>
    <w:p w14:paraId="76D51325" w14:textId="1C306D50" w:rsidR="00596F20" w:rsidRPr="004745FC" w:rsidRDefault="00596F20" w:rsidP="00C166D4">
      <w:pPr>
        <w:pStyle w:val="Subtitle"/>
        <w:rPr>
          <w:rFonts w:asciiTheme="minorHAnsi" w:hAnsiTheme="minorHAnsi" w:cstheme="minorHAnsi"/>
          <w:sz w:val="20"/>
        </w:rPr>
      </w:pPr>
      <w:r w:rsidRPr="004745FC">
        <w:rPr>
          <w:rFonts w:asciiTheme="minorHAnsi" w:hAnsiTheme="minorHAnsi" w:cstheme="minorHAnsi"/>
          <w:sz w:val="20"/>
        </w:rPr>
        <w:t xml:space="preserve">The Trust Cancer Access Operational Policy applies to for all patients on a cancer pathway. Key elements of the Cancer Access Operational Policy are contained within this document. </w:t>
      </w:r>
      <w:hyperlink r:id="rId14" w:history="1">
        <w:r w:rsidR="00D24954" w:rsidRPr="004745FC">
          <w:rPr>
            <w:rStyle w:val="Hyperlink"/>
            <w:rFonts w:asciiTheme="minorHAnsi" w:hAnsiTheme="minorHAnsi" w:cstheme="minorHAnsi"/>
            <w:color w:val="0070C0"/>
            <w:sz w:val="20"/>
            <w:u w:val="none"/>
          </w:rPr>
          <w:t>Cancer Access Operational Policy final.doc</w:t>
        </w:r>
      </w:hyperlink>
    </w:p>
    <w:p w14:paraId="37A3103A" w14:textId="77777777" w:rsidR="00C166D4" w:rsidRPr="004745FC" w:rsidRDefault="00C166D4" w:rsidP="00C166D4">
      <w:pPr>
        <w:pStyle w:val="Subtitle"/>
        <w:rPr>
          <w:rFonts w:asciiTheme="minorHAnsi" w:hAnsiTheme="minorHAnsi" w:cstheme="minorHAnsi"/>
          <w:color w:val="FF0000"/>
          <w:sz w:val="20"/>
        </w:rPr>
      </w:pPr>
    </w:p>
    <w:p w14:paraId="674C726B" w14:textId="77777777" w:rsidR="007234C2" w:rsidRPr="004745FC" w:rsidRDefault="00936B89" w:rsidP="00DC6539">
      <w:pPr>
        <w:pStyle w:val="ListParagraph"/>
        <w:numPr>
          <w:ilvl w:val="1"/>
          <w:numId w:val="3"/>
        </w:num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 xml:space="preserve">Patient </w:t>
      </w:r>
      <w:r w:rsidR="007234C2" w:rsidRPr="004745FC">
        <w:rPr>
          <w:rFonts w:asciiTheme="minorHAnsi" w:hAnsiTheme="minorHAnsi" w:cstheme="minorHAnsi"/>
          <w:b/>
          <w:color w:val="0070C0"/>
          <w:sz w:val="20"/>
          <w:szCs w:val="20"/>
        </w:rPr>
        <w:t>Choice</w:t>
      </w:r>
    </w:p>
    <w:p w14:paraId="25DFEAC4" w14:textId="77777777" w:rsidR="00C166D4" w:rsidRPr="004745FC" w:rsidRDefault="00C166D4" w:rsidP="00C166D4">
      <w:pPr>
        <w:pStyle w:val="ListParagraph"/>
        <w:spacing w:after="0" w:line="240" w:lineRule="auto"/>
        <w:ind w:left="360"/>
        <w:rPr>
          <w:rFonts w:asciiTheme="minorHAnsi" w:hAnsiTheme="minorHAnsi" w:cstheme="minorHAnsi"/>
          <w:b/>
          <w:color w:val="0070C0"/>
          <w:sz w:val="20"/>
          <w:szCs w:val="20"/>
        </w:rPr>
      </w:pPr>
    </w:p>
    <w:p w14:paraId="7ACE55FF" w14:textId="46B939C1" w:rsidR="007234C2" w:rsidRPr="004745FC" w:rsidRDefault="007234C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All patients have a right to exercise choice under the NHS Constitution. </w:t>
      </w:r>
      <w:r w:rsidR="00573A64" w:rsidRPr="004745FC">
        <w:rPr>
          <w:rFonts w:asciiTheme="minorHAnsi" w:hAnsiTheme="minorHAnsi" w:cstheme="minorHAnsi"/>
          <w:color w:val="000000"/>
          <w:sz w:val="20"/>
          <w:szCs w:val="20"/>
          <w:lang w:eastAsia="en-GB"/>
        </w:rPr>
        <w:t>South East London</w:t>
      </w:r>
      <w:r w:rsidRPr="004745FC">
        <w:rPr>
          <w:rFonts w:asciiTheme="minorHAnsi" w:hAnsiTheme="minorHAnsi" w:cstheme="minorHAnsi"/>
          <w:color w:val="000000"/>
          <w:sz w:val="20"/>
          <w:szCs w:val="20"/>
          <w:lang w:eastAsia="en-GB"/>
        </w:rPr>
        <w:t xml:space="preserve"> will support patients in the exercising of their constitutional right.  Where services are being offered across the Integrated Care System, South East London will offer patients appointments according to their original choice of site or </w:t>
      </w:r>
      <w:r w:rsidR="00172626" w:rsidRPr="004745FC">
        <w:rPr>
          <w:rFonts w:asciiTheme="minorHAnsi" w:hAnsiTheme="minorHAnsi" w:cstheme="minorHAnsi"/>
          <w:color w:val="000000"/>
          <w:sz w:val="20"/>
          <w:szCs w:val="20"/>
          <w:lang w:eastAsia="en-GB"/>
        </w:rPr>
        <w:t>provider but</w:t>
      </w:r>
      <w:r w:rsidRPr="004745FC">
        <w:rPr>
          <w:rFonts w:asciiTheme="minorHAnsi" w:hAnsiTheme="minorHAnsi" w:cstheme="minorHAnsi"/>
          <w:color w:val="000000"/>
          <w:sz w:val="20"/>
          <w:szCs w:val="20"/>
          <w:lang w:eastAsia="en-GB"/>
        </w:rPr>
        <w:t xml:space="preserve"> may also offer patients an earlier appointment at a different site or provider.</w:t>
      </w:r>
      <w:r w:rsidR="00596F20" w:rsidRPr="004745FC">
        <w:rPr>
          <w:rFonts w:asciiTheme="minorHAnsi" w:hAnsiTheme="minorHAnsi" w:cstheme="minorHAnsi"/>
          <w:color w:val="000000"/>
          <w:sz w:val="20"/>
          <w:szCs w:val="20"/>
          <w:lang w:eastAsia="en-GB"/>
        </w:rPr>
        <w:t xml:space="preserve">  SEL</w:t>
      </w:r>
      <w:r w:rsidRPr="004745FC">
        <w:rPr>
          <w:rFonts w:asciiTheme="minorHAnsi" w:hAnsiTheme="minorHAnsi" w:cstheme="minorHAnsi"/>
          <w:color w:val="000000"/>
          <w:sz w:val="20"/>
          <w:szCs w:val="20"/>
          <w:lang w:eastAsia="en-GB"/>
        </w:rPr>
        <w:t xml:space="preserve"> does not guarantee access to individual consultants. </w:t>
      </w:r>
      <w:r w:rsidR="00936B89" w:rsidRPr="004745FC">
        <w:rPr>
          <w:rFonts w:asciiTheme="minorHAnsi" w:hAnsiTheme="minorHAnsi" w:cstheme="minorHAnsi"/>
          <w:color w:val="000000"/>
          <w:sz w:val="20"/>
          <w:szCs w:val="20"/>
          <w:lang w:eastAsia="en-GB"/>
        </w:rPr>
        <w:t xml:space="preserve">Trusts must </w:t>
      </w:r>
      <w:r w:rsidR="00FD7023" w:rsidRPr="004745FC">
        <w:rPr>
          <w:rFonts w:asciiTheme="minorHAnsi" w:hAnsiTheme="minorHAnsi" w:cstheme="minorHAnsi"/>
          <w:color w:val="000000"/>
          <w:sz w:val="20"/>
          <w:szCs w:val="20"/>
          <w:lang w:eastAsia="en-GB"/>
        </w:rPr>
        <w:t xml:space="preserve">encourage </w:t>
      </w:r>
      <w:r w:rsidR="00172626" w:rsidRPr="004745FC">
        <w:rPr>
          <w:rFonts w:asciiTheme="minorHAnsi" w:hAnsiTheme="minorHAnsi" w:cstheme="minorHAnsi"/>
          <w:color w:val="000000"/>
          <w:sz w:val="20"/>
          <w:szCs w:val="20"/>
          <w:lang w:eastAsia="en-GB"/>
        </w:rPr>
        <w:t>GPs</w:t>
      </w:r>
      <w:r w:rsidR="00FD7023" w:rsidRPr="004745FC">
        <w:rPr>
          <w:rFonts w:asciiTheme="minorHAnsi" w:hAnsiTheme="minorHAnsi" w:cstheme="minorHAnsi"/>
          <w:color w:val="000000"/>
          <w:sz w:val="20"/>
          <w:szCs w:val="20"/>
          <w:lang w:eastAsia="en-GB"/>
        </w:rPr>
        <w:t xml:space="preserve"> to offer choice to patients at the point of </w:t>
      </w:r>
      <w:r w:rsidR="005B0BC7" w:rsidRPr="004745FC">
        <w:rPr>
          <w:rFonts w:asciiTheme="minorHAnsi" w:hAnsiTheme="minorHAnsi" w:cstheme="minorHAnsi"/>
          <w:color w:val="000000"/>
          <w:sz w:val="20"/>
          <w:szCs w:val="20"/>
          <w:lang w:eastAsia="en-GB"/>
        </w:rPr>
        <w:t>referral and</w:t>
      </w:r>
      <w:r w:rsidR="00FD7023" w:rsidRPr="004745FC">
        <w:rPr>
          <w:rFonts w:asciiTheme="minorHAnsi" w:hAnsiTheme="minorHAnsi" w:cstheme="minorHAnsi"/>
          <w:color w:val="000000"/>
          <w:sz w:val="20"/>
          <w:szCs w:val="20"/>
          <w:lang w:eastAsia="en-GB"/>
        </w:rPr>
        <w:t xml:space="preserve"> ensure that </w:t>
      </w:r>
      <w:r w:rsidR="00172626" w:rsidRPr="004745FC">
        <w:rPr>
          <w:rFonts w:asciiTheme="minorHAnsi" w:hAnsiTheme="minorHAnsi" w:cstheme="minorHAnsi"/>
          <w:color w:val="000000"/>
          <w:sz w:val="20"/>
          <w:szCs w:val="20"/>
          <w:lang w:eastAsia="en-GB"/>
        </w:rPr>
        <w:t>GPs</w:t>
      </w:r>
      <w:r w:rsidR="00FD7023" w:rsidRPr="004745FC">
        <w:rPr>
          <w:rFonts w:asciiTheme="minorHAnsi" w:hAnsiTheme="minorHAnsi" w:cstheme="minorHAnsi"/>
          <w:color w:val="000000"/>
          <w:sz w:val="20"/>
          <w:szCs w:val="20"/>
          <w:lang w:eastAsia="en-GB"/>
        </w:rPr>
        <w:t xml:space="preserve"> are aware of Mutual Aid initiatives as well as independent sector provision.</w:t>
      </w:r>
    </w:p>
    <w:p w14:paraId="6D5F052D" w14:textId="19F741E3" w:rsidR="00C7744A" w:rsidRPr="004745FC" w:rsidRDefault="00C7744A"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3DA754B7" w14:textId="127AE27D" w:rsidR="00C7744A" w:rsidRPr="004745FC" w:rsidRDefault="00C7744A"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The only exception to this is where patients are referred for a Non admitted appointment under a pooled service (not a named clinician) and where there is available capacity within SEL these patients will be sent an appointment which may take place at another Trust</w:t>
      </w:r>
      <w:r w:rsidR="0020249B" w:rsidRPr="004745FC">
        <w:rPr>
          <w:rFonts w:asciiTheme="minorHAnsi" w:hAnsiTheme="minorHAnsi" w:cstheme="minorHAnsi"/>
          <w:color w:val="000000"/>
          <w:sz w:val="20"/>
          <w:szCs w:val="20"/>
          <w:lang w:eastAsia="en-GB"/>
        </w:rPr>
        <w:t>/service provider</w:t>
      </w:r>
      <w:r w:rsidRPr="004745FC">
        <w:rPr>
          <w:rFonts w:asciiTheme="minorHAnsi" w:hAnsiTheme="minorHAnsi" w:cstheme="minorHAnsi"/>
          <w:color w:val="000000"/>
          <w:sz w:val="20"/>
          <w:szCs w:val="20"/>
          <w:lang w:eastAsia="en-GB"/>
        </w:rPr>
        <w:t xml:space="preserve"> in SEL. The appointment will be booked at the Trust</w:t>
      </w:r>
      <w:r w:rsidR="0020249B" w:rsidRPr="004745FC">
        <w:rPr>
          <w:rFonts w:asciiTheme="minorHAnsi" w:hAnsiTheme="minorHAnsi" w:cstheme="minorHAnsi"/>
          <w:color w:val="000000"/>
          <w:sz w:val="20"/>
          <w:szCs w:val="20"/>
          <w:lang w:eastAsia="en-GB"/>
        </w:rPr>
        <w:t xml:space="preserve">/service provider </w:t>
      </w:r>
      <w:r w:rsidRPr="004745FC">
        <w:rPr>
          <w:rFonts w:asciiTheme="minorHAnsi" w:hAnsiTheme="minorHAnsi" w:cstheme="minorHAnsi"/>
          <w:color w:val="000000"/>
          <w:sz w:val="20"/>
          <w:szCs w:val="20"/>
          <w:lang w:eastAsia="en-GB"/>
        </w:rPr>
        <w:t>where sooner capacity is available and notified of the appointment and Trust</w:t>
      </w:r>
      <w:r w:rsidR="0020249B" w:rsidRPr="004745FC">
        <w:rPr>
          <w:rFonts w:asciiTheme="minorHAnsi" w:hAnsiTheme="minorHAnsi" w:cstheme="minorHAnsi"/>
          <w:color w:val="000000"/>
          <w:sz w:val="20"/>
          <w:szCs w:val="20"/>
          <w:lang w:eastAsia="en-GB"/>
        </w:rPr>
        <w:t>/service provider</w:t>
      </w:r>
      <w:r w:rsidRPr="004745FC">
        <w:rPr>
          <w:rFonts w:asciiTheme="minorHAnsi" w:hAnsiTheme="minorHAnsi" w:cstheme="minorHAnsi"/>
          <w:color w:val="000000"/>
          <w:sz w:val="20"/>
          <w:szCs w:val="20"/>
          <w:lang w:eastAsia="en-GB"/>
        </w:rPr>
        <w:t xml:space="preserve"> via a booked appointment letter.</w:t>
      </w:r>
    </w:p>
    <w:p w14:paraId="6CDC3EFB" w14:textId="04C65A2E" w:rsidR="003D1D38" w:rsidRPr="004745FC" w:rsidRDefault="003D1D38" w:rsidP="00C166D4">
      <w:pPr>
        <w:pStyle w:val="Default"/>
        <w:rPr>
          <w:rFonts w:asciiTheme="minorHAnsi" w:hAnsiTheme="minorHAnsi" w:cstheme="minorHAnsi"/>
          <w:sz w:val="20"/>
          <w:szCs w:val="20"/>
        </w:rPr>
      </w:pPr>
    </w:p>
    <w:p w14:paraId="4456705D" w14:textId="77777777" w:rsidR="00936B89" w:rsidRPr="004745FC" w:rsidRDefault="00FD7023" w:rsidP="00C166D4">
      <w:pPr>
        <w:pStyle w:val="Default"/>
        <w:rPr>
          <w:rFonts w:asciiTheme="minorHAnsi" w:hAnsiTheme="minorHAnsi" w:cstheme="minorHAnsi"/>
          <w:sz w:val="20"/>
          <w:szCs w:val="20"/>
        </w:rPr>
      </w:pPr>
      <w:r w:rsidRPr="004745FC">
        <w:rPr>
          <w:rFonts w:asciiTheme="minorHAnsi" w:hAnsiTheme="minorHAnsi" w:cstheme="minorHAnsi"/>
          <w:sz w:val="20"/>
          <w:szCs w:val="20"/>
        </w:rPr>
        <w:t>Patients</w:t>
      </w:r>
      <w:r w:rsidR="00936B89" w:rsidRPr="004745FC">
        <w:rPr>
          <w:rFonts w:asciiTheme="minorHAnsi" w:hAnsiTheme="minorHAnsi" w:cstheme="minorHAnsi"/>
          <w:sz w:val="20"/>
          <w:szCs w:val="20"/>
        </w:rPr>
        <w:t xml:space="preserve"> can ask to be referred to a different hospital if:</w:t>
      </w:r>
    </w:p>
    <w:p w14:paraId="6B89F076" w14:textId="77777777" w:rsidR="008E7EF0" w:rsidRPr="004745FC" w:rsidRDefault="008E7EF0" w:rsidP="00C166D4">
      <w:pPr>
        <w:pStyle w:val="Default"/>
        <w:rPr>
          <w:rFonts w:asciiTheme="minorHAnsi" w:hAnsiTheme="minorHAnsi" w:cstheme="minorHAnsi"/>
          <w:sz w:val="20"/>
          <w:szCs w:val="20"/>
        </w:rPr>
      </w:pPr>
    </w:p>
    <w:p w14:paraId="4321840A" w14:textId="210C2B8E" w:rsidR="00936B89" w:rsidRPr="004745FC" w:rsidRDefault="00936B89" w:rsidP="00DC6539">
      <w:pPr>
        <w:pStyle w:val="Default"/>
        <w:numPr>
          <w:ilvl w:val="0"/>
          <w:numId w:val="32"/>
        </w:numPr>
        <w:rPr>
          <w:rFonts w:asciiTheme="minorHAnsi" w:hAnsiTheme="minorHAnsi" w:cstheme="minorHAnsi"/>
          <w:sz w:val="20"/>
          <w:szCs w:val="20"/>
        </w:rPr>
      </w:pPr>
      <w:r w:rsidRPr="004745FC">
        <w:rPr>
          <w:rFonts w:asciiTheme="minorHAnsi" w:hAnsiTheme="minorHAnsi" w:cstheme="minorHAnsi"/>
          <w:sz w:val="20"/>
          <w:szCs w:val="20"/>
        </w:rPr>
        <w:t xml:space="preserve">They </w:t>
      </w:r>
      <w:r w:rsidR="008E7EF0" w:rsidRPr="004745FC">
        <w:rPr>
          <w:rFonts w:asciiTheme="minorHAnsi" w:hAnsiTheme="minorHAnsi" w:cstheme="minorHAnsi"/>
          <w:sz w:val="20"/>
          <w:szCs w:val="20"/>
        </w:rPr>
        <w:t>must</w:t>
      </w:r>
      <w:r w:rsidRPr="004745FC">
        <w:rPr>
          <w:rFonts w:asciiTheme="minorHAnsi" w:hAnsiTheme="minorHAnsi" w:cstheme="minorHAnsi"/>
          <w:sz w:val="20"/>
          <w:szCs w:val="20"/>
        </w:rPr>
        <w:t xml:space="preserve"> wait more than 18 weeks before starting treatment for a physical or mental health condition, if their treatment is not </w:t>
      </w:r>
      <w:r w:rsidR="00EF3C79" w:rsidRPr="004745FC">
        <w:rPr>
          <w:rFonts w:asciiTheme="minorHAnsi" w:hAnsiTheme="minorHAnsi" w:cstheme="minorHAnsi"/>
          <w:sz w:val="20"/>
          <w:szCs w:val="20"/>
        </w:rPr>
        <w:t>urgent.</w:t>
      </w:r>
    </w:p>
    <w:p w14:paraId="77D34ED1" w14:textId="6DDBA29A" w:rsidR="00936B89" w:rsidRPr="004745FC" w:rsidRDefault="00936B89" w:rsidP="00DC6539">
      <w:pPr>
        <w:pStyle w:val="Default"/>
        <w:numPr>
          <w:ilvl w:val="0"/>
          <w:numId w:val="32"/>
        </w:numPr>
        <w:rPr>
          <w:rFonts w:asciiTheme="minorHAnsi" w:hAnsiTheme="minorHAnsi" w:cstheme="minorHAnsi"/>
          <w:sz w:val="20"/>
          <w:szCs w:val="20"/>
        </w:rPr>
      </w:pPr>
      <w:r w:rsidRPr="004745FC">
        <w:rPr>
          <w:rFonts w:asciiTheme="minorHAnsi" w:hAnsiTheme="minorHAnsi" w:cstheme="minorHAnsi"/>
          <w:sz w:val="20"/>
          <w:szCs w:val="20"/>
        </w:rPr>
        <w:t xml:space="preserve">They </w:t>
      </w:r>
      <w:r w:rsidR="008E7EF0" w:rsidRPr="004745FC">
        <w:rPr>
          <w:rFonts w:asciiTheme="minorHAnsi" w:hAnsiTheme="minorHAnsi" w:cstheme="minorHAnsi"/>
          <w:sz w:val="20"/>
          <w:szCs w:val="20"/>
        </w:rPr>
        <w:t>must</w:t>
      </w:r>
      <w:r w:rsidRPr="004745FC">
        <w:rPr>
          <w:rFonts w:asciiTheme="minorHAnsi" w:hAnsiTheme="minorHAnsi" w:cstheme="minorHAnsi"/>
          <w:sz w:val="20"/>
          <w:szCs w:val="20"/>
        </w:rPr>
        <w:t xml:space="preserve"> wait more than 2 weeks before seeing a specialist for suspected </w:t>
      </w:r>
      <w:r w:rsidR="00EF3C79" w:rsidRPr="004745FC">
        <w:rPr>
          <w:rFonts w:asciiTheme="minorHAnsi" w:hAnsiTheme="minorHAnsi" w:cstheme="minorHAnsi"/>
          <w:sz w:val="20"/>
          <w:szCs w:val="20"/>
        </w:rPr>
        <w:t>cancer.</w:t>
      </w:r>
    </w:p>
    <w:p w14:paraId="43C33044" w14:textId="2A6CE8F5" w:rsidR="00875EC3" w:rsidRPr="004745FC" w:rsidRDefault="00936B89" w:rsidP="00DC6539">
      <w:pPr>
        <w:pStyle w:val="Default"/>
        <w:numPr>
          <w:ilvl w:val="0"/>
          <w:numId w:val="32"/>
        </w:numPr>
        <w:rPr>
          <w:rFonts w:asciiTheme="minorHAnsi" w:hAnsiTheme="minorHAnsi" w:cstheme="minorHAnsi"/>
          <w:sz w:val="20"/>
          <w:szCs w:val="20"/>
        </w:rPr>
      </w:pPr>
      <w:r w:rsidRPr="004745FC">
        <w:rPr>
          <w:rFonts w:asciiTheme="minorHAnsi" w:hAnsiTheme="minorHAnsi" w:cstheme="minorHAnsi"/>
          <w:sz w:val="20"/>
          <w:szCs w:val="20"/>
        </w:rPr>
        <w:t xml:space="preserve">Patients do not have to move to another provider. There is no consequence to the patient if they choose not to </w:t>
      </w:r>
      <w:r w:rsidR="00875EC3" w:rsidRPr="004745FC">
        <w:rPr>
          <w:rFonts w:asciiTheme="minorHAnsi" w:hAnsiTheme="minorHAnsi" w:cstheme="minorHAnsi"/>
          <w:sz w:val="20"/>
          <w:szCs w:val="20"/>
        </w:rPr>
        <w:t xml:space="preserve">change. </w:t>
      </w:r>
    </w:p>
    <w:p w14:paraId="562927E9" w14:textId="52C4CC0C" w:rsidR="007234C2" w:rsidRPr="004745FC" w:rsidRDefault="00875EC3" w:rsidP="00DC6539">
      <w:pPr>
        <w:pStyle w:val="Default"/>
        <w:numPr>
          <w:ilvl w:val="0"/>
          <w:numId w:val="32"/>
        </w:numPr>
        <w:rPr>
          <w:rFonts w:asciiTheme="minorHAnsi" w:hAnsiTheme="minorHAnsi" w:cstheme="minorHAnsi"/>
          <w:sz w:val="20"/>
          <w:szCs w:val="20"/>
        </w:rPr>
      </w:pPr>
      <w:r w:rsidRPr="004745FC">
        <w:rPr>
          <w:rFonts w:asciiTheme="minorHAnsi" w:hAnsiTheme="minorHAnsi" w:cstheme="minorHAnsi"/>
          <w:sz w:val="20"/>
          <w:szCs w:val="20"/>
        </w:rPr>
        <w:t>Patient</w:t>
      </w:r>
      <w:r w:rsidR="007234C2" w:rsidRPr="004745FC">
        <w:rPr>
          <w:rFonts w:asciiTheme="minorHAnsi" w:hAnsiTheme="minorHAnsi" w:cstheme="minorHAnsi"/>
          <w:sz w:val="20"/>
          <w:szCs w:val="20"/>
        </w:rPr>
        <w:t xml:space="preserve"> choice may also be exercised to request a referral to a provider outside of the sector, or </w:t>
      </w:r>
      <w:r w:rsidR="00EF3C79" w:rsidRPr="004745FC">
        <w:rPr>
          <w:rFonts w:asciiTheme="minorHAnsi" w:hAnsiTheme="minorHAnsi" w:cstheme="minorHAnsi"/>
          <w:sz w:val="20"/>
          <w:szCs w:val="20"/>
        </w:rPr>
        <w:t>an</w:t>
      </w:r>
      <w:r w:rsidR="007234C2" w:rsidRPr="004745FC">
        <w:rPr>
          <w:rFonts w:asciiTheme="minorHAnsi" w:hAnsiTheme="minorHAnsi" w:cstheme="minorHAnsi"/>
          <w:sz w:val="20"/>
          <w:szCs w:val="20"/>
        </w:rPr>
        <w:t xml:space="preserve"> NHS funded private provider.</w:t>
      </w:r>
      <w:r w:rsidR="00596F20" w:rsidRPr="004745FC">
        <w:rPr>
          <w:rFonts w:asciiTheme="minorHAnsi" w:hAnsiTheme="minorHAnsi" w:cstheme="minorHAnsi"/>
          <w:sz w:val="20"/>
          <w:szCs w:val="20"/>
        </w:rPr>
        <w:t xml:space="preserve">  </w:t>
      </w:r>
      <w:r w:rsidR="007234C2" w:rsidRPr="004745FC">
        <w:rPr>
          <w:rFonts w:asciiTheme="minorHAnsi" w:hAnsiTheme="minorHAnsi" w:cstheme="minorHAnsi"/>
          <w:sz w:val="20"/>
          <w:szCs w:val="20"/>
        </w:rPr>
        <w:t xml:space="preserve"> Any referral made outside of the </w:t>
      </w:r>
      <w:r w:rsidR="00596F20" w:rsidRPr="004745FC">
        <w:rPr>
          <w:rFonts w:asciiTheme="minorHAnsi" w:hAnsiTheme="minorHAnsi" w:cstheme="minorHAnsi"/>
          <w:sz w:val="20"/>
          <w:szCs w:val="20"/>
        </w:rPr>
        <w:t>S</w:t>
      </w:r>
      <w:r w:rsidR="005F0041" w:rsidRPr="004745FC">
        <w:rPr>
          <w:rFonts w:asciiTheme="minorHAnsi" w:hAnsiTheme="minorHAnsi" w:cstheme="minorHAnsi"/>
          <w:sz w:val="20"/>
          <w:szCs w:val="20"/>
        </w:rPr>
        <w:t xml:space="preserve">outh </w:t>
      </w:r>
      <w:r w:rsidR="00596F20" w:rsidRPr="004745FC">
        <w:rPr>
          <w:rFonts w:asciiTheme="minorHAnsi" w:hAnsiTheme="minorHAnsi" w:cstheme="minorHAnsi"/>
          <w:sz w:val="20"/>
          <w:szCs w:val="20"/>
        </w:rPr>
        <w:t>E</w:t>
      </w:r>
      <w:r w:rsidR="005F0041" w:rsidRPr="004745FC">
        <w:rPr>
          <w:rFonts w:asciiTheme="minorHAnsi" w:hAnsiTheme="minorHAnsi" w:cstheme="minorHAnsi"/>
          <w:sz w:val="20"/>
          <w:szCs w:val="20"/>
        </w:rPr>
        <w:t>ast</w:t>
      </w:r>
      <w:r w:rsidR="00596F20" w:rsidRPr="004745FC">
        <w:rPr>
          <w:rFonts w:asciiTheme="minorHAnsi" w:hAnsiTheme="minorHAnsi" w:cstheme="minorHAnsi"/>
          <w:sz w:val="20"/>
          <w:szCs w:val="20"/>
        </w:rPr>
        <w:t xml:space="preserve"> </w:t>
      </w:r>
      <w:r w:rsidR="007234C2" w:rsidRPr="004745FC">
        <w:rPr>
          <w:rFonts w:asciiTheme="minorHAnsi" w:hAnsiTheme="minorHAnsi" w:cstheme="minorHAnsi"/>
          <w:sz w:val="20"/>
          <w:szCs w:val="20"/>
        </w:rPr>
        <w:t xml:space="preserve">London sector must be made in accordance with the following: </w:t>
      </w:r>
    </w:p>
    <w:p w14:paraId="03ECEA9E" w14:textId="4C27CF37" w:rsidR="00596F20" w:rsidRPr="004745FC" w:rsidRDefault="00596F20"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1B7DE144" w14:textId="1CC5E388" w:rsidR="007B6C30" w:rsidRPr="004745FC" w:rsidRDefault="007234C2" w:rsidP="00DC6539">
      <w:pPr>
        <w:pStyle w:val="ListParagraph"/>
        <w:numPr>
          <w:ilvl w:val="0"/>
          <w:numId w:val="26"/>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Any applicable </w:t>
      </w:r>
      <w:r w:rsidR="00596F20" w:rsidRPr="004745FC">
        <w:rPr>
          <w:rFonts w:asciiTheme="minorHAnsi" w:hAnsiTheme="minorHAnsi" w:cstheme="minorHAnsi"/>
          <w:color w:val="000000"/>
          <w:sz w:val="20"/>
          <w:szCs w:val="20"/>
          <w:lang w:eastAsia="en-GB"/>
        </w:rPr>
        <w:t>S</w:t>
      </w:r>
      <w:r w:rsidR="005F0041" w:rsidRPr="004745FC">
        <w:rPr>
          <w:rFonts w:asciiTheme="minorHAnsi" w:hAnsiTheme="minorHAnsi" w:cstheme="minorHAnsi"/>
          <w:color w:val="000000"/>
          <w:sz w:val="20"/>
          <w:szCs w:val="20"/>
          <w:lang w:eastAsia="en-GB"/>
        </w:rPr>
        <w:t xml:space="preserve">outh </w:t>
      </w:r>
      <w:r w:rsidR="00596F20" w:rsidRPr="004745FC">
        <w:rPr>
          <w:rFonts w:asciiTheme="minorHAnsi" w:hAnsiTheme="minorHAnsi" w:cstheme="minorHAnsi"/>
          <w:color w:val="000000"/>
          <w:sz w:val="20"/>
          <w:szCs w:val="20"/>
          <w:lang w:eastAsia="en-GB"/>
        </w:rPr>
        <w:t>E</w:t>
      </w:r>
      <w:r w:rsidR="005F0041" w:rsidRPr="004745FC">
        <w:rPr>
          <w:rFonts w:asciiTheme="minorHAnsi" w:hAnsiTheme="minorHAnsi" w:cstheme="minorHAnsi"/>
          <w:color w:val="000000"/>
          <w:sz w:val="20"/>
          <w:szCs w:val="20"/>
          <w:lang w:eastAsia="en-GB"/>
        </w:rPr>
        <w:t>ast</w:t>
      </w:r>
      <w:r w:rsidR="00596F20" w:rsidRPr="004745FC">
        <w:rPr>
          <w:rFonts w:asciiTheme="minorHAnsi" w:hAnsiTheme="minorHAnsi" w:cstheme="minorHAnsi"/>
          <w:color w:val="000000"/>
          <w:sz w:val="20"/>
          <w:szCs w:val="20"/>
          <w:lang w:eastAsia="en-GB"/>
        </w:rPr>
        <w:t xml:space="preserve"> </w:t>
      </w:r>
      <w:r w:rsidRPr="004745FC">
        <w:rPr>
          <w:rFonts w:asciiTheme="minorHAnsi" w:hAnsiTheme="minorHAnsi" w:cstheme="minorHAnsi"/>
          <w:color w:val="000000"/>
          <w:sz w:val="20"/>
          <w:szCs w:val="20"/>
          <w:lang w:eastAsia="en-GB"/>
        </w:rPr>
        <w:t xml:space="preserve">London Clinical guidelines </w:t>
      </w:r>
    </w:p>
    <w:p w14:paraId="4063F6F9" w14:textId="1C72FECA" w:rsidR="00FD7023" w:rsidRDefault="007234C2" w:rsidP="00C166D4">
      <w:pPr>
        <w:pStyle w:val="ListParagraph"/>
        <w:numPr>
          <w:ilvl w:val="0"/>
          <w:numId w:val="26"/>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Any applicable guidelines impo</w:t>
      </w:r>
      <w:r w:rsidR="00596F20" w:rsidRPr="004745FC">
        <w:rPr>
          <w:rFonts w:asciiTheme="minorHAnsi" w:hAnsiTheme="minorHAnsi" w:cstheme="minorHAnsi"/>
          <w:color w:val="000000"/>
          <w:sz w:val="20"/>
          <w:szCs w:val="20"/>
          <w:lang w:eastAsia="en-GB"/>
        </w:rPr>
        <w:t xml:space="preserve">sed by the out of area </w:t>
      </w:r>
      <w:r w:rsidR="00EF3C79" w:rsidRPr="004745FC">
        <w:rPr>
          <w:rFonts w:asciiTheme="minorHAnsi" w:hAnsiTheme="minorHAnsi" w:cstheme="minorHAnsi"/>
          <w:color w:val="000000"/>
          <w:sz w:val="20"/>
          <w:szCs w:val="20"/>
          <w:lang w:eastAsia="en-GB"/>
        </w:rPr>
        <w:t>provider.</w:t>
      </w:r>
    </w:p>
    <w:p w14:paraId="33121DBF" w14:textId="77777777" w:rsidR="00D6417C" w:rsidRPr="00D6417C" w:rsidRDefault="00D6417C" w:rsidP="00D6417C">
      <w:pPr>
        <w:autoSpaceDE w:val="0"/>
        <w:autoSpaceDN w:val="0"/>
        <w:adjustRightInd w:val="0"/>
        <w:spacing w:after="0" w:line="240" w:lineRule="auto"/>
        <w:rPr>
          <w:rFonts w:asciiTheme="minorHAnsi" w:hAnsiTheme="minorHAnsi" w:cstheme="minorHAnsi"/>
          <w:color w:val="000000"/>
          <w:sz w:val="20"/>
          <w:szCs w:val="20"/>
          <w:lang w:eastAsia="en-GB"/>
        </w:rPr>
      </w:pPr>
    </w:p>
    <w:p w14:paraId="56067557" w14:textId="1A3625E1" w:rsidR="004D2372" w:rsidRPr="004745FC" w:rsidRDefault="004D2372"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50D05E00" w14:textId="60E3F66D" w:rsidR="00FD7023" w:rsidRPr="004745FC" w:rsidRDefault="008E7EF0"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noProof/>
          <w:color w:val="000000"/>
          <w:sz w:val="20"/>
          <w:szCs w:val="20"/>
          <w:lang w:eastAsia="en-GB"/>
        </w:rPr>
        <mc:AlternateContent>
          <mc:Choice Requires="wps">
            <w:drawing>
              <wp:anchor distT="0" distB="0" distL="114300" distR="114300" simplePos="0" relativeHeight="251709440" behindDoc="0" locked="0" layoutInCell="1" allowOverlap="1" wp14:anchorId="100F3FBF" wp14:editId="768A3A20">
                <wp:simplePos x="0" y="0"/>
                <wp:positionH relativeFrom="margin">
                  <wp:align>left</wp:align>
                </wp:positionH>
                <wp:positionV relativeFrom="paragraph">
                  <wp:posOffset>8255</wp:posOffset>
                </wp:positionV>
                <wp:extent cx="6619875" cy="1333500"/>
                <wp:effectExtent l="0" t="0" r="28575" b="1905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333500"/>
                        </a:xfrm>
                        <a:prstGeom prst="rect">
                          <a:avLst/>
                        </a:prstGeom>
                        <a:solidFill>
                          <a:srgbClr val="FFFFFF"/>
                        </a:solidFill>
                        <a:ln w="19050">
                          <a:solidFill>
                            <a:srgbClr val="0070C0"/>
                          </a:solidFill>
                          <a:miter lim="800000"/>
                          <a:headEnd/>
                          <a:tailEnd/>
                        </a:ln>
                      </wps:spPr>
                      <wps:txbx>
                        <w:txbxContent>
                          <w:p w14:paraId="28A0EDA7" w14:textId="5D2B7EBB" w:rsidR="009C5F5A" w:rsidRPr="008E7EF0" w:rsidRDefault="009C5F5A" w:rsidP="00FD7023">
                            <w:pPr>
                              <w:pStyle w:val="Default"/>
                              <w:rPr>
                                <w:rFonts w:asciiTheme="minorHAnsi" w:hAnsiTheme="minorHAnsi" w:cstheme="minorHAnsi"/>
                                <w:sz w:val="20"/>
                                <w:szCs w:val="20"/>
                              </w:rPr>
                            </w:pPr>
                            <w:r w:rsidRPr="008E7EF0">
                              <w:rPr>
                                <w:rFonts w:asciiTheme="minorHAnsi" w:hAnsiTheme="minorHAnsi" w:cstheme="minorHAnsi"/>
                                <w:b/>
                                <w:color w:val="0070C0"/>
                                <w:sz w:val="20"/>
                                <w:szCs w:val="20"/>
                              </w:rPr>
                              <w:t>Pathway Scenario: Patient Choice Waiting more than 18 Weeks</w:t>
                            </w:r>
                            <w:r w:rsidRPr="008E7EF0">
                              <w:rPr>
                                <w:rFonts w:asciiTheme="minorHAnsi" w:hAnsiTheme="minorHAnsi" w:cstheme="minorHAnsi"/>
                                <w:color w:val="0070C0"/>
                                <w:sz w:val="20"/>
                                <w:szCs w:val="20"/>
                              </w:rPr>
                              <w:t xml:space="preserve">: </w:t>
                            </w:r>
                            <w:r w:rsidRPr="008E7EF0">
                              <w:rPr>
                                <w:rFonts w:asciiTheme="minorHAnsi" w:hAnsiTheme="minorHAnsi" w:cstheme="minorHAnsi"/>
                                <w:sz w:val="20"/>
                                <w:szCs w:val="20"/>
                              </w:rPr>
                              <w:t xml:space="preserve">Emily becomes concerned that she will not be seen by the consultant within 18 weeks of her initial referral. She contacts the hospital that will be providing her treatment to tell them that, if the hospital cannot treat her within the maximum waiting time expected, she would like to ask to change hospital and be seen sooner elsewhere. The hospital provides Emily with information on other organisations that could treat her sooner than her original appointment. There are </w:t>
                            </w:r>
                            <w:r w:rsidR="00172626" w:rsidRPr="008E7EF0">
                              <w:rPr>
                                <w:rFonts w:asciiTheme="minorHAnsi" w:hAnsiTheme="minorHAnsi" w:cstheme="minorHAnsi"/>
                                <w:sz w:val="20"/>
                                <w:szCs w:val="20"/>
                              </w:rPr>
                              <w:t>a few</w:t>
                            </w:r>
                            <w:r w:rsidRPr="008E7EF0">
                              <w:rPr>
                                <w:rFonts w:asciiTheme="minorHAnsi" w:hAnsiTheme="minorHAnsi" w:cstheme="minorHAnsi"/>
                                <w:sz w:val="20"/>
                                <w:szCs w:val="20"/>
                              </w:rPr>
                              <w:t xml:space="preserve"> suitable organisations for this, so she is offered a choice between these. She uses the NHS website for further information about each hospital to help her decide which one she would like to choose. Emily selects a suitable alternative </w:t>
                            </w:r>
                            <w:r w:rsidR="00172626" w:rsidRPr="008E7EF0">
                              <w:rPr>
                                <w:rFonts w:asciiTheme="minorHAnsi" w:hAnsiTheme="minorHAnsi" w:cstheme="minorHAnsi"/>
                                <w:sz w:val="20"/>
                                <w:szCs w:val="20"/>
                              </w:rPr>
                              <w:t>hospital,</w:t>
                            </w:r>
                            <w:r w:rsidRPr="008E7EF0">
                              <w:rPr>
                                <w:rFonts w:asciiTheme="minorHAnsi" w:hAnsiTheme="minorHAnsi" w:cstheme="minorHAnsi"/>
                                <w:sz w:val="20"/>
                                <w:szCs w:val="20"/>
                              </w:rPr>
                              <w:t xml:space="preserve"> and her transfer is sent to them by the hospital that she had originally chosen.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0F3FBF" id="_x0000_t202" coordsize="21600,21600" o:spt="202" path="m,l,21600r21600,l21600,xe">
                <v:stroke joinstyle="miter"/>
                <v:path gradientshapeok="t" o:connecttype="rect"/>
              </v:shapetype>
              <v:shape id="Text Box 2" o:spid="_x0000_s1026" type="#_x0000_t202" style="position:absolute;margin-left:0;margin-top:.65pt;width:521.25pt;height:10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" strokecolor="#0070c0" strokeweight="1.5pt">
                <v:textbox>
                  <w:txbxContent>
                    <w:p w14:paraId="28A0EDA7" w14:textId="5D2B7EBB" w:rsidR="009C5F5A" w:rsidRPr="008E7EF0" w:rsidRDefault="009C5F5A" w:rsidP="00FD7023">
                      <w:pPr>
                        <w:pStyle w:val="Default"/>
                        <w:rPr>
                          <w:rFonts w:asciiTheme="minorHAnsi" w:hAnsiTheme="minorHAnsi" w:cstheme="minorHAnsi"/>
                          <w:sz w:val="20"/>
                          <w:szCs w:val="20"/>
                        </w:rPr>
                      </w:pPr>
                      <w:r w:rsidRPr="008E7EF0">
                        <w:rPr>
                          <w:rFonts w:asciiTheme="minorHAnsi" w:hAnsiTheme="minorHAnsi" w:cstheme="minorHAnsi"/>
                          <w:b/>
                          <w:color w:val="0070C0"/>
                          <w:sz w:val="20"/>
                          <w:szCs w:val="20"/>
                        </w:rPr>
                        <w:t>Pathway Scenario: Patient Choice Waiting more than 18 Weeks</w:t>
                      </w:r>
                      <w:r w:rsidRPr="008E7EF0">
                        <w:rPr>
                          <w:rFonts w:asciiTheme="minorHAnsi" w:hAnsiTheme="minorHAnsi" w:cstheme="minorHAnsi"/>
                          <w:color w:val="0070C0"/>
                          <w:sz w:val="20"/>
                          <w:szCs w:val="20"/>
                        </w:rPr>
                        <w:t xml:space="preserve">: </w:t>
                      </w:r>
                      <w:r w:rsidRPr="008E7EF0">
                        <w:rPr>
                          <w:rFonts w:asciiTheme="minorHAnsi" w:hAnsiTheme="minorHAnsi" w:cstheme="minorHAnsi"/>
                          <w:sz w:val="20"/>
                          <w:szCs w:val="20"/>
                        </w:rPr>
                        <w:t xml:space="preserve">Emily becomes concerned that she will not be seen by the consultant within 18 weeks of her initial referral. She contacts the hospital that will be providing her treatment to tell them that, if the hospital cannot treat her within the maximum waiting time expected, she would like to ask to change hospital and be seen sooner elsewhere. The hospital provides Emily with information on other organisations that could treat her sooner than her original appointment. There are </w:t>
                      </w:r>
                      <w:r w:rsidR="00172626" w:rsidRPr="008E7EF0">
                        <w:rPr>
                          <w:rFonts w:asciiTheme="minorHAnsi" w:hAnsiTheme="minorHAnsi" w:cstheme="minorHAnsi"/>
                          <w:sz w:val="20"/>
                          <w:szCs w:val="20"/>
                        </w:rPr>
                        <w:t>a few</w:t>
                      </w:r>
                      <w:r w:rsidRPr="008E7EF0">
                        <w:rPr>
                          <w:rFonts w:asciiTheme="minorHAnsi" w:hAnsiTheme="minorHAnsi" w:cstheme="minorHAnsi"/>
                          <w:sz w:val="20"/>
                          <w:szCs w:val="20"/>
                        </w:rPr>
                        <w:t xml:space="preserve"> suitable organisations for this, so she is offered a choice between these. She uses the NHS website for further information about each hospital to help her decide which one she would like to choose. Emily selects a suitable alternative </w:t>
                      </w:r>
                      <w:r w:rsidR="00172626" w:rsidRPr="008E7EF0">
                        <w:rPr>
                          <w:rFonts w:asciiTheme="minorHAnsi" w:hAnsiTheme="minorHAnsi" w:cstheme="minorHAnsi"/>
                          <w:sz w:val="20"/>
                          <w:szCs w:val="20"/>
                        </w:rPr>
                        <w:t>hospital,</w:t>
                      </w:r>
                      <w:r w:rsidRPr="008E7EF0">
                        <w:rPr>
                          <w:rFonts w:asciiTheme="minorHAnsi" w:hAnsiTheme="minorHAnsi" w:cstheme="minorHAnsi"/>
                          <w:sz w:val="20"/>
                          <w:szCs w:val="20"/>
                        </w:rPr>
                        <w:t xml:space="preserve"> and her transfer is sent to them by the hospital that she had originally chosen. </w:t>
                      </w:r>
                    </w:p>
                  </w:txbxContent>
                </v:textbox>
                <w10:wrap anchorx="margin"/>
              </v:shape>
            </w:pict>
          </mc:Fallback>
        </mc:AlternateContent>
      </w:r>
    </w:p>
    <w:p w14:paraId="64B30635" w14:textId="2CCEF9C6" w:rsidR="00FD7023" w:rsidRPr="004745FC" w:rsidRDefault="00FD7023"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430201C9" w14:textId="4813E8E0" w:rsidR="00FD7023" w:rsidRPr="004745FC" w:rsidRDefault="00FD7023"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3F0B5064" w14:textId="46DA2609" w:rsidR="00FD7023" w:rsidRPr="004745FC" w:rsidRDefault="00FD7023"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3017D409" w14:textId="3E0559BC" w:rsidR="00FD7023" w:rsidRPr="004745FC" w:rsidRDefault="00FD7023"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0DC38160" w14:textId="425B8241" w:rsidR="00FD7023" w:rsidRPr="004745FC" w:rsidRDefault="00FD7023"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1DE95FFD" w14:textId="0058C397" w:rsidR="00FD7023" w:rsidRPr="004745FC" w:rsidRDefault="00FD7023"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27D12294" w14:textId="1698CE1E" w:rsidR="00C804F4" w:rsidRPr="004745FC" w:rsidRDefault="00C804F4"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78A53EEF" w14:textId="5B0FF631" w:rsidR="00C7744A" w:rsidRPr="004745FC" w:rsidRDefault="00C7744A"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208F0E77" w14:textId="27FFEDF5" w:rsidR="00C7744A"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sidRPr="004745FC">
        <w:rPr>
          <w:rFonts w:asciiTheme="minorHAnsi" w:hAnsiTheme="minorHAnsi" w:cstheme="minorHAnsi"/>
          <w:noProof/>
          <w:color w:val="000000"/>
          <w:sz w:val="20"/>
          <w:szCs w:val="20"/>
          <w:lang w:eastAsia="en-GB"/>
        </w:rPr>
        <mc:AlternateContent>
          <mc:Choice Requires="wps">
            <w:drawing>
              <wp:anchor distT="0" distB="0" distL="114300" distR="114300" simplePos="0" relativeHeight="251710464" behindDoc="0" locked="0" layoutInCell="1" allowOverlap="1" wp14:anchorId="7D7E66EC" wp14:editId="57CBC79C">
                <wp:simplePos x="0" y="0"/>
                <wp:positionH relativeFrom="margin">
                  <wp:posOffset>-13639</wp:posOffset>
                </wp:positionH>
                <wp:positionV relativeFrom="paragraph">
                  <wp:posOffset>86995</wp:posOffset>
                </wp:positionV>
                <wp:extent cx="6629400" cy="1485900"/>
                <wp:effectExtent l="0" t="0" r="19050" b="1905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485900"/>
                        </a:xfrm>
                        <a:prstGeom prst="rect">
                          <a:avLst/>
                        </a:prstGeom>
                        <a:solidFill>
                          <a:srgbClr val="FFFFFF"/>
                        </a:solidFill>
                        <a:ln w="19050">
                          <a:solidFill>
                            <a:srgbClr val="0070C0"/>
                          </a:solidFill>
                          <a:miter lim="800000"/>
                          <a:headEnd/>
                          <a:tailEnd/>
                        </a:ln>
                      </wps:spPr>
                      <wps:txbx>
                        <w:txbxContent>
                          <w:p w14:paraId="1F19C60A" w14:textId="77777777" w:rsidR="009C5F5A" w:rsidRPr="008E7EF0" w:rsidRDefault="009C5F5A" w:rsidP="00FD7023">
                            <w:pPr>
                              <w:pStyle w:val="Default"/>
                              <w:rPr>
                                <w:rFonts w:asciiTheme="minorHAnsi" w:hAnsiTheme="minorHAnsi" w:cstheme="minorHAnsi"/>
                                <w:sz w:val="20"/>
                                <w:szCs w:val="20"/>
                              </w:rPr>
                            </w:pPr>
                            <w:r w:rsidRPr="008E7EF0">
                              <w:rPr>
                                <w:rFonts w:asciiTheme="minorHAnsi" w:hAnsiTheme="minorHAnsi" w:cstheme="minorHAnsi"/>
                                <w:b/>
                                <w:color w:val="0070C0"/>
                                <w:sz w:val="20"/>
                                <w:szCs w:val="20"/>
                              </w:rPr>
                              <w:t>Pathway Scenario: Patient Choice at Point of Referral</w:t>
                            </w:r>
                            <w:r w:rsidRPr="008E7EF0">
                              <w:rPr>
                                <w:rFonts w:asciiTheme="minorHAnsi" w:hAnsiTheme="minorHAnsi" w:cstheme="minorHAnsi"/>
                                <w:color w:val="0070C0"/>
                                <w:sz w:val="20"/>
                                <w:szCs w:val="20"/>
                              </w:rPr>
                              <w:t xml:space="preserve">: </w:t>
                            </w:r>
                            <w:r w:rsidRPr="008E7EF0">
                              <w:rPr>
                                <w:rFonts w:asciiTheme="minorHAnsi" w:hAnsiTheme="minorHAnsi" w:cstheme="minorHAnsi"/>
                                <w:sz w:val="20"/>
                                <w:szCs w:val="20"/>
                              </w:rPr>
                              <w:t>Richard has been suffering from pain when he moves his knee.  His GP decides he should be referred to a consultant for further investigation for a possible knee replacement.  She makes sure that Richard is aware of his legal entitlement to choose to receive his treatment in any hospital appointed by the NHS to provide this service: including some private hospitals at no greater cost to the NHS</w:t>
                            </w:r>
                            <w:r w:rsidRPr="008E7EF0">
                              <w:rPr>
                                <w:rFonts w:asciiTheme="minorHAnsi" w:hAnsiTheme="minorHAnsi" w:cstheme="minorHAnsi"/>
                                <w:b/>
                                <w:bCs/>
                                <w:sz w:val="20"/>
                                <w:szCs w:val="20"/>
                              </w:rPr>
                              <w:t xml:space="preserve">.  </w:t>
                            </w:r>
                            <w:r w:rsidRPr="008E7EF0">
                              <w:rPr>
                                <w:rFonts w:asciiTheme="minorHAnsi" w:hAnsiTheme="minorHAnsi" w:cstheme="minorHAnsi"/>
                                <w:sz w:val="20"/>
                                <w:szCs w:val="20"/>
                              </w:rPr>
                              <w:t>She asks him what factors are important to him in choosing where to go for treatment and then uses the online NHS e-Referral Service to show him the choices available. She also tells him about the search tools on the NHS website that can be used to look up information on hospitals. Richard uses the NHS website to look up the quality ratings of the hospitals on his shortlist and to see how their consultants perform for the procedure that the GP considers he might need. He also uses the NHS website to see how different hospitals compare.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E66EC" id="_x0000_s1027" type="#_x0000_t202" style="position:absolute;margin-left:-1.05pt;margin-top:6.85pt;width:522pt;height:117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" strokecolor="#0070c0" strokeweight="1.5pt">
                <v:textbox>
                  <w:txbxContent>
                    <w:p w14:paraId="1F19C60A" w14:textId="77777777" w:rsidR="009C5F5A" w:rsidRPr="008E7EF0" w:rsidRDefault="009C5F5A" w:rsidP="00FD7023">
                      <w:pPr>
                        <w:pStyle w:val="Default"/>
                        <w:rPr>
                          <w:rFonts w:asciiTheme="minorHAnsi" w:hAnsiTheme="minorHAnsi" w:cstheme="minorHAnsi"/>
                          <w:sz w:val="20"/>
                          <w:szCs w:val="20"/>
                        </w:rPr>
                      </w:pPr>
                      <w:r w:rsidRPr="008E7EF0">
                        <w:rPr>
                          <w:rFonts w:asciiTheme="minorHAnsi" w:hAnsiTheme="minorHAnsi" w:cstheme="minorHAnsi"/>
                          <w:b/>
                          <w:color w:val="0070C0"/>
                          <w:sz w:val="20"/>
                          <w:szCs w:val="20"/>
                        </w:rPr>
                        <w:t>Pathway Scenario: Patient Choice at Point of Referral</w:t>
                      </w:r>
                      <w:r w:rsidRPr="008E7EF0">
                        <w:rPr>
                          <w:rFonts w:asciiTheme="minorHAnsi" w:hAnsiTheme="minorHAnsi" w:cstheme="minorHAnsi"/>
                          <w:color w:val="0070C0"/>
                          <w:sz w:val="20"/>
                          <w:szCs w:val="20"/>
                        </w:rPr>
                        <w:t xml:space="preserve">: </w:t>
                      </w:r>
                      <w:r w:rsidRPr="008E7EF0">
                        <w:rPr>
                          <w:rFonts w:asciiTheme="minorHAnsi" w:hAnsiTheme="minorHAnsi" w:cstheme="minorHAnsi"/>
                          <w:sz w:val="20"/>
                          <w:szCs w:val="20"/>
                        </w:rPr>
                        <w:t>Richard has been suffering from pain when he moves his knee.  His GP decides he should be referred to a consultant for further investigation for a possible knee replacement.  She makes sure that Richard is aware of his legal entitlement to choose to receive his treatment in any hospital appointed by the NHS to provide this service: including some private hospitals at no greater cost to the NHS</w:t>
                      </w:r>
                      <w:r w:rsidRPr="008E7EF0">
                        <w:rPr>
                          <w:rFonts w:asciiTheme="minorHAnsi" w:hAnsiTheme="minorHAnsi" w:cstheme="minorHAnsi"/>
                          <w:b/>
                          <w:bCs/>
                          <w:sz w:val="20"/>
                          <w:szCs w:val="20"/>
                        </w:rPr>
                        <w:t xml:space="preserve">.  </w:t>
                      </w:r>
                      <w:r w:rsidRPr="008E7EF0">
                        <w:rPr>
                          <w:rFonts w:asciiTheme="minorHAnsi" w:hAnsiTheme="minorHAnsi" w:cstheme="minorHAnsi"/>
                          <w:sz w:val="20"/>
                          <w:szCs w:val="20"/>
                        </w:rPr>
                        <w:t>She asks him what factors are important to him in choosing where to go for treatment and then uses the online NHS e-Referral Service to show him the choices available. She also tells him about the search tools on the NHS website that can be used to look up information on hospitals. Richard uses the NHS website to look up the quality ratings of the hospitals on his shortlist and to see how their consultants perform for the procedure that the GP considers he might need. He also uses the NHS website to see how different hospitals compare.</w:t>
                      </w:r>
                    </w:p>
                  </w:txbxContent>
                </v:textbox>
                <w10:wrap anchorx="margin"/>
              </v:shape>
            </w:pict>
          </mc:Fallback>
        </mc:AlternateContent>
      </w:r>
    </w:p>
    <w:p w14:paraId="10164E64" w14:textId="77777777"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5A816AB0" w14:textId="35AB367A"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7F480A39" w14:textId="0C607D03"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3A4E0E5C" w14:textId="77777777"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3FF443C4" w14:textId="67CBE365"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4499C482" w14:textId="2A95CD05"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6087C699" w14:textId="77777777"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09071B0E" w14:textId="10136C52"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1DFFC175" w14:textId="4B6530FA"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48688064" w14:textId="592CF4EF"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192CA284" w14:textId="2CBD5748"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sidRPr="004745FC">
        <w:rPr>
          <w:rFonts w:asciiTheme="minorHAnsi" w:hAnsiTheme="minorHAnsi" w:cstheme="minorHAnsi"/>
          <w:noProof/>
          <w:color w:val="000000"/>
          <w:sz w:val="20"/>
          <w:szCs w:val="20"/>
          <w:lang w:eastAsia="en-GB"/>
        </w:rPr>
        <mc:AlternateContent>
          <mc:Choice Requires="wps">
            <w:drawing>
              <wp:anchor distT="0" distB="0" distL="114300" distR="114300" simplePos="0" relativeHeight="251725824" behindDoc="0" locked="0" layoutInCell="1" allowOverlap="1" wp14:anchorId="27704F2B" wp14:editId="2C4DE82A">
                <wp:simplePos x="0" y="0"/>
                <wp:positionH relativeFrom="margin">
                  <wp:posOffset>-15544</wp:posOffset>
                </wp:positionH>
                <wp:positionV relativeFrom="paragraph">
                  <wp:posOffset>26670</wp:posOffset>
                </wp:positionV>
                <wp:extent cx="6629400" cy="1187450"/>
                <wp:effectExtent l="0" t="0" r="19050"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187450"/>
                        </a:xfrm>
                        <a:prstGeom prst="rect">
                          <a:avLst/>
                        </a:prstGeom>
                        <a:solidFill>
                          <a:srgbClr val="FFFFFF"/>
                        </a:solidFill>
                        <a:ln w="19050">
                          <a:solidFill>
                            <a:srgbClr val="0070C0"/>
                          </a:solidFill>
                          <a:miter lim="800000"/>
                          <a:headEnd/>
                          <a:tailEnd/>
                        </a:ln>
                      </wps:spPr>
                      <wps:txbx>
                        <w:txbxContent>
                          <w:p w14:paraId="14CB997E" w14:textId="0B9AA581" w:rsidR="009C5F5A" w:rsidRPr="008E7EF0" w:rsidRDefault="009C5F5A" w:rsidP="00C7744A">
                            <w:pPr>
                              <w:pStyle w:val="Default"/>
                              <w:rPr>
                                <w:rFonts w:asciiTheme="minorHAnsi" w:hAnsiTheme="minorHAnsi" w:cstheme="minorHAnsi"/>
                                <w:sz w:val="20"/>
                                <w:szCs w:val="20"/>
                              </w:rPr>
                            </w:pPr>
                            <w:r w:rsidRPr="008E7EF0">
                              <w:rPr>
                                <w:rFonts w:asciiTheme="minorHAnsi" w:hAnsiTheme="minorHAnsi" w:cstheme="minorHAnsi"/>
                                <w:b/>
                                <w:color w:val="0070C0"/>
                                <w:sz w:val="20"/>
                                <w:szCs w:val="20"/>
                              </w:rPr>
                              <w:t xml:space="preserve">Pathway Scenario: Mutual Aid for Pooled </w:t>
                            </w:r>
                            <w:r w:rsidR="008E7EF0" w:rsidRPr="008E7EF0">
                              <w:rPr>
                                <w:rFonts w:asciiTheme="minorHAnsi" w:hAnsiTheme="minorHAnsi" w:cstheme="minorHAnsi"/>
                                <w:b/>
                                <w:color w:val="0070C0"/>
                                <w:sz w:val="20"/>
                                <w:szCs w:val="20"/>
                              </w:rPr>
                              <w:t>Non-Admitted</w:t>
                            </w:r>
                            <w:r w:rsidRPr="008E7EF0">
                              <w:rPr>
                                <w:rFonts w:asciiTheme="minorHAnsi" w:hAnsiTheme="minorHAnsi" w:cstheme="minorHAnsi"/>
                                <w:b/>
                                <w:color w:val="0070C0"/>
                                <w:sz w:val="20"/>
                                <w:szCs w:val="20"/>
                              </w:rPr>
                              <w:t xml:space="preserve"> Patients</w:t>
                            </w:r>
                            <w:r w:rsidRPr="008E7EF0">
                              <w:rPr>
                                <w:rFonts w:asciiTheme="minorHAnsi" w:hAnsiTheme="minorHAnsi" w:cstheme="minorHAnsi"/>
                                <w:color w:val="0070C0"/>
                                <w:sz w:val="20"/>
                                <w:szCs w:val="20"/>
                              </w:rPr>
                              <w:t xml:space="preserve">: </w:t>
                            </w:r>
                            <w:r w:rsidRPr="008E7EF0">
                              <w:rPr>
                                <w:rFonts w:asciiTheme="minorHAnsi" w:hAnsiTheme="minorHAnsi" w:cstheme="minorHAnsi"/>
                                <w:sz w:val="20"/>
                                <w:szCs w:val="20"/>
                              </w:rPr>
                              <w:t xml:space="preserve">Sean has a dental issue.  His GDP decides he should be referred to the hospital for further investigation.  Sean is added to a pooled Dental List at Kings College </w:t>
                            </w:r>
                            <w:r w:rsidR="008E7EF0" w:rsidRPr="008E7EF0">
                              <w:rPr>
                                <w:rFonts w:asciiTheme="minorHAnsi" w:hAnsiTheme="minorHAnsi" w:cstheme="minorHAnsi"/>
                                <w:sz w:val="20"/>
                                <w:szCs w:val="20"/>
                              </w:rPr>
                              <w:t>Hospital, the</w:t>
                            </w:r>
                            <w:r w:rsidRPr="008E7EF0">
                              <w:rPr>
                                <w:rFonts w:asciiTheme="minorHAnsi" w:hAnsiTheme="minorHAnsi" w:cstheme="minorHAnsi"/>
                                <w:sz w:val="20"/>
                                <w:szCs w:val="20"/>
                              </w:rPr>
                              <w:t xml:space="preserve"> waiting times for a first outpatient appointment is currently high due to demand on the service, but GSTT have capacity where the patient will be offered an appointment much sooner.  Mutual Aid is offered to Kings College </w:t>
                            </w:r>
                            <w:r w:rsidR="008E7EF0" w:rsidRPr="008E7EF0">
                              <w:rPr>
                                <w:rFonts w:asciiTheme="minorHAnsi" w:hAnsiTheme="minorHAnsi" w:cstheme="minorHAnsi"/>
                                <w:sz w:val="20"/>
                                <w:szCs w:val="20"/>
                              </w:rPr>
                              <w:t>Hospital,</w:t>
                            </w:r>
                            <w:r w:rsidRPr="008E7EF0">
                              <w:rPr>
                                <w:rFonts w:asciiTheme="minorHAnsi" w:hAnsiTheme="minorHAnsi" w:cstheme="minorHAnsi"/>
                                <w:sz w:val="20"/>
                                <w:szCs w:val="20"/>
                              </w:rPr>
                              <w:t xml:space="preserve"> and a list of pooled patients are sent to GSTT to book.  Sean agrees an appointment which will take place in eight weeks’ time and advised that the appointment will take place at GSTT.  Sean is happy that he will see a dental clinician sooner to address his issue.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04F2B" id="_x0000_s1028" type="#_x0000_t202" style="position:absolute;margin-left:-1.2pt;margin-top:2.1pt;width:522pt;height:93.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" strokecolor="#0070c0" strokeweight="1.5pt">
                <v:textbox>
                  <w:txbxContent>
                    <w:p w14:paraId="14CB997E" w14:textId="0B9AA581" w:rsidR="009C5F5A" w:rsidRPr="008E7EF0" w:rsidRDefault="009C5F5A" w:rsidP="00C7744A">
                      <w:pPr>
                        <w:pStyle w:val="Default"/>
                        <w:rPr>
                          <w:rFonts w:asciiTheme="minorHAnsi" w:hAnsiTheme="minorHAnsi" w:cstheme="minorHAnsi"/>
                          <w:sz w:val="20"/>
                          <w:szCs w:val="20"/>
                        </w:rPr>
                      </w:pPr>
                      <w:r w:rsidRPr="008E7EF0">
                        <w:rPr>
                          <w:rFonts w:asciiTheme="minorHAnsi" w:hAnsiTheme="minorHAnsi" w:cstheme="minorHAnsi"/>
                          <w:b/>
                          <w:color w:val="0070C0"/>
                          <w:sz w:val="20"/>
                          <w:szCs w:val="20"/>
                        </w:rPr>
                        <w:t xml:space="preserve">Pathway Scenario: Mutual Aid for Pooled </w:t>
                      </w:r>
                      <w:r w:rsidR="008E7EF0" w:rsidRPr="008E7EF0">
                        <w:rPr>
                          <w:rFonts w:asciiTheme="minorHAnsi" w:hAnsiTheme="minorHAnsi" w:cstheme="minorHAnsi"/>
                          <w:b/>
                          <w:color w:val="0070C0"/>
                          <w:sz w:val="20"/>
                          <w:szCs w:val="20"/>
                        </w:rPr>
                        <w:t>Non-Admitted</w:t>
                      </w:r>
                      <w:r w:rsidRPr="008E7EF0">
                        <w:rPr>
                          <w:rFonts w:asciiTheme="minorHAnsi" w:hAnsiTheme="minorHAnsi" w:cstheme="minorHAnsi"/>
                          <w:b/>
                          <w:color w:val="0070C0"/>
                          <w:sz w:val="20"/>
                          <w:szCs w:val="20"/>
                        </w:rPr>
                        <w:t xml:space="preserve"> Patients</w:t>
                      </w:r>
                      <w:r w:rsidRPr="008E7EF0">
                        <w:rPr>
                          <w:rFonts w:asciiTheme="minorHAnsi" w:hAnsiTheme="minorHAnsi" w:cstheme="minorHAnsi"/>
                          <w:color w:val="0070C0"/>
                          <w:sz w:val="20"/>
                          <w:szCs w:val="20"/>
                        </w:rPr>
                        <w:t xml:space="preserve">: </w:t>
                      </w:r>
                      <w:r w:rsidRPr="008E7EF0">
                        <w:rPr>
                          <w:rFonts w:asciiTheme="minorHAnsi" w:hAnsiTheme="minorHAnsi" w:cstheme="minorHAnsi"/>
                          <w:sz w:val="20"/>
                          <w:szCs w:val="20"/>
                        </w:rPr>
                        <w:t xml:space="preserve">Sean has a dental issue.  His GDP decides he should be referred to the hospital for further investigation.  Sean is added to a pooled Dental List at Kings College </w:t>
                      </w:r>
                      <w:r w:rsidR="008E7EF0" w:rsidRPr="008E7EF0">
                        <w:rPr>
                          <w:rFonts w:asciiTheme="minorHAnsi" w:hAnsiTheme="minorHAnsi" w:cstheme="minorHAnsi"/>
                          <w:sz w:val="20"/>
                          <w:szCs w:val="20"/>
                        </w:rPr>
                        <w:t>Hospital, the</w:t>
                      </w:r>
                      <w:r w:rsidRPr="008E7EF0">
                        <w:rPr>
                          <w:rFonts w:asciiTheme="minorHAnsi" w:hAnsiTheme="minorHAnsi" w:cstheme="minorHAnsi"/>
                          <w:sz w:val="20"/>
                          <w:szCs w:val="20"/>
                        </w:rPr>
                        <w:t xml:space="preserve"> waiting times for a first outpatient appointment is currently high due to demand on the service, but GSTT have capacity where the patient will be offered an appointment much sooner.  Mutual Aid is offered to Kings College </w:t>
                      </w:r>
                      <w:r w:rsidR="008E7EF0" w:rsidRPr="008E7EF0">
                        <w:rPr>
                          <w:rFonts w:asciiTheme="minorHAnsi" w:hAnsiTheme="minorHAnsi" w:cstheme="minorHAnsi"/>
                          <w:sz w:val="20"/>
                          <w:szCs w:val="20"/>
                        </w:rPr>
                        <w:t>Hospital,</w:t>
                      </w:r>
                      <w:r w:rsidRPr="008E7EF0">
                        <w:rPr>
                          <w:rFonts w:asciiTheme="minorHAnsi" w:hAnsiTheme="minorHAnsi" w:cstheme="minorHAnsi"/>
                          <w:sz w:val="20"/>
                          <w:szCs w:val="20"/>
                        </w:rPr>
                        <w:t xml:space="preserve"> and a list of pooled patients are sent to GSTT to book.  Sean agrees an appointment which will take place in eight weeks’ time and advised that the appointment will take place at GSTT.  Sean is happy that he will see a dental clinician sooner to address his issue. </w:t>
                      </w:r>
                    </w:p>
                  </w:txbxContent>
                </v:textbox>
                <w10:wrap anchorx="margin"/>
              </v:shape>
            </w:pict>
          </mc:Fallback>
        </mc:AlternateContent>
      </w:r>
    </w:p>
    <w:p w14:paraId="603E12B2" w14:textId="6A70D82D"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2CE9828C" w14:textId="77777777"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790CBDEF" w14:textId="77777777" w:rsidR="008E7EF0" w:rsidRPr="004745FC" w:rsidRDefault="008E7EF0"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1D1439CA" w14:textId="1CF3C156" w:rsidR="004D2372" w:rsidRPr="004745FC" w:rsidRDefault="004D2372"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sidRPr="004745FC">
        <w:rPr>
          <w:rFonts w:asciiTheme="minorHAnsi" w:hAnsiTheme="minorHAnsi" w:cstheme="minorHAnsi"/>
          <w:b/>
          <w:bCs/>
          <w:color w:val="0070C0"/>
          <w:sz w:val="20"/>
          <w:szCs w:val="20"/>
          <w:lang w:eastAsia="en-GB"/>
        </w:rPr>
        <w:t>R</w:t>
      </w:r>
      <w:r w:rsidR="001539D2" w:rsidRPr="004745FC">
        <w:rPr>
          <w:rFonts w:asciiTheme="minorHAnsi" w:hAnsiTheme="minorHAnsi" w:cstheme="minorHAnsi"/>
          <w:b/>
          <w:bCs/>
          <w:color w:val="0070C0"/>
          <w:sz w:val="20"/>
          <w:szCs w:val="20"/>
          <w:lang w:eastAsia="en-GB"/>
        </w:rPr>
        <w:t xml:space="preserve">eferral to </w:t>
      </w:r>
      <w:r w:rsidRPr="004745FC">
        <w:rPr>
          <w:rFonts w:asciiTheme="minorHAnsi" w:hAnsiTheme="minorHAnsi" w:cstheme="minorHAnsi"/>
          <w:b/>
          <w:bCs/>
          <w:color w:val="0070C0"/>
          <w:sz w:val="20"/>
          <w:szCs w:val="20"/>
          <w:lang w:eastAsia="en-GB"/>
        </w:rPr>
        <w:t>T</w:t>
      </w:r>
      <w:r w:rsidR="001539D2" w:rsidRPr="004745FC">
        <w:rPr>
          <w:rFonts w:asciiTheme="minorHAnsi" w:hAnsiTheme="minorHAnsi" w:cstheme="minorHAnsi"/>
          <w:b/>
          <w:bCs/>
          <w:color w:val="0070C0"/>
          <w:sz w:val="20"/>
          <w:szCs w:val="20"/>
          <w:lang w:eastAsia="en-GB"/>
        </w:rPr>
        <w:t>reatment</w:t>
      </w:r>
      <w:r w:rsidRPr="004745FC">
        <w:rPr>
          <w:rFonts w:asciiTheme="minorHAnsi" w:hAnsiTheme="minorHAnsi" w:cstheme="minorHAnsi"/>
          <w:b/>
          <w:bCs/>
          <w:color w:val="0070C0"/>
          <w:sz w:val="20"/>
          <w:szCs w:val="20"/>
          <w:lang w:eastAsia="en-GB"/>
        </w:rPr>
        <w:t xml:space="preserve"> Pathway </w:t>
      </w:r>
      <w:r w:rsidR="00CC3742" w:rsidRPr="004745FC">
        <w:rPr>
          <w:rFonts w:asciiTheme="minorHAnsi" w:hAnsiTheme="minorHAnsi" w:cstheme="minorHAnsi"/>
          <w:b/>
          <w:bCs/>
          <w:color w:val="0070C0"/>
          <w:sz w:val="20"/>
          <w:szCs w:val="20"/>
          <w:lang w:eastAsia="en-GB"/>
        </w:rPr>
        <w:t>Definitions</w:t>
      </w:r>
    </w:p>
    <w:p w14:paraId="2BF9BBCC" w14:textId="77777777" w:rsidR="00CC3742" w:rsidRPr="004745FC" w:rsidRDefault="00CC3742" w:rsidP="00C166D4">
      <w:pPr>
        <w:pStyle w:val="ListParagraph"/>
        <w:autoSpaceDE w:val="0"/>
        <w:autoSpaceDN w:val="0"/>
        <w:adjustRightInd w:val="0"/>
        <w:spacing w:after="0" w:line="240" w:lineRule="auto"/>
        <w:ind w:left="360"/>
        <w:rPr>
          <w:rFonts w:asciiTheme="minorHAnsi" w:hAnsiTheme="minorHAnsi" w:cstheme="minorHAnsi"/>
          <w:color w:val="0070C0"/>
          <w:sz w:val="20"/>
          <w:szCs w:val="20"/>
          <w:lang w:eastAsia="en-GB"/>
        </w:rPr>
      </w:pPr>
    </w:p>
    <w:p w14:paraId="26A64A8A" w14:textId="75960418" w:rsidR="004D2372" w:rsidRPr="004745FC" w:rsidRDefault="004D237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S</w:t>
      </w:r>
      <w:r w:rsidR="005F0041" w:rsidRPr="004745FC">
        <w:rPr>
          <w:rFonts w:asciiTheme="minorHAnsi" w:hAnsiTheme="minorHAnsi" w:cstheme="minorHAnsi"/>
          <w:color w:val="000000"/>
          <w:sz w:val="20"/>
          <w:szCs w:val="20"/>
          <w:lang w:eastAsia="en-GB"/>
        </w:rPr>
        <w:t xml:space="preserve">outh </w:t>
      </w:r>
      <w:r w:rsidRPr="004745FC">
        <w:rPr>
          <w:rFonts w:asciiTheme="minorHAnsi" w:hAnsiTheme="minorHAnsi" w:cstheme="minorHAnsi"/>
          <w:color w:val="000000"/>
          <w:sz w:val="20"/>
          <w:szCs w:val="20"/>
          <w:lang w:eastAsia="en-GB"/>
        </w:rPr>
        <w:t>E</w:t>
      </w:r>
      <w:r w:rsidR="005F0041" w:rsidRPr="004745FC">
        <w:rPr>
          <w:rFonts w:asciiTheme="minorHAnsi" w:hAnsiTheme="minorHAnsi" w:cstheme="minorHAnsi"/>
          <w:color w:val="000000"/>
          <w:sz w:val="20"/>
          <w:szCs w:val="20"/>
          <w:lang w:eastAsia="en-GB"/>
        </w:rPr>
        <w:t>ast</w:t>
      </w:r>
      <w:r w:rsidRPr="004745FC">
        <w:rPr>
          <w:rFonts w:asciiTheme="minorHAnsi" w:hAnsiTheme="minorHAnsi" w:cstheme="minorHAnsi"/>
          <w:color w:val="000000"/>
          <w:sz w:val="20"/>
          <w:szCs w:val="20"/>
          <w:lang w:eastAsia="en-GB"/>
        </w:rPr>
        <w:t xml:space="preserve"> London follows the definitions for waiting times published in the Department of Health publication </w:t>
      </w:r>
      <w:r w:rsidRPr="004745FC">
        <w:rPr>
          <w:rFonts w:asciiTheme="minorHAnsi" w:hAnsiTheme="minorHAnsi" w:cstheme="minorHAnsi"/>
          <w:i/>
          <w:iCs/>
          <w:color w:val="000000"/>
          <w:sz w:val="20"/>
          <w:szCs w:val="20"/>
          <w:lang w:eastAsia="en-GB"/>
        </w:rPr>
        <w:t xml:space="preserve">Referral to Treatment Consultant-led Waiting Times Rules Suite (October 2015). </w:t>
      </w:r>
    </w:p>
    <w:p w14:paraId="38EFC896" w14:textId="77777777" w:rsidR="00D6417C" w:rsidRDefault="00D6417C"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54866A45" w14:textId="590BE8D3" w:rsidR="004D2372" w:rsidRPr="004745FC" w:rsidRDefault="004D237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A</w:t>
      </w:r>
      <w:r w:rsidR="005B0BC7" w:rsidRPr="004745FC">
        <w:rPr>
          <w:rFonts w:asciiTheme="minorHAnsi" w:hAnsiTheme="minorHAnsi" w:cstheme="minorHAnsi"/>
          <w:color w:val="000000"/>
          <w:sz w:val="20"/>
          <w:szCs w:val="20"/>
          <w:lang w:eastAsia="en-GB"/>
        </w:rPr>
        <w:t>n RTT clock will start when a</w:t>
      </w:r>
      <w:r w:rsidRPr="004745FC">
        <w:rPr>
          <w:rFonts w:asciiTheme="minorHAnsi" w:hAnsiTheme="minorHAnsi" w:cstheme="minorHAnsi"/>
          <w:color w:val="000000"/>
          <w:sz w:val="20"/>
          <w:szCs w:val="20"/>
          <w:lang w:eastAsia="en-GB"/>
        </w:rPr>
        <w:t xml:space="preserve"> referral is made to: </w:t>
      </w:r>
    </w:p>
    <w:p w14:paraId="43A7C69D" w14:textId="77777777" w:rsidR="004D2372" w:rsidRPr="004745FC" w:rsidRDefault="004D2372" w:rsidP="00C166D4">
      <w:pPr>
        <w:autoSpaceDE w:val="0"/>
        <w:autoSpaceDN w:val="0"/>
        <w:adjustRightInd w:val="0"/>
        <w:spacing w:after="0" w:line="240" w:lineRule="auto"/>
        <w:rPr>
          <w:rFonts w:asciiTheme="minorHAnsi" w:hAnsiTheme="minorHAnsi" w:cstheme="minorHAnsi"/>
          <w:sz w:val="20"/>
          <w:szCs w:val="20"/>
          <w:lang w:eastAsia="en-GB"/>
        </w:rPr>
      </w:pPr>
    </w:p>
    <w:p w14:paraId="167B3DF1" w14:textId="77777777" w:rsidR="004D2372" w:rsidRPr="004745FC" w:rsidRDefault="004D2372"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A consultant-led service, regardless of setting, with the intention that the patient will be assessed and if appropriate, </w:t>
      </w:r>
      <w:r w:rsidR="005B0BC7" w:rsidRPr="004745FC">
        <w:rPr>
          <w:rFonts w:asciiTheme="minorHAnsi" w:hAnsiTheme="minorHAnsi" w:cstheme="minorHAnsi"/>
          <w:sz w:val="20"/>
          <w:szCs w:val="20"/>
          <w:lang w:eastAsia="en-GB"/>
        </w:rPr>
        <w:t xml:space="preserve">receive </w:t>
      </w:r>
      <w:r w:rsidRPr="004745FC">
        <w:rPr>
          <w:rFonts w:asciiTheme="minorHAnsi" w:hAnsiTheme="minorHAnsi" w:cstheme="minorHAnsi"/>
          <w:sz w:val="20"/>
          <w:szCs w:val="20"/>
          <w:lang w:eastAsia="en-GB"/>
        </w:rPr>
        <w:t>treat</w:t>
      </w:r>
      <w:r w:rsidR="005B0BC7" w:rsidRPr="004745FC">
        <w:rPr>
          <w:rFonts w:asciiTheme="minorHAnsi" w:hAnsiTheme="minorHAnsi" w:cstheme="minorHAnsi"/>
          <w:sz w:val="20"/>
          <w:szCs w:val="20"/>
          <w:lang w:eastAsia="en-GB"/>
        </w:rPr>
        <w:t>ment</w:t>
      </w:r>
      <w:r w:rsidRPr="004745FC">
        <w:rPr>
          <w:rFonts w:asciiTheme="minorHAnsi" w:hAnsiTheme="minorHAnsi" w:cstheme="minorHAnsi"/>
          <w:sz w:val="20"/>
          <w:szCs w:val="20"/>
          <w:lang w:eastAsia="en-GB"/>
        </w:rPr>
        <w:t xml:space="preserve">. </w:t>
      </w:r>
    </w:p>
    <w:p w14:paraId="11041647" w14:textId="77777777" w:rsidR="004D2372" w:rsidRPr="004745FC" w:rsidRDefault="004D2372"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An interface or assessment service, which may result in an onward referral to a consultant-led service. </w:t>
      </w:r>
    </w:p>
    <w:p w14:paraId="64D75F75" w14:textId="4BD69F70" w:rsidR="004D2372" w:rsidRPr="004745FC" w:rsidRDefault="004D2372"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Self-referral into a consultant-led service, where self-referral is a commissioned pathway and the referral has been ratified by the </w:t>
      </w:r>
      <w:r w:rsidR="004745FC" w:rsidRPr="004745FC">
        <w:rPr>
          <w:rFonts w:asciiTheme="minorHAnsi" w:hAnsiTheme="minorHAnsi" w:cstheme="minorHAnsi"/>
          <w:sz w:val="20"/>
          <w:szCs w:val="20"/>
          <w:lang w:eastAsia="en-GB"/>
        </w:rPr>
        <w:t>service.</w:t>
      </w:r>
      <w:r w:rsidRPr="004745FC">
        <w:rPr>
          <w:rFonts w:asciiTheme="minorHAnsi" w:hAnsiTheme="minorHAnsi" w:cstheme="minorHAnsi"/>
          <w:sz w:val="20"/>
          <w:szCs w:val="20"/>
          <w:lang w:eastAsia="en-GB"/>
        </w:rPr>
        <w:t xml:space="preserve"> </w:t>
      </w:r>
    </w:p>
    <w:p w14:paraId="3575F827" w14:textId="77777777" w:rsidR="004D2372" w:rsidRPr="004745FC" w:rsidRDefault="004D2372" w:rsidP="00C166D4">
      <w:pPr>
        <w:autoSpaceDE w:val="0"/>
        <w:autoSpaceDN w:val="0"/>
        <w:adjustRightInd w:val="0"/>
        <w:spacing w:after="0" w:line="240" w:lineRule="auto"/>
        <w:rPr>
          <w:rFonts w:asciiTheme="minorHAnsi" w:hAnsiTheme="minorHAnsi" w:cstheme="minorHAnsi"/>
          <w:sz w:val="20"/>
          <w:szCs w:val="20"/>
          <w:lang w:eastAsia="en-GB"/>
        </w:rPr>
      </w:pPr>
    </w:p>
    <w:p w14:paraId="09BDB22F" w14:textId="23A54857" w:rsidR="004D2372" w:rsidRPr="004745FC" w:rsidRDefault="004D2372"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waiting time clock will stop when first definitive treatment starts (i.e. an intervention is made with the intent to manage the patient’s disease, condition or injury and to avoid further intervention).  The waiting time clock may also stop when non-treatment has been decided as either clinically appropriate (including </w:t>
      </w:r>
      <w:r w:rsidR="005B0BC7" w:rsidRPr="004745FC">
        <w:rPr>
          <w:rFonts w:asciiTheme="minorHAnsi" w:hAnsiTheme="minorHAnsi" w:cstheme="minorHAnsi"/>
          <w:sz w:val="20"/>
          <w:szCs w:val="20"/>
          <w:lang w:eastAsia="en-GB"/>
        </w:rPr>
        <w:t xml:space="preserve">the start of </w:t>
      </w:r>
      <w:r w:rsidRPr="004745FC">
        <w:rPr>
          <w:rFonts w:asciiTheme="minorHAnsi" w:hAnsiTheme="minorHAnsi" w:cstheme="minorHAnsi"/>
          <w:sz w:val="20"/>
          <w:szCs w:val="20"/>
          <w:lang w:eastAsia="en-GB"/>
        </w:rPr>
        <w:t>active monitoring),</w:t>
      </w:r>
      <w:r w:rsidR="005B0BC7" w:rsidRPr="004745FC">
        <w:rPr>
          <w:rFonts w:asciiTheme="minorHAnsi" w:hAnsiTheme="minorHAnsi" w:cstheme="minorHAnsi"/>
          <w:sz w:val="20"/>
          <w:szCs w:val="20"/>
          <w:lang w:eastAsia="en-GB"/>
        </w:rPr>
        <w:t xml:space="preserve"> or</w:t>
      </w:r>
      <w:r w:rsidRPr="004745FC">
        <w:rPr>
          <w:rFonts w:asciiTheme="minorHAnsi" w:hAnsiTheme="minorHAnsi" w:cstheme="minorHAnsi"/>
          <w:sz w:val="20"/>
          <w:szCs w:val="20"/>
          <w:lang w:eastAsia="en-GB"/>
        </w:rPr>
        <w:t xml:space="preserve"> </w:t>
      </w:r>
      <w:r w:rsidR="005B0BC7" w:rsidRPr="004745FC">
        <w:rPr>
          <w:rFonts w:asciiTheme="minorHAnsi" w:hAnsiTheme="minorHAnsi" w:cstheme="minorHAnsi"/>
          <w:sz w:val="20"/>
          <w:szCs w:val="20"/>
          <w:lang w:eastAsia="en-GB"/>
        </w:rPr>
        <w:t xml:space="preserve">the </w:t>
      </w:r>
      <w:r w:rsidRPr="004745FC">
        <w:rPr>
          <w:rFonts w:asciiTheme="minorHAnsi" w:hAnsiTheme="minorHAnsi" w:cstheme="minorHAnsi"/>
          <w:sz w:val="20"/>
          <w:szCs w:val="20"/>
          <w:lang w:eastAsia="en-GB"/>
        </w:rPr>
        <w:t xml:space="preserve">patient has declined </w:t>
      </w:r>
      <w:r w:rsidR="00172626" w:rsidRPr="004745FC">
        <w:rPr>
          <w:rFonts w:asciiTheme="minorHAnsi" w:hAnsiTheme="minorHAnsi" w:cstheme="minorHAnsi"/>
          <w:sz w:val="20"/>
          <w:szCs w:val="20"/>
          <w:lang w:eastAsia="en-GB"/>
        </w:rPr>
        <w:t>treatment,</w:t>
      </w:r>
      <w:r w:rsidRPr="004745FC">
        <w:rPr>
          <w:rFonts w:asciiTheme="minorHAnsi" w:hAnsiTheme="minorHAnsi" w:cstheme="minorHAnsi"/>
          <w:sz w:val="20"/>
          <w:szCs w:val="20"/>
          <w:lang w:eastAsia="en-GB"/>
        </w:rPr>
        <w:t xml:space="preserve"> or </w:t>
      </w:r>
      <w:r w:rsidR="005B0BC7" w:rsidRPr="004745FC">
        <w:rPr>
          <w:rFonts w:asciiTheme="minorHAnsi" w:hAnsiTheme="minorHAnsi" w:cstheme="minorHAnsi"/>
          <w:sz w:val="20"/>
          <w:szCs w:val="20"/>
          <w:lang w:eastAsia="en-GB"/>
        </w:rPr>
        <w:t xml:space="preserve">the </w:t>
      </w:r>
      <w:r w:rsidRPr="004745FC">
        <w:rPr>
          <w:rFonts w:asciiTheme="minorHAnsi" w:hAnsiTheme="minorHAnsi" w:cstheme="minorHAnsi"/>
          <w:sz w:val="20"/>
          <w:szCs w:val="20"/>
          <w:lang w:eastAsia="en-GB"/>
        </w:rPr>
        <w:t>patient has failed to attend appointment</w:t>
      </w:r>
      <w:r w:rsidR="0011483F" w:rsidRPr="004745FC">
        <w:rPr>
          <w:rFonts w:asciiTheme="minorHAnsi" w:hAnsiTheme="minorHAnsi" w:cstheme="minorHAnsi"/>
          <w:sz w:val="20"/>
          <w:szCs w:val="20"/>
          <w:lang w:eastAsia="en-GB"/>
        </w:rPr>
        <w:t>/</w:t>
      </w:r>
      <w:r w:rsidR="00EF3C79" w:rsidRPr="004745FC">
        <w:rPr>
          <w:rFonts w:asciiTheme="minorHAnsi" w:hAnsiTheme="minorHAnsi" w:cstheme="minorHAnsi"/>
          <w:sz w:val="20"/>
          <w:szCs w:val="20"/>
          <w:lang w:eastAsia="en-GB"/>
        </w:rPr>
        <w:t>s.</w:t>
      </w:r>
      <w:r w:rsidRPr="004745FC">
        <w:rPr>
          <w:rFonts w:asciiTheme="minorHAnsi" w:hAnsiTheme="minorHAnsi" w:cstheme="minorHAnsi"/>
          <w:sz w:val="20"/>
          <w:szCs w:val="20"/>
          <w:lang w:eastAsia="en-GB"/>
        </w:rPr>
        <w:t xml:space="preserve"> </w:t>
      </w:r>
    </w:p>
    <w:p w14:paraId="4D696986" w14:textId="77777777" w:rsidR="00D67EDC" w:rsidRPr="004745FC" w:rsidRDefault="00D67EDC" w:rsidP="00C166D4">
      <w:pPr>
        <w:autoSpaceDE w:val="0"/>
        <w:autoSpaceDN w:val="0"/>
        <w:adjustRightInd w:val="0"/>
        <w:spacing w:after="0" w:line="240" w:lineRule="auto"/>
        <w:rPr>
          <w:rFonts w:asciiTheme="minorHAnsi" w:hAnsiTheme="minorHAnsi" w:cstheme="minorHAnsi"/>
          <w:sz w:val="20"/>
          <w:szCs w:val="20"/>
          <w:lang w:eastAsia="en-GB"/>
        </w:rPr>
      </w:pPr>
    </w:p>
    <w:p w14:paraId="0E55C6B8" w14:textId="1109D4D9" w:rsidR="00F76946" w:rsidRPr="004745FC" w:rsidRDefault="00F7694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A reasonable offer is defined as the offer of two or more appointments or admission dates, with at least three weeks’ notice from the time the offer is made (or 48 hours’ notice for patients on a cancer pathway)</w:t>
      </w:r>
      <w:r w:rsidR="008632D0" w:rsidRPr="004745FC">
        <w:rPr>
          <w:rFonts w:asciiTheme="minorHAnsi" w:hAnsiTheme="minorHAnsi" w:cstheme="minorHAnsi"/>
          <w:sz w:val="20"/>
          <w:szCs w:val="20"/>
          <w:lang w:eastAsia="en-GB"/>
        </w:rPr>
        <w:t xml:space="preserve"> or an appointment or admission date fully agreed with the patient with less than three </w:t>
      </w:r>
      <w:r w:rsidR="00172626" w:rsidRPr="004745FC">
        <w:rPr>
          <w:rFonts w:asciiTheme="minorHAnsi" w:hAnsiTheme="minorHAnsi" w:cstheme="minorHAnsi"/>
          <w:sz w:val="20"/>
          <w:szCs w:val="20"/>
          <w:lang w:eastAsia="en-GB"/>
        </w:rPr>
        <w:t>weeks’ notice</w:t>
      </w:r>
      <w:r w:rsidRPr="004745FC">
        <w:rPr>
          <w:rFonts w:asciiTheme="minorHAnsi" w:hAnsiTheme="minorHAnsi" w:cstheme="minorHAnsi"/>
          <w:sz w:val="20"/>
          <w:szCs w:val="20"/>
          <w:lang w:eastAsia="en-GB"/>
        </w:rPr>
        <w:t>. This definition applies to all appointment types, including face-to-face, telephone and video consultations.</w:t>
      </w:r>
    </w:p>
    <w:p w14:paraId="45F2ED91" w14:textId="77777777" w:rsidR="00F76946" w:rsidRPr="004745FC" w:rsidRDefault="00F76946" w:rsidP="00C166D4">
      <w:pPr>
        <w:autoSpaceDE w:val="0"/>
        <w:autoSpaceDN w:val="0"/>
        <w:adjustRightInd w:val="0"/>
        <w:spacing w:after="0" w:line="240" w:lineRule="auto"/>
        <w:rPr>
          <w:rFonts w:asciiTheme="minorHAnsi" w:hAnsiTheme="minorHAnsi" w:cstheme="minorHAnsi"/>
          <w:sz w:val="20"/>
          <w:szCs w:val="20"/>
          <w:lang w:eastAsia="en-GB"/>
        </w:rPr>
      </w:pPr>
    </w:p>
    <w:p w14:paraId="0BB543D6" w14:textId="48F4C676" w:rsidR="00F76946" w:rsidRPr="004745FC" w:rsidRDefault="00F7694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Where the patient declines one reasonable offer, the Trust must make at least one further reasonable offer. Declining a short-notice appointment (with less than three weeks’ notice) must not be considered as the patient declining treatment or being unavailable for care.</w:t>
      </w:r>
    </w:p>
    <w:p w14:paraId="43B7B3B1" w14:textId="77777777" w:rsidR="00F76946" w:rsidRPr="004745FC" w:rsidRDefault="00F76946" w:rsidP="00C166D4">
      <w:pPr>
        <w:autoSpaceDE w:val="0"/>
        <w:autoSpaceDN w:val="0"/>
        <w:adjustRightInd w:val="0"/>
        <w:spacing w:after="0" w:line="240" w:lineRule="auto"/>
        <w:rPr>
          <w:rFonts w:asciiTheme="minorHAnsi" w:hAnsiTheme="minorHAnsi" w:cstheme="minorHAnsi"/>
          <w:sz w:val="20"/>
          <w:szCs w:val="20"/>
          <w:lang w:eastAsia="en-GB"/>
        </w:rPr>
      </w:pPr>
    </w:p>
    <w:p w14:paraId="204B42EC" w14:textId="752A4A27" w:rsidR="00F76946" w:rsidRPr="004745FC" w:rsidRDefault="00F7694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Wherever possible, appointment dates should be agreed verbally with the patient and followed up in writing. All offers and patient responses must be clearly documented in the Patient Administration System.</w:t>
      </w:r>
      <w:r w:rsidR="001B6421"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Particular care must be taken to ensure that patients with additional needs (e.g. communication, accessibility, safeguarding) are not disadvantaged in how reasonable offers are made and recorded.</w:t>
      </w:r>
    </w:p>
    <w:p w14:paraId="4B8E1D29" w14:textId="77777777" w:rsidR="006612E4" w:rsidRDefault="006612E4" w:rsidP="00C166D4">
      <w:pPr>
        <w:autoSpaceDE w:val="0"/>
        <w:autoSpaceDN w:val="0"/>
        <w:adjustRightInd w:val="0"/>
        <w:spacing w:after="0" w:line="240" w:lineRule="auto"/>
        <w:rPr>
          <w:rFonts w:asciiTheme="minorHAnsi" w:hAnsiTheme="minorHAnsi" w:cstheme="minorHAnsi"/>
          <w:sz w:val="20"/>
          <w:szCs w:val="20"/>
        </w:rPr>
      </w:pPr>
    </w:p>
    <w:p w14:paraId="24E661FF" w14:textId="77777777" w:rsidR="00D6417C" w:rsidRDefault="00D6417C" w:rsidP="00C166D4">
      <w:pPr>
        <w:autoSpaceDE w:val="0"/>
        <w:autoSpaceDN w:val="0"/>
        <w:adjustRightInd w:val="0"/>
        <w:spacing w:after="0" w:line="240" w:lineRule="auto"/>
        <w:rPr>
          <w:rFonts w:asciiTheme="minorHAnsi" w:hAnsiTheme="minorHAnsi" w:cstheme="minorHAnsi"/>
          <w:sz w:val="20"/>
          <w:szCs w:val="20"/>
        </w:rPr>
      </w:pPr>
    </w:p>
    <w:p w14:paraId="7D1E036A" w14:textId="77777777" w:rsidR="00D6417C" w:rsidRPr="004745FC" w:rsidRDefault="00D6417C" w:rsidP="00C166D4">
      <w:pPr>
        <w:autoSpaceDE w:val="0"/>
        <w:autoSpaceDN w:val="0"/>
        <w:adjustRightInd w:val="0"/>
        <w:spacing w:after="0" w:line="240" w:lineRule="auto"/>
        <w:rPr>
          <w:rFonts w:asciiTheme="minorHAnsi" w:hAnsiTheme="minorHAnsi" w:cstheme="minorHAnsi"/>
          <w:sz w:val="20"/>
          <w:szCs w:val="20"/>
        </w:rPr>
      </w:pPr>
    </w:p>
    <w:p w14:paraId="260180FE" w14:textId="1B36630D" w:rsidR="006612E4" w:rsidRPr="00636043" w:rsidRDefault="00CC3742" w:rsidP="00636043">
      <w:pPr>
        <w:pStyle w:val="ListParagraph"/>
        <w:numPr>
          <w:ilvl w:val="0"/>
          <w:numId w:val="3"/>
        </w:numPr>
        <w:autoSpaceDE w:val="0"/>
        <w:autoSpaceDN w:val="0"/>
        <w:adjustRightInd w:val="0"/>
        <w:spacing w:after="0" w:line="240" w:lineRule="auto"/>
        <w:ind w:left="426" w:hanging="426"/>
        <w:rPr>
          <w:rFonts w:asciiTheme="minorHAnsi" w:hAnsiTheme="minorHAnsi" w:cstheme="minorHAnsi"/>
          <w:b/>
          <w:color w:val="0070C0"/>
          <w:sz w:val="20"/>
          <w:szCs w:val="20"/>
          <w:lang w:eastAsia="en-GB"/>
        </w:rPr>
      </w:pPr>
      <w:r w:rsidRPr="00636043">
        <w:rPr>
          <w:rFonts w:asciiTheme="minorHAnsi" w:hAnsiTheme="minorHAnsi" w:cstheme="minorHAnsi"/>
          <w:b/>
          <w:color w:val="0070C0"/>
          <w:sz w:val="20"/>
          <w:szCs w:val="20"/>
          <w:lang w:eastAsia="en-GB"/>
        </w:rPr>
        <w:t>INTRODUCTION</w:t>
      </w:r>
    </w:p>
    <w:p w14:paraId="22BE549C" w14:textId="77777777" w:rsidR="00CC3742" w:rsidRPr="004745FC" w:rsidRDefault="00CC3742" w:rsidP="00C166D4">
      <w:pPr>
        <w:pStyle w:val="ListParagraph"/>
        <w:autoSpaceDE w:val="0"/>
        <w:autoSpaceDN w:val="0"/>
        <w:adjustRightInd w:val="0"/>
        <w:spacing w:after="0" w:line="240" w:lineRule="auto"/>
        <w:rPr>
          <w:rFonts w:asciiTheme="minorHAnsi" w:hAnsiTheme="minorHAnsi" w:cstheme="minorHAnsi"/>
          <w:b/>
          <w:color w:val="0070C0"/>
          <w:sz w:val="20"/>
          <w:szCs w:val="20"/>
          <w:lang w:eastAsia="en-GB"/>
        </w:rPr>
      </w:pPr>
    </w:p>
    <w:p w14:paraId="7AC0B152" w14:textId="77777777" w:rsidR="006612E4" w:rsidRPr="004745FC" w:rsidRDefault="006612E4"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color w:val="000000"/>
          <w:sz w:val="20"/>
          <w:szCs w:val="20"/>
          <w:lang w:eastAsia="en-GB"/>
        </w:rPr>
        <w:t xml:space="preserve">All </w:t>
      </w:r>
      <w:r w:rsidR="002971E6" w:rsidRPr="004745FC">
        <w:rPr>
          <w:rFonts w:asciiTheme="minorHAnsi" w:hAnsiTheme="minorHAnsi" w:cstheme="minorHAnsi"/>
          <w:color w:val="000000"/>
          <w:sz w:val="20"/>
          <w:szCs w:val="20"/>
          <w:lang w:eastAsia="en-GB"/>
        </w:rPr>
        <w:t>S</w:t>
      </w:r>
      <w:r w:rsidR="00573A64" w:rsidRPr="004745FC">
        <w:rPr>
          <w:rFonts w:asciiTheme="minorHAnsi" w:hAnsiTheme="minorHAnsi" w:cstheme="minorHAnsi"/>
          <w:color w:val="000000"/>
          <w:sz w:val="20"/>
          <w:szCs w:val="20"/>
          <w:lang w:eastAsia="en-GB"/>
        </w:rPr>
        <w:t xml:space="preserve">outh </w:t>
      </w:r>
      <w:r w:rsidR="002971E6" w:rsidRPr="004745FC">
        <w:rPr>
          <w:rFonts w:asciiTheme="minorHAnsi" w:hAnsiTheme="minorHAnsi" w:cstheme="minorHAnsi"/>
          <w:color w:val="000000"/>
          <w:sz w:val="20"/>
          <w:szCs w:val="20"/>
          <w:lang w:eastAsia="en-GB"/>
        </w:rPr>
        <w:t>E</w:t>
      </w:r>
      <w:r w:rsidR="00573A64" w:rsidRPr="004745FC">
        <w:rPr>
          <w:rFonts w:asciiTheme="minorHAnsi" w:hAnsiTheme="minorHAnsi" w:cstheme="minorHAnsi"/>
          <w:color w:val="000000"/>
          <w:sz w:val="20"/>
          <w:szCs w:val="20"/>
          <w:lang w:eastAsia="en-GB"/>
        </w:rPr>
        <w:t>ast</w:t>
      </w:r>
      <w:r w:rsidRPr="004745FC">
        <w:rPr>
          <w:rFonts w:asciiTheme="minorHAnsi" w:hAnsiTheme="minorHAnsi" w:cstheme="minorHAnsi"/>
          <w:color w:val="000000"/>
          <w:sz w:val="20"/>
          <w:szCs w:val="20"/>
          <w:lang w:eastAsia="en-GB"/>
        </w:rPr>
        <w:t xml:space="preserve"> London Trusts are dedicated to providing exemplary clinical services, recognising that the key principle is that patients must be referred, diagnosed and treated as soon as possible and ensuring that the appropriate clinical prioritisation is in place reflecting any external factors outside of the control of the </w:t>
      </w:r>
      <w:r w:rsidR="00573A64" w:rsidRPr="004745FC">
        <w:rPr>
          <w:rFonts w:asciiTheme="minorHAnsi" w:hAnsiTheme="minorHAnsi" w:cstheme="minorHAnsi"/>
          <w:color w:val="000000"/>
          <w:sz w:val="20"/>
          <w:szCs w:val="20"/>
          <w:lang w:eastAsia="en-GB"/>
        </w:rPr>
        <w:t>South East London</w:t>
      </w:r>
      <w:r w:rsidRPr="004745FC">
        <w:rPr>
          <w:rFonts w:asciiTheme="minorHAnsi" w:hAnsiTheme="minorHAnsi" w:cstheme="minorHAnsi"/>
          <w:color w:val="000000"/>
          <w:sz w:val="20"/>
          <w:szCs w:val="20"/>
          <w:lang w:eastAsia="en-GB"/>
        </w:rPr>
        <w:t xml:space="preserve"> provider trusts.</w:t>
      </w:r>
      <w:r w:rsidR="00573A64"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All Trusts are committed to reducing waiting time</w:t>
      </w:r>
      <w:r w:rsidR="002971E6" w:rsidRPr="004745FC">
        <w:rPr>
          <w:rFonts w:asciiTheme="minorHAnsi" w:hAnsiTheme="minorHAnsi" w:cstheme="minorHAnsi"/>
          <w:sz w:val="20"/>
          <w:szCs w:val="20"/>
          <w:lang w:eastAsia="en-GB"/>
        </w:rPr>
        <w:t>s</w:t>
      </w:r>
      <w:r w:rsidRPr="004745FC">
        <w:rPr>
          <w:rFonts w:asciiTheme="minorHAnsi" w:hAnsiTheme="minorHAnsi" w:cstheme="minorHAnsi"/>
          <w:sz w:val="20"/>
          <w:szCs w:val="20"/>
          <w:lang w:eastAsia="en-GB"/>
        </w:rPr>
        <w:t xml:space="preserve">, which includes offering timely and reliable access to services in line with the NHS </w:t>
      </w:r>
      <w:r w:rsidR="00573A64" w:rsidRPr="004745FC">
        <w:rPr>
          <w:rFonts w:asciiTheme="minorHAnsi" w:hAnsiTheme="minorHAnsi" w:cstheme="minorHAnsi"/>
          <w:sz w:val="20"/>
          <w:szCs w:val="20"/>
          <w:lang w:eastAsia="en-GB"/>
        </w:rPr>
        <w:t>Constitution, c</w:t>
      </w:r>
      <w:r w:rsidR="002971E6" w:rsidRPr="004745FC">
        <w:rPr>
          <w:rFonts w:asciiTheme="minorHAnsi" w:hAnsiTheme="minorHAnsi" w:cstheme="minorHAnsi"/>
          <w:sz w:val="20"/>
          <w:szCs w:val="20"/>
          <w:lang w:eastAsia="en-GB"/>
        </w:rPr>
        <w:t>linical prioritis</w:t>
      </w:r>
      <w:r w:rsidRPr="004745FC">
        <w:rPr>
          <w:rFonts w:asciiTheme="minorHAnsi" w:hAnsiTheme="minorHAnsi" w:cstheme="minorHAnsi"/>
          <w:sz w:val="20"/>
          <w:szCs w:val="20"/>
          <w:lang w:eastAsia="en-GB"/>
        </w:rPr>
        <w:t xml:space="preserve">ation, and national waiting time standards. </w:t>
      </w:r>
    </w:p>
    <w:p w14:paraId="4D5F9006" w14:textId="77777777" w:rsidR="00573A64" w:rsidRPr="004745FC" w:rsidRDefault="00573A64" w:rsidP="00C166D4">
      <w:pPr>
        <w:autoSpaceDE w:val="0"/>
        <w:autoSpaceDN w:val="0"/>
        <w:adjustRightInd w:val="0"/>
        <w:spacing w:after="0" w:line="240" w:lineRule="auto"/>
        <w:rPr>
          <w:rFonts w:asciiTheme="minorHAnsi" w:hAnsiTheme="minorHAnsi" w:cstheme="minorHAnsi"/>
          <w:sz w:val="20"/>
          <w:szCs w:val="20"/>
          <w:lang w:eastAsia="en-GB"/>
        </w:rPr>
      </w:pPr>
    </w:p>
    <w:p w14:paraId="66250C1F" w14:textId="77777777" w:rsidR="006612E4" w:rsidRPr="004745FC" w:rsidRDefault="006612E4"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This policy sets out the rules and principles under which all </w:t>
      </w:r>
      <w:r w:rsidR="00573A64" w:rsidRPr="004745FC">
        <w:rPr>
          <w:rFonts w:asciiTheme="minorHAnsi" w:hAnsiTheme="minorHAnsi" w:cstheme="minorHAnsi"/>
          <w:sz w:val="20"/>
          <w:szCs w:val="20"/>
          <w:lang w:eastAsia="en-GB"/>
        </w:rPr>
        <w:t>South East London</w:t>
      </w:r>
      <w:r w:rsidRPr="004745FC">
        <w:rPr>
          <w:rFonts w:asciiTheme="minorHAnsi" w:hAnsiTheme="minorHAnsi" w:cstheme="minorHAnsi"/>
          <w:sz w:val="20"/>
          <w:szCs w:val="20"/>
          <w:lang w:eastAsia="en-GB"/>
        </w:rPr>
        <w:t xml:space="preserve"> Trusts manages electi</w:t>
      </w:r>
      <w:r w:rsidR="00573A64" w:rsidRPr="004745FC">
        <w:rPr>
          <w:rFonts w:asciiTheme="minorHAnsi" w:hAnsiTheme="minorHAnsi" w:cstheme="minorHAnsi"/>
          <w:sz w:val="20"/>
          <w:szCs w:val="20"/>
          <w:lang w:eastAsia="en-GB"/>
        </w:rPr>
        <w:t>ve access care via:</w:t>
      </w:r>
      <w:r w:rsidRPr="004745FC">
        <w:rPr>
          <w:rFonts w:asciiTheme="minorHAnsi" w:hAnsiTheme="minorHAnsi" w:cstheme="minorHAnsi"/>
          <w:sz w:val="20"/>
          <w:szCs w:val="20"/>
          <w:lang w:eastAsia="en-GB"/>
        </w:rPr>
        <w:t xml:space="preserve"> </w:t>
      </w:r>
    </w:p>
    <w:p w14:paraId="364EE837" w14:textId="77777777" w:rsidR="002971E6" w:rsidRPr="004745FC" w:rsidRDefault="002971E6" w:rsidP="00C166D4">
      <w:pPr>
        <w:autoSpaceDE w:val="0"/>
        <w:autoSpaceDN w:val="0"/>
        <w:adjustRightInd w:val="0"/>
        <w:spacing w:after="0" w:line="240" w:lineRule="auto"/>
        <w:rPr>
          <w:rFonts w:asciiTheme="minorHAnsi" w:hAnsiTheme="minorHAnsi" w:cstheme="minorHAnsi"/>
          <w:sz w:val="20"/>
          <w:szCs w:val="20"/>
          <w:lang w:eastAsia="en-GB"/>
        </w:rPr>
      </w:pPr>
    </w:p>
    <w:p w14:paraId="0C2F4F7D" w14:textId="77777777" w:rsidR="006612E4" w:rsidRPr="004745FC" w:rsidRDefault="00573A64"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Timely triage/advice and</w:t>
      </w:r>
      <w:r w:rsidR="002971E6" w:rsidRPr="004745FC">
        <w:rPr>
          <w:rFonts w:asciiTheme="minorHAnsi" w:hAnsiTheme="minorHAnsi" w:cstheme="minorHAnsi"/>
          <w:sz w:val="20"/>
          <w:szCs w:val="20"/>
          <w:lang w:eastAsia="en-GB"/>
        </w:rPr>
        <w:t xml:space="preserve"> guidance responses</w:t>
      </w:r>
    </w:p>
    <w:p w14:paraId="0E092928" w14:textId="77777777" w:rsidR="002971E6" w:rsidRPr="004745FC" w:rsidRDefault="002971E6"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outpatient appointments </w:t>
      </w:r>
    </w:p>
    <w:p w14:paraId="107CA698" w14:textId="77777777" w:rsidR="006612E4" w:rsidRPr="004745FC" w:rsidRDefault="006612E4"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diagnostics </w:t>
      </w:r>
    </w:p>
    <w:p w14:paraId="190FDE80" w14:textId="77777777" w:rsidR="006612E4" w:rsidRPr="004745FC" w:rsidRDefault="006612E4"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elective inpatient treatment </w:t>
      </w:r>
    </w:p>
    <w:p w14:paraId="10D7A0B5" w14:textId="77777777" w:rsidR="006612E4" w:rsidRPr="004745FC" w:rsidRDefault="006612E4"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day case treatment </w:t>
      </w:r>
    </w:p>
    <w:p w14:paraId="3B3CE8D1" w14:textId="77777777" w:rsidR="006612E4" w:rsidRPr="004745FC" w:rsidRDefault="006612E4" w:rsidP="00C166D4">
      <w:pPr>
        <w:autoSpaceDE w:val="0"/>
        <w:autoSpaceDN w:val="0"/>
        <w:adjustRightInd w:val="0"/>
        <w:spacing w:after="0" w:line="240" w:lineRule="auto"/>
        <w:rPr>
          <w:rFonts w:asciiTheme="minorHAnsi" w:hAnsiTheme="minorHAnsi" w:cstheme="minorHAnsi"/>
          <w:sz w:val="20"/>
          <w:szCs w:val="20"/>
          <w:lang w:eastAsia="en-GB"/>
        </w:rPr>
      </w:pPr>
    </w:p>
    <w:p w14:paraId="2ABC6215" w14:textId="025804E8" w:rsidR="006612E4" w:rsidRPr="004745FC" w:rsidRDefault="006612E4"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This policy is designed to ensure </w:t>
      </w:r>
      <w:r w:rsidR="0011483F" w:rsidRPr="004745FC">
        <w:rPr>
          <w:rFonts w:asciiTheme="minorHAnsi" w:hAnsiTheme="minorHAnsi" w:cstheme="minorHAnsi"/>
          <w:sz w:val="20"/>
          <w:szCs w:val="20"/>
          <w:lang w:eastAsia="en-GB"/>
        </w:rPr>
        <w:t xml:space="preserve">the </w:t>
      </w:r>
      <w:r w:rsidRPr="004745FC">
        <w:rPr>
          <w:rFonts w:asciiTheme="minorHAnsi" w:hAnsiTheme="minorHAnsi" w:cstheme="minorHAnsi"/>
          <w:sz w:val="20"/>
          <w:szCs w:val="20"/>
          <w:lang w:eastAsia="en-GB"/>
        </w:rPr>
        <w:t>management of elective patient access to se</w:t>
      </w:r>
      <w:r w:rsidR="00573A64" w:rsidRPr="004745FC">
        <w:rPr>
          <w:rFonts w:asciiTheme="minorHAnsi" w:hAnsiTheme="minorHAnsi" w:cstheme="minorHAnsi"/>
          <w:sz w:val="20"/>
          <w:szCs w:val="20"/>
          <w:lang w:eastAsia="en-GB"/>
        </w:rPr>
        <w:t xml:space="preserve">rvices is transparent, fair, </w:t>
      </w:r>
      <w:r w:rsidRPr="004745FC">
        <w:rPr>
          <w:rFonts w:asciiTheme="minorHAnsi" w:hAnsiTheme="minorHAnsi" w:cstheme="minorHAnsi"/>
          <w:sz w:val="20"/>
          <w:szCs w:val="20"/>
          <w:lang w:eastAsia="en-GB"/>
        </w:rPr>
        <w:t xml:space="preserve">equitable and managed according to clinical priority. </w:t>
      </w:r>
      <w:r w:rsidR="00573A64"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Patients with the same clinical priority should be treated in date order (with the longest waiting patient treated first)</w:t>
      </w:r>
      <w:r w:rsidR="00573A64" w:rsidRPr="004745FC">
        <w:rPr>
          <w:rFonts w:asciiTheme="minorHAnsi" w:hAnsiTheme="minorHAnsi" w:cstheme="minorHAnsi"/>
          <w:sz w:val="20"/>
          <w:szCs w:val="20"/>
          <w:lang w:eastAsia="en-GB"/>
        </w:rPr>
        <w:t>.</w:t>
      </w:r>
      <w:r w:rsidR="00CC3742"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This document has been written in conjunction with all </w:t>
      </w:r>
      <w:r w:rsidR="00573A64" w:rsidRPr="004745FC">
        <w:rPr>
          <w:rFonts w:asciiTheme="minorHAnsi" w:hAnsiTheme="minorHAnsi" w:cstheme="minorHAnsi"/>
          <w:sz w:val="20"/>
          <w:szCs w:val="20"/>
          <w:lang w:eastAsia="en-GB"/>
        </w:rPr>
        <w:t>South East London</w:t>
      </w:r>
      <w:r w:rsidRPr="004745FC">
        <w:rPr>
          <w:rFonts w:asciiTheme="minorHAnsi" w:hAnsiTheme="minorHAnsi" w:cstheme="minorHAnsi"/>
          <w:sz w:val="20"/>
          <w:szCs w:val="20"/>
          <w:lang w:eastAsia="en-GB"/>
        </w:rPr>
        <w:t xml:space="preserve"> Trusts and their main commissioners and replaces any previous </w:t>
      </w:r>
      <w:r w:rsidR="002971E6" w:rsidRPr="004745FC">
        <w:rPr>
          <w:rFonts w:asciiTheme="minorHAnsi" w:hAnsiTheme="minorHAnsi" w:cstheme="minorHAnsi"/>
          <w:sz w:val="20"/>
          <w:szCs w:val="20"/>
          <w:lang w:eastAsia="en-GB"/>
        </w:rPr>
        <w:t>Elective Access Policies</w:t>
      </w:r>
      <w:r w:rsidRPr="004745FC">
        <w:rPr>
          <w:rFonts w:asciiTheme="minorHAnsi" w:hAnsiTheme="minorHAnsi" w:cstheme="minorHAnsi"/>
          <w:sz w:val="20"/>
          <w:szCs w:val="20"/>
          <w:lang w:eastAsia="en-GB"/>
        </w:rPr>
        <w:t xml:space="preserve">. </w:t>
      </w:r>
      <w:r w:rsidR="002971E6"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It will be reviewed and ratified at least annually or earlier if there are changes to national elective access rules or locally (</w:t>
      </w:r>
      <w:r w:rsidR="002971E6" w:rsidRPr="004745FC">
        <w:rPr>
          <w:rFonts w:asciiTheme="minorHAnsi" w:hAnsiTheme="minorHAnsi" w:cstheme="minorHAnsi"/>
          <w:sz w:val="20"/>
          <w:szCs w:val="20"/>
          <w:lang w:eastAsia="en-GB"/>
        </w:rPr>
        <w:t>SE</w:t>
      </w:r>
      <w:r w:rsidRPr="004745FC">
        <w:rPr>
          <w:rFonts w:asciiTheme="minorHAnsi" w:hAnsiTheme="minorHAnsi" w:cstheme="minorHAnsi"/>
          <w:sz w:val="20"/>
          <w:szCs w:val="20"/>
          <w:lang w:eastAsia="en-GB"/>
        </w:rPr>
        <w:t>L wide) agreed principles</w:t>
      </w:r>
      <w:r w:rsidR="00573A64" w:rsidRPr="004745FC">
        <w:rPr>
          <w:rFonts w:asciiTheme="minorHAnsi" w:hAnsiTheme="minorHAnsi" w:cstheme="minorHAnsi"/>
          <w:sz w:val="20"/>
          <w:szCs w:val="20"/>
          <w:lang w:eastAsia="en-GB"/>
        </w:rPr>
        <w:t>.</w:t>
      </w:r>
      <w:r w:rsidRPr="004745FC">
        <w:rPr>
          <w:rFonts w:asciiTheme="minorHAnsi" w:hAnsiTheme="minorHAnsi" w:cstheme="minorHAnsi"/>
          <w:sz w:val="20"/>
          <w:szCs w:val="20"/>
          <w:lang w:eastAsia="en-GB"/>
        </w:rPr>
        <w:t xml:space="preserve"> </w:t>
      </w:r>
      <w:r w:rsidR="00573A64"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This document defines the accountabilities and responsibilities of those involved in the processes detailed in this policy as well as what is expected from the patient and their </w:t>
      </w:r>
      <w:r w:rsidR="00EF3C79" w:rsidRPr="004745FC">
        <w:rPr>
          <w:rFonts w:asciiTheme="minorHAnsi" w:hAnsiTheme="minorHAnsi" w:cstheme="minorHAnsi"/>
          <w:sz w:val="20"/>
          <w:szCs w:val="20"/>
          <w:lang w:eastAsia="en-GB"/>
        </w:rPr>
        <w:t>referrer.</w:t>
      </w:r>
    </w:p>
    <w:p w14:paraId="180B9666" w14:textId="1D4D34BF" w:rsidR="00A25360" w:rsidRPr="004745FC" w:rsidRDefault="00A25360" w:rsidP="00C166D4">
      <w:pPr>
        <w:autoSpaceDE w:val="0"/>
        <w:autoSpaceDN w:val="0"/>
        <w:adjustRightInd w:val="0"/>
        <w:spacing w:after="0" w:line="240" w:lineRule="auto"/>
        <w:rPr>
          <w:rFonts w:asciiTheme="minorHAnsi" w:hAnsiTheme="minorHAnsi" w:cstheme="minorHAnsi"/>
          <w:sz w:val="20"/>
          <w:szCs w:val="20"/>
          <w:lang w:eastAsia="en-GB"/>
        </w:rPr>
      </w:pPr>
    </w:p>
    <w:p w14:paraId="0F958792" w14:textId="77777777" w:rsidR="002971E6" w:rsidRPr="004745FC" w:rsidRDefault="00CC3742" w:rsidP="00636043">
      <w:pPr>
        <w:pStyle w:val="ListParagraph"/>
        <w:numPr>
          <w:ilvl w:val="0"/>
          <w:numId w:val="3"/>
        </w:numPr>
        <w:autoSpaceDE w:val="0"/>
        <w:autoSpaceDN w:val="0"/>
        <w:adjustRightInd w:val="0"/>
        <w:spacing w:after="0" w:line="240" w:lineRule="auto"/>
        <w:ind w:left="426" w:hanging="426"/>
        <w:rPr>
          <w:rFonts w:asciiTheme="minorHAnsi" w:hAnsiTheme="minorHAnsi" w:cstheme="minorHAnsi"/>
          <w:b/>
          <w:bCs/>
          <w:color w:val="0070C0"/>
          <w:sz w:val="20"/>
          <w:szCs w:val="20"/>
          <w:lang w:eastAsia="en-GB"/>
        </w:rPr>
      </w:pPr>
      <w:r w:rsidRPr="004745FC">
        <w:rPr>
          <w:rFonts w:asciiTheme="minorHAnsi" w:hAnsiTheme="minorHAnsi" w:cstheme="minorHAnsi"/>
          <w:b/>
          <w:bCs/>
          <w:color w:val="0070C0"/>
          <w:sz w:val="20"/>
          <w:szCs w:val="20"/>
          <w:lang w:eastAsia="en-GB"/>
        </w:rPr>
        <w:t>GENERAL ELECTIVE ACCESS PRINCIPLES</w:t>
      </w:r>
      <w:r w:rsidR="00A25360" w:rsidRPr="004745FC">
        <w:rPr>
          <w:rFonts w:asciiTheme="minorHAnsi" w:hAnsiTheme="minorHAnsi" w:cstheme="minorHAnsi"/>
          <w:b/>
          <w:bCs/>
          <w:color w:val="0070C0"/>
          <w:sz w:val="20"/>
          <w:szCs w:val="20"/>
          <w:lang w:eastAsia="en-GB"/>
        </w:rPr>
        <w:t xml:space="preserve"> </w:t>
      </w:r>
    </w:p>
    <w:p w14:paraId="767EAE93" w14:textId="77777777" w:rsidR="00C833B3" w:rsidRPr="004745FC" w:rsidRDefault="00C833B3" w:rsidP="00C166D4">
      <w:pPr>
        <w:pStyle w:val="ListParagraph"/>
        <w:autoSpaceDE w:val="0"/>
        <w:autoSpaceDN w:val="0"/>
        <w:adjustRightInd w:val="0"/>
        <w:spacing w:after="0" w:line="240" w:lineRule="auto"/>
        <w:rPr>
          <w:rFonts w:asciiTheme="minorHAnsi" w:hAnsiTheme="minorHAnsi" w:cstheme="minorHAnsi"/>
          <w:color w:val="0070C0"/>
          <w:sz w:val="20"/>
          <w:szCs w:val="20"/>
          <w:lang w:eastAsia="en-GB"/>
        </w:rPr>
      </w:pPr>
    </w:p>
    <w:p w14:paraId="74FC22A1" w14:textId="7DC9C31C" w:rsidR="002971E6" w:rsidRPr="004745FC" w:rsidRDefault="002971E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NHS has set maximum waiting time standards for elective access to care (including cancer) come under two </w:t>
      </w:r>
      <w:r w:rsidR="00172626" w:rsidRPr="004745FC">
        <w:rPr>
          <w:rFonts w:asciiTheme="minorHAnsi" w:hAnsiTheme="minorHAnsi" w:cstheme="minorHAnsi"/>
          <w:color w:val="000000"/>
          <w:sz w:val="20"/>
          <w:szCs w:val="20"/>
          <w:lang w:eastAsia="en-GB"/>
        </w:rPr>
        <w:t>headings.</w:t>
      </w:r>
      <w:r w:rsidRPr="004745FC">
        <w:rPr>
          <w:rFonts w:asciiTheme="minorHAnsi" w:hAnsiTheme="minorHAnsi" w:cstheme="minorHAnsi"/>
          <w:color w:val="000000"/>
          <w:sz w:val="20"/>
          <w:szCs w:val="20"/>
          <w:lang w:eastAsia="en-GB"/>
        </w:rPr>
        <w:t xml:space="preserve"> </w:t>
      </w:r>
    </w:p>
    <w:p w14:paraId="34806A1B" w14:textId="77777777" w:rsidR="00172626" w:rsidRPr="004745FC" w:rsidRDefault="0017262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07C9639E" w14:textId="5612FF1C" w:rsidR="002971E6" w:rsidRPr="004745FC" w:rsidRDefault="002971E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individual patient rights (NHS constitution) </w:t>
      </w:r>
      <w:r w:rsidR="00B80265" w:rsidRPr="004745FC">
        <w:rPr>
          <w:rFonts w:asciiTheme="minorHAnsi" w:hAnsiTheme="minorHAnsi" w:cstheme="minorHAnsi"/>
          <w:color w:val="000000"/>
          <w:sz w:val="20"/>
          <w:szCs w:val="20"/>
          <w:lang w:eastAsia="en-GB"/>
        </w:rPr>
        <w:t>i</w:t>
      </w:r>
      <w:r w:rsidR="000731D8" w:rsidRPr="004745FC">
        <w:rPr>
          <w:rFonts w:asciiTheme="minorHAnsi" w:hAnsiTheme="minorHAnsi" w:cstheme="minorHAnsi"/>
          <w:sz w:val="20"/>
          <w:szCs w:val="20"/>
        </w:rPr>
        <w:t xml:space="preserve">n case of children ‘patient’ refers to child, young person or if appropriate their ‘responsible </w:t>
      </w:r>
      <w:r w:rsidR="00EF3C79" w:rsidRPr="004745FC">
        <w:rPr>
          <w:rFonts w:asciiTheme="minorHAnsi" w:hAnsiTheme="minorHAnsi" w:cstheme="minorHAnsi"/>
          <w:sz w:val="20"/>
          <w:szCs w:val="20"/>
        </w:rPr>
        <w:t>adult’.</w:t>
      </w:r>
    </w:p>
    <w:p w14:paraId="53FF51E1" w14:textId="77777777" w:rsidR="002971E6" w:rsidRPr="004745FC" w:rsidRDefault="002971E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standards by which individual providers and commissioners are held accountable by NHS Improvement and NHS England </w:t>
      </w:r>
    </w:p>
    <w:p w14:paraId="04F50866" w14:textId="77777777" w:rsidR="002971E6" w:rsidRPr="004745FC" w:rsidRDefault="002971E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474FD47F" w14:textId="2F2A8C55" w:rsidR="002971E6"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.1</w:t>
      </w:r>
      <w:r w:rsidR="002971E6" w:rsidRPr="004745FC">
        <w:rPr>
          <w:rFonts w:asciiTheme="minorHAnsi" w:hAnsiTheme="minorHAnsi" w:cstheme="minorHAnsi"/>
          <w:b/>
          <w:bCs/>
          <w:color w:val="0070C0"/>
          <w:sz w:val="20"/>
          <w:szCs w:val="20"/>
          <w:lang w:eastAsia="en-GB"/>
        </w:rPr>
        <w:t xml:space="preserve"> Individual patient rights </w:t>
      </w:r>
    </w:p>
    <w:p w14:paraId="0B376CB4" w14:textId="77777777" w:rsidR="00172626" w:rsidRPr="004745FC" w:rsidRDefault="00172626"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5C97E2C1" w14:textId="77777777" w:rsidR="002971E6" w:rsidRPr="004745FC" w:rsidRDefault="002971E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NHS constitution sets out a series of pledges and rights stating what patients, the public and staff can expect from the NHS. A patient has the right to the following: </w:t>
      </w:r>
    </w:p>
    <w:p w14:paraId="273A5706" w14:textId="77777777" w:rsidR="00172626" w:rsidRPr="004745FC" w:rsidRDefault="0017262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49E2DF0E" w14:textId="77777777" w:rsidR="002971E6" w:rsidRPr="004745FC" w:rsidRDefault="002971E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Choice of hospital and consultant </w:t>
      </w:r>
    </w:p>
    <w:p w14:paraId="1F93E6DE" w14:textId="34903433" w:rsidR="002971E6" w:rsidRPr="004745FC" w:rsidRDefault="00A25360"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To begin</w:t>
      </w:r>
      <w:r w:rsidR="002971E6" w:rsidRPr="004745FC">
        <w:rPr>
          <w:rFonts w:asciiTheme="minorHAnsi" w:hAnsiTheme="minorHAnsi" w:cstheme="minorHAnsi"/>
          <w:color w:val="000000"/>
          <w:sz w:val="20"/>
          <w:szCs w:val="20"/>
          <w:lang w:eastAsia="en-GB"/>
        </w:rPr>
        <w:t xml:space="preserve"> treatment for routine conditions following </w:t>
      </w:r>
      <w:r w:rsidRPr="004745FC">
        <w:rPr>
          <w:rFonts w:asciiTheme="minorHAnsi" w:hAnsiTheme="minorHAnsi" w:cstheme="minorHAnsi"/>
          <w:color w:val="000000"/>
          <w:sz w:val="20"/>
          <w:szCs w:val="20"/>
          <w:lang w:eastAsia="en-GB"/>
        </w:rPr>
        <w:t>a referral into a consultant led service</w:t>
      </w:r>
      <w:r w:rsidR="002971E6" w:rsidRPr="004745FC">
        <w:rPr>
          <w:rFonts w:asciiTheme="minorHAnsi" w:hAnsiTheme="minorHAnsi" w:cstheme="minorHAnsi"/>
          <w:color w:val="000000"/>
          <w:sz w:val="20"/>
          <w:szCs w:val="20"/>
          <w:lang w:eastAsia="en-GB"/>
        </w:rPr>
        <w:t xml:space="preserve">, within a maximum waiting time of 18 weeks to </w:t>
      </w:r>
      <w:r w:rsidR="00EF3C79" w:rsidRPr="004745FC">
        <w:rPr>
          <w:rFonts w:asciiTheme="minorHAnsi" w:hAnsiTheme="minorHAnsi" w:cstheme="minorHAnsi"/>
          <w:color w:val="000000"/>
          <w:sz w:val="20"/>
          <w:szCs w:val="20"/>
          <w:lang w:eastAsia="en-GB"/>
        </w:rPr>
        <w:t>treatment.</w:t>
      </w:r>
      <w:r w:rsidR="002971E6" w:rsidRPr="004745FC">
        <w:rPr>
          <w:rFonts w:asciiTheme="minorHAnsi" w:hAnsiTheme="minorHAnsi" w:cstheme="minorHAnsi"/>
          <w:color w:val="000000"/>
          <w:sz w:val="20"/>
          <w:szCs w:val="20"/>
          <w:lang w:eastAsia="en-GB"/>
        </w:rPr>
        <w:t xml:space="preserve"> </w:t>
      </w:r>
    </w:p>
    <w:p w14:paraId="080C90C5" w14:textId="326B347B" w:rsidR="002971E6" w:rsidRPr="004745FC" w:rsidRDefault="002971E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To be seen by a cancer specialist within a maximum of two weeks from a GP referral for urgent referrals where cancer is </w:t>
      </w:r>
      <w:r w:rsidR="00EF3C79" w:rsidRPr="004745FC">
        <w:rPr>
          <w:rFonts w:asciiTheme="minorHAnsi" w:hAnsiTheme="minorHAnsi" w:cstheme="minorHAnsi"/>
          <w:color w:val="000000"/>
          <w:sz w:val="20"/>
          <w:szCs w:val="20"/>
          <w:lang w:eastAsia="en-GB"/>
        </w:rPr>
        <w:t>suspected.</w:t>
      </w:r>
      <w:r w:rsidRPr="004745FC">
        <w:rPr>
          <w:rFonts w:asciiTheme="minorHAnsi" w:hAnsiTheme="minorHAnsi" w:cstheme="minorHAnsi"/>
          <w:color w:val="000000"/>
          <w:sz w:val="20"/>
          <w:szCs w:val="20"/>
          <w:lang w:eastAsia="en-GB"/>
        </w:rPr>
        <w:t xml:space="preserve"> </w:t>
      </w:r>
    </w:p>
    <w:p w14:paraId="651A78EE" w14:textId="77777777" w:rsidR="002971E6" w:rsidRPr="004745FC" w:rsidRDefault="002971E6" w:rsidP="00C166D4">
      <w:pPr>
        <w:autoSpaceDE w:val="0"/>
        <w:autoSpaceDN w:val="0"/>
        <w:adjustRightInd w:val="0"/>
        <w:spacing w:after="0" w:line="240" w:lineRule="auto"/>
        <w:ind w:left="-360"/>
        <w:rPr>
          <w:rFonts w:asciiTheme="minorHAnsi" w:hAnsiTheme="minorHAnsi" w:cstheme="minorHAnsi"/>
          <w:color w:val="000000"/>
          <w:sz w:val="20"/>
          <w:szCs w:val="20"/>
          <w:lang w:eastAsia="en-GB"/>
        </w:rPr>
      </w:pPr>
    </w:p>
    <w:p w14:paraId="439E3879" w14:textId="77777777" w:rsidR="002971E6" w:rsidRPr="004745FC" w:rsidRDefault="002971E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If this is not possible, the NHS has to take all reasonable steps to offer a range of alternatives. </w:t>
      </w:r>
    </w:p>
    <w:p w14:paraId="27E95705" w14:textId="77777777" w:rsidR="002971E6" w:rsidRPr="004745FC" w:rsidRDefault="002971E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right to be seen within the maximum waiting times does not apply: </w:t>
      </w:r>
    </w:p>
    <w:p w14:paraId="3EBE6135" w14:textId="77777777" w:rsidR="00172626" w:rsidRPr="004745FC" w:rsidRDefault="0017262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3DBC2538" w14:textId="77777777" w:rsidR="002971E6" w:rsidRPr="004745FC" w:rsidRDefault="002971E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If the patient chooses to wait longer </w:t>
      </w:r>
    </w:p>
    <w:p w14:paraId="75ECBD57" w14:textId="77777777" w:rsidR="002971E6" w:rsidRPr="004745FC" w:rsidRDefault="002971E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If delaying the start of the treatment is in the best clinical interests of the patient </w:t>
      </w:r>
    </w:p>
    <w:p w14:paraId="1628B74E" w14:textId="77777777" w:rsidR="002971E6" w:rsidRPr="004745FC" w:rsidRDefault="002971E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If it is clinically appropriate for the patient’s condition to be actively monitored in secondary care without clinical intervention or diagnostic procedures at that stage </w:t>
      </w:r>
    </w:p>
    <w:p w14:paraId="330CF930" w14:textId="77777777" w:rsidR="002971E6" w:rsidRPr="004745FC" w:rsidRDefault="002971E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13C075B7" w14:textId="007D74F9" w:rsidR="00552FDF" w:rsidRPr="004745FC" w:rsidRDefault="002971E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All patients have the right to be treated fairly and equitably regardless of </w:t>
      </w:r>
      <w:r w:rsidR="009E3F18" w:rsidRPr="004745FC">
        <w:rPr>
          <w:rFonts w:asciiTheme="minorHAnsi" w:hAnsiTheme="minorHAnsi" w:cstheme="minorHAnsi"/>
          <w:color w:val="000000"/>
          <w:sz w:val="20"/>
          <w:szCs w:val="20"/>
          <w:lang w:eastAsia="en-GB"/>
        </w:rPr>
        <w:t xml:space="preserve">age, disability, gender reassignment, gender, </w:t>
      </w:r>
      <w:r w:rsidRPr="004745FC">
        <w:rPr>
          <w:rFonts w:asciiTheme="minorHAnsi" w:hAnsiTheme="minorHAnsi" w:cstheme="minorHAnsi"/>
          <w:color w:val="000000"/>
          <w:sz w:val="20"/>
          <w:szCs w:val="20"/>
          <w:lang w:eastAsia="en-GB"/>
        </w:rPr>
        <w:t xml:space="preserve">race, sex, </w:t>
      </w:r>
      <w:r w:rsidR="00552FDF" w:rsidRPr="004745FC">
        <w:rPr>
          <w:rFonts w:asciiTheme="minorHAnsi" w:hAnsiTheme="minorHAnsi" w:cstheme="minorHAnsi"/>
          <w:color w:val="000000"/>
          <w:sz w:val="20"/>
          <w:szCs w:val="20"/>
          <w:lang w:eastAsia="en-GB"/>
        </w:rPr>
        <w:t>religion or sexual orientation</w:t>
      </w:r>
      <w:r w:rsidR="00951122" w:rsidRPr="004745FC">
        <w:rPr>
          <w:rFonts w:asciiTheme="minorHAnsi" w:hAnsiTheme="minorHAnsi" w:cstheme="minorHAnsi"/>
          <w:color w:val="000000"/>
          <w:sz w:val="20"/>
          <w:szCs w:val="20"/>
          <w:lang w:eastAsia="en-GB"/>
        </w:rPr>
        <w:t>.</w:t>
      </w:r>
      <w:r w:rsidR="00552FDF" w:rsidRPr="004745FC">
        <w:rPr>
          <w:rFonts w:asciiTheme="minorHAnsi" w:hAnsiTheme="minorHAnsi" w:cstheme="minorHAnsi"/>
          <w:color w:val="000000"/>
          <w:sz w:val="20"/>
          <w:szCs w:val="20"/>
          <w:lang w:eastAsia="en-GB"/>
        </w:rPr>
        <w:t xml:space="preserve"> </w:t>
      </w:r>
    </w:p>
    <w:p w14:paraId="23F29D99" w14:textId="77777777" w:rsidR="00C918BC" w:rsidRDefault="00C918BC"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7E7E1B36" w14:textId="77777777" w:rsidR="007D5CCA" w:rsidRDefault="007D5CCA"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24B306B5" w14:textId="77777777" w:rsidR="007D5CCA" w:rsidRDefault="007D5CCA"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5C5232C3" w14:textId="77777777" w:rsidR="007D5CCA" w:rsidRPr="004745FC" w:rsidRDefault="007D5CCA"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51DE5D09" w14:textId="225CB278" w:rsidR="001539D2"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.2</w:t>
      </w:r>
      <w:r w:rsidR="002971E6" w:rsidRPr="004745FC">
        <w:rPr>
          <w:rFonts w:asciiTheme="minorHAnsi" w:hAnsiTheme="minorHAnsi" w:cstheme="minorHAnsi"/>
          <w:b/>
          <w:bCs/>
          <w:color w:val="0070C0"/>
          <w:sz w:val="20"/>
          <w:szCs w:val="20"/>
          <w:lang w:eastAsia="en-GB"/>
        </w:rPr>
        <w:t xml:space="preserve"> </w:t>
      </w:r>
      <w:r w:rsidR="00573A64" w:rsidRPr="004745FC">
        <w:rPr>
          <w:rFonts w:asciiTheme="minorHAnsi" w:hAnsiTheme="minorHAnsi" w:cstheme="minorHAnsi"/>
          <w:b/>
          <w:bCs/>
          <w:color w:val="0070C0"/>
          <w:sz w:val="20"/>
          <w:szCs w:val="20"/>
          <w:lang w:eastAsia="en-GB"/>
        </w:rPr>
        <w:t xml:space="preserve">South East </w:t>
      </w:r>
      <w:r w:rsidR="002971E6" w:rsidRPr="004745FC">
        <w:rPr>
          <w:rFonts w:asciiTheme="minorHAnsi" w:hAnsiTheme="minorHAnsi" w:cstheme="minorHAnsi"/>
          <w:b/>
          <w:bCs/>
          <w:color w:val="0070C0"/>
          <w:sz w:val="20"/>
          <w:szCs w:val="20"/>
          <w:lang w:eastAsia="en-GB"/>
        </w:rPr>
        <w:t>L</w:t>
      </w:r>
      <w:r w:rsidR="00573A64" w:rsidRPr="004745FC">
        <w:rPr>
          <w:rFonts w:asciiTheme="minorHAnsi" w:hAnsiTheme="minorHAnsi" w:cstheme="minorHAnsi"/>
          <w:b/>
          <w:bCs/>
          <w:color w:val="0070C0"/>
          <w:sz w:val="20"/>
          <w:szCs w:val="20"/>
          <w:lang w:eastAsia="en-GB"/>
        </w:rPr>
        <w:t>ondon</w:t>
      </w:r>
      <w:r w:rsidR="00CC3742" w:rsidRPr="004745FC">
        <w:rPr>
          <w:rFonts w:asciiTheme="minorHAnsi" w:hAnsiTheme="minorHAnsi" w:cstheme="minorHAnsi"/>
          <w:b/>
          <w:bCs/>
          <w:color w:val="0070C0"/>
          <w:sz w:val="20"/>
          <w:szCs w:val="20"/>
          <w:lang w:eastAsia="en-GB"/>
        </w:rPr>
        <w:t xml:space="preserve"> approach to c</w:t>
      </w:r>
      <w:r w:rsidR="002971E6" w:rsidRPr="004745FC">
        <w:rPr>
          <w:rFonts w:asciiTheme="minorHAnsi" w:hAnsiTheme="minorHAnsi" w:cstheme="minorHAnsi"/>
          <w:b/>
          <w:bCs/>
          <w:color w:val="0070C0"/>
          <w:sz w:val="20"/>
          <w:szCs w:val="20"/>
          <w:lang w:eastAsia="en-GB"/>
        </w:rPr>
        <w:t xml:space="preserve">hoice within the constitution </w:t>
      </w:r>
      <w:r w:rsidR="00BF5DB1" w:rsidRPr="004745FC">
        <w:rPr>
          <w:rFonts w:asciiTheme="minorHAnsi" w:hAnsiTheme="minorHAnsi" w:cstheme="minorHAnsi"/>
          <w:b/>
          <w:bCs/>
          <w:color w:val="0070C0"/>
          <w:sz w:val="20"/>
          <w:szCs w:val="20"/>
          <w:lang w:eastAsia="en-GB"/>
        </w:rPr>
        <w:t>(see also patient choice)</w:t>
      </w:r>
    </w:p>
    <w:p w14:paraId="38CBA766" w14:textId="77777777" w:rsidR="00172626" w:rsidRPr="004745FC" w:rsidRDefault="00172626" w:rsidP="00C166D4">
      <w:pPr>
        <w:autoSpaceDE w:val="0"/>
        <w:autoSpaceDN w:val="0"/>
        <w:adjustRightInd w:val="0"/>
        <w:spacing w:after="0" w:line="240" w:lineRule="auto"/>
        <w:rPr>
          <w:rFonts w:asciiTheme="minorHAnsi" w:hAnsiTheme="minorHAnsi" w:cstheme="minorHAnsi"/>
          <w:b/>
          <w:color w:val="0070C0"/>
          <w:sz w:val="20"/>
          <w:szCs w:val="20"/>
          <w:lang w:eastAsia="en-GB"/>
        </w:rPr>
      </w:pPr>
    </w:p>
    <w:p w14:paraId="5AA40865" w14:textId="77777777" w:rsidR="002971E6" w:rsidRPr="004745FC" w:rsidRDefault="002971E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The NHS Constitution identifies that patients have a right to choose a specific hos</w:t>
      </w:r>
      <w:r w:rsidR="00CC3742" w:rsidRPr="004745FC">
        <w:rPr>
          <w:rFonts w:asciiTheme="minorHAnsi" w:hAnsiTheme="minorHAnsi" w:cstheme="minorHAnsi"/>
          <w:sz w:val="20"/>
          <w:szCs w:val="20"/>
          <w:lang w:eastAsia="en-GB"/>
        </w:rPr>
        <w:t xml:space="preserve">pital site and / or consultant.  </w:t>
      </w:r>
      <w:r w:rsidRPr="004745FC">
        <w:rPr>
          <w:rFonts w:asciiTheme="minorHAnsi" w:hAnsiTheme="minorHAnsi" w:cstheme="minorHAnsi"/>
          <w:sz w:val="20"/>
          <w:szCs w:val="20"/>
          <w:lang w:eastAsia="en-GB"/>
        </w:rPr>
        <w:t xml:space="preserve">Working as a </w:t>
      </w:r>
      <w:r w:rsidR="00573A64" w:rsidRPr="004745FC">
        <w:rPr>
          <w:rFonts w:asciiTheme="minorHAnsi" w:hAnsiTheme="minorHAnsi" w:cstheme="minorHAnsi"/>
          <w:sz w:val="20"/>
          <w:szCs w:val="20"/>
          <w:lang w:eastAsia="en-GB"/>
        </w:rPr>
        <w:t>South East London</w:t>
      </w:r>
      <w:r w:rsidRPr="004745FC">
        <w:rPr>
          <w:rFonts w:asciiTheme="minorHAnsi" w:hAnsiTheme="minorHAnsi" w:cstheme="minorHAnsi"/>
          <w:sz w:val="20"/>
          <w:szCs w:val="20"/>
          <w:lang w:eastAsia="en-GB"/>
        </w:rPr>
        <w:t xml:space="preserve"> </w:t>
      </w:r>
      <w:r w:rsidR="00573A64" w:rsidRPr="004745FC">
        <w:rPr>
          <w:rFonts w:asciiTheme="minorHAnsi" w:hAnsiTheme="minorHAnsi" w:cstheme="minorHAnsi"/>
          <w:sz w:val="20"/>
          <w:szCs w:val="20"/>
          <w:lang w:eastAsia="en-GB"/>
        </w:rPr>
        <w:t>sector,</w:t>
      </w:r>
      <w:r w:rsidRPr="004745FC">
        <w:rPr>
          <w:rFonts w:asciiTheme="minorHAnsi" w:hAnsiTheme="minorHAnsi" w:cstheme="minorHAnsi"/>
          <w:sz w:val="20"/>
          <w:szCs w:val="20"/>
          <w:lang w:eastAsia="en-GB"/>
        </w:rPr>
        <w:t xml:space="preserve"> this means that patients should be supported in making these choices at the time of referral. </w:t>
      </w:r>
    </w:p>
    <w:p w14:paraId="61E2FAA2" w14:textId="77777777" w:rsidR="00A25360" w:rsidRPr="004745FC" w:rsidRDefault="00A25360" w:rsidP="00C166D4">
      <w:pPr>
        <w:autoSpaceDE w:val="0"/>
        <w:autoSpaceDN w:val="0"/>
        <w:adjustRightInd w:val="0"/>
        <w:spacing w:after="0" w:line="240" w:lineRule="auto"/>
        <w:ind w:left="-360"/>
        <w:rPr>
          <w:rFonts w:asciiTheme="minorHAnsi" w:hAnsiTheme="minorHAnsi" w:cstheme="minorHAnsi"/>
          <w:sz w:val="20"/>
          <w:szCs w:val="20"/>
          <w:lang w:eastAsia="en-GB"/>
        </w:rPr>
      </w:pPr>
    </w:p>
    <w:p w14:paraId="5BB600ED" w14:textId="7243A8CC" w:rsidR="002971E6" w:rsidRPr="004745FC" w:rsidRDefault="00A25360"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South East</w:t>
      </w:r>
      <w:r w:rsidR="002971E6" w:rsidRPr="004745FC">
        <w:rPr>
          <w:rFonts w:asciiTheme="minorHAnsi" w:hAnsiTheme="minorHAnsi" w:cstheme="minorHAnsi"/>
          <w:sz w:val="20"/>
          <w:szCs w:val="20"/>
          <w:lang w:eastAsia="en-GB"/>
        </w:rPr>
        <w:t xml:space="preserve"> London reserves the right to introduce an elective care management service, which would seek to ensure that activity is balanced across the sector and that services are delivered on behalf of</w:t>
      </w:r>
      <w:r w:rsidR="00BF7C29" w:rsidRPr="004745FC">
        <w:rPr>
          <w:rFonts w:asciiTheme="minorHAnsi" w:hAnsiTheme="minorHAnsi" w:cstheme="minorHAnsi"/>
          <w:sz w:val="20"/>
          <w:szCs w:val="20"/>
          <w:lang w:eastAsia="en-GB"/>
        </w:rPr>
        <w:t xml:space="preserve"> </w:t>
      </w:r>
      <w:r w:rsidR="00573A64" w:rsidRPr="004745FC">
        <w:rPr>
          <w:rFonts w:asciiTheme="minorHAnsi" w:hAnsiTheme="minorHAnsi" w:cstheme="minorHAnsi"/>
          <w:sz w:val="20"/>
          <w:szCs w:val="20"/>
          <w:lang w:eastAsia="en-GB"/>
        </w:rPr>
        <w:t>South East London</w:t>
      </w:r>
      <w:r w:rsidR="002971E6" w:rsidRPr="004745FC">
        <w:rPr>
          <w:rFonts w:asciiTheme="minorHAnsi" w:hAnsiTheme="minorHAnsi" w:cstheme="minorHAnsi"/>
          <w:sz w:val="20"/>
          <w:szCs w:val="20"/>
          <w:lang w:eastAsia="en-GB"/>
        </w:rPr>
        <w:t xml:space="preserve"> rather than as specific providers. </w:t>
      </w:r>
      <w:r w:rsidR="00573A64" w:rsidRPr="004745FC">
        <w:rPr>
          <w:rFonts w:asciiTheme="minorHAnsi" w:hAnsiTheme="minorHAnsi" w:cstheme="minorHAnsi"/>
          <w:sz w:val="20"/>
          <w:szCs w:val="20"/>
          <w:lang w:eastAsia="en-GB"/>
        </w:rPr>
        <w:t xml:space="preserve"> </w:t>
      </w:r>
      <w:r w:rsidR="002971E6" w:rsidRPr="004745FC">
        <w:rPr>
          <w:rFonts w:asciiTheme="minorHAnsi" w:hAnsiTheme="minorHAnsi" w:cstheme="minorHAnsi"/>
          <w:sz w:val="20"/>
          <w:szCs w:val="20"/>
          <w:lang w:eastAsia="en-GB"/>
        </w:rPr>
        <w:t xml:space="preserve">Under these </w:t>
      </w:r>
      <w:r w:rsidRPr="004745FC">
        <w:rPr>
          <w:rFonts w:asciiTheme="minorHAnsi" w:hAnsiTheme="minorHAnsi" w:cstheme="minorHAnsi"/>
          <w:sz w:val="20"/>
          <w:szCs w:val="20"/>
          <w:lang w:eastAsia="en-GB"/>
        </w:rPr>
        <w:t>circumstances,</w:t>
      </w:r>
      <w:r w:rsidR="002971E6" w:rsidRPr="004745FC">
        <w:rPr>
          <w:rFonts w:asciiTheme="minorHAnsi" w:hAnsiTheme="minorHAnsi" w:cstheme="minorHAnsi"/>
          <w:sz w:val="20"/>
          <w:szCs w:val="20"/>
          <w:lang w:eastAsia="en-GB"/>
        </w:rPr>
        <w:t xml:space="preserve"> patient choice will be around site of service delivery; </w:t>
      </w:r>
      <w:r w:rsidRPr="004745FC">
        <w:rPr>
          <w:rFonts w:asciiTheme="minorHAnsi" w:hAnsiTheme="minorHAnsi" w:cstheme="minorHAnsi"/>
          <w:sz w:val="20"/>
          <w:szCs w:val="20"/>
          <w:lang w:eastAsia="en-GB"/>
        </w:rPr>
        <w:t>however,</w:t>
      </w:r>
      <w:r w:rsidR="002971E6" w:rsidRPr="004745FC">
        <w:rPr>
          <w:rFonts w:asciiTheme="minorHAnsi" w:hAnsiTheme="minorHAnsi" w:cstheme="minorHAnsi"/>
          <w:sz w:val="20"/>
          <w:szCs w:val="20"/>
          <w:lang w:eastAsia="en-GB"/>
        </w:rPr>
        <w:t xml:space="preserve"> this should also include the</w:t>
      </w:r>
      <w:r w:rsidR="00573A64" w:rsidRPr="004745FC">
        <w:rPr>
          <w:rFonts w:asciiTheme="minorHAnsi" w:hAnsiTheme="minorHAnsi" w:cstheme="minorHAnsi"/>
          <w:sz w:val="20"/>
          <w:szCs w:val="20"/>
          <w:lang w:eastAsia="en-GB"/>
        </w:rPr>
        <w:t xml:space="preserve"> ability for patients to select where in SEL they would want to be treated, this includes independent sector provision where it is on offer and is appropriate.</w:t>
      </w:r>
      <w:r w:rsidR="002971E6" w:rsidRPr="004745FC">
        <w:rPr>
          <w:rFonts w:asciiTheme="minorHAnsi" w:hAnsiTheme="minorHAnsi" w:cstheme="minorHAnsi"/>
          <w:sz w:val="20"/>
          <w:szCs w:val="20"/>
          <w:lang w:eastAsia="en-GB"/>
        </w:rPr>
        <w:t xml:space="preserve"> </w:t>
      </w:r>
    </w:p>
    <w:p w14:paraId="28AF870F" w14:textId="4D705D78" w:rsidR="003D1D38" w:rsidRPr="004745FC" w:rsidRDefault="003D1D38" w:rsidP="00C166D4">
      <w:pPr>
        <w:autoSpaceDE w:val="0"/>
        <w:autoSpaceDN w:val="0"/>
        <w:adjustRightInd w:val="0"/>
        <w:spacing w:after="0" w:line="240" w:lineRule="auto"/>
        <w:rPr>
          <w:rFonts w:asciiTheme="minorHAnsi" w:hAnsiTheme="minorHAnsi" w:cstheme="minorHAnsi"/>
          <w:sz w:val="20"/>
          <w:szCs w:val="20"/>
          <w:lang w:eastAsia="en-GB"/>
        </w:rPr>
      </w:pPr>
    </w:p>
    <w:p w14:paraId="6ABEB4AF" w14:textId="4FE814BB" w:rsidR="003D1D38" w:rsidRPr="004745FC" w:rsidRDefault="003D1D38"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SEL approach for Mutual Aid available in SEL is to select Non Admitted patients that have been referred into a pooled service (rather than to a named clinician) to be offered an appointment within SEL where capacity is available, we will not define these patients as accepted within the Trust to which they were referred, rather as a cohort of patients that will be offered a sooner appointment within SEL where capacity allows the patient to be seen sooner.  As such we will not contact the patient to ask them to move to another </w:t>
      </w:r>
      <w:r w:rsidR="00172626" w:rsidRPr="004745FC">
        <w:rPr>
          <w:rFonts w:asciiTheme="minorHAnsi" w:hAnsiTheme="minorHAnsi" w:cstheme="minorHAnsi"/>
          <w:sz w:val="20"/>
          <w:szCs w:val="20"/>
          <w:lang w:eastAsia="en-GB"/>
        </w:rPr>
        <w:t>Trust,</w:t>
      </w:r>
      <w:r w:rsidRPr="004745FC">
        <w:rPr>
          <w:rFonts w:asciiTheme="minorHAnsi" w:hAnsiTheme="minorHAnsi" w:cstheme="minorHAnsi"/>
          <w:sz w:val="20"/>
          <w:szCs w:val="20"/>
          <w:lang w:eastAsia="en-GB"/>
        </w:rPr>
        <w:t xml:space="preserve"> we will book them into available capacity and advise of the offered appointment and Trust.</w:t>
      </w:r>
    </w:p>
    <w:p w14:paraId="704E6966" w14:textId="77777777" w:rsidR="00A25360" w:rsidRPr="004745FC" w:rsidRDefault="00A25360" w:rsidP="00C166D4">
      <w:pPr>
        <w:autoSpaceDE w:val="0"/>
        <w:autoSpaceDN w:val="0"/>
        <w:adjustRightInd w:val="0"/>
        <w:spacing w:after="0" w:line="240" w:lineRule="auto"/>
        <w:ind w:left="-360"/>
        <w:rPr>
          <w:rFonts w:asciiTheme="minorHAnsi" w:hAnsiTheme="minorHAnsi" w:cstheme="minorHAnsi"/>
          <w:sz w:val="20"/>
          <w:szCs w:val="20"/>
          <w:lang w:eastAsia="en-GB"/>
        </w:rPr>
      </w:pPr>
    </w:p>
    <w:p w14:paraId="0B2E5E13" w14:textId="0B0D899D" w:rsidR="002971E6" w:rsidRPr="004745FC" w:rsidRDefault="002971E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Patients will be</w:t>
      </w:r>
      <w:r w:rsidR="0041750B" w:rsidRPr="004745FC">
        <w:rPr>
          <w:rFonts w:asciiTheme="minorHAnsi" w:hAnsiTheme="minorHAnsi" w:cstheme="minorHAnsi"/>
          <w:sz w:val="20"/>
          <w:szCs w:val="20"/>
          <w:lang w:eastAsia="en-GB"/>
        </w:rPr>
        <w:t xml:space="preserve"> given</w:t>
      </w:r>
      <w:r w:rsidRPr="004745FC">
        <w:rPr>
          <w:rFonts w:asciiTheme="minorHAnsi" w:hAnsiTheme="minorHAnsi" w:cstheme="minorHAnsi"/>
          <w:sz w:val="20"/>
          <w:szCs w:val="20"/>
          <w:lang w:eastAsia="en-GB"/>
        </w:rPr>
        <w:t xml:space="preserve"> a reasonable appointment offer at the site or within the </w:t>
      </w:r>
      <w:r w:rsidR="00F20748" w:rsidRPr="004745FC">
        <w:rPr>
          <w:rFonts w:asciiTheme="minorHAnsi" w:hAnsiTheme="minorHAnsi" w:cstheme="minorHAnsi"/>
          <w:sz w:val="20"/>
          <w:szCs w:val="20"/>
          <w:lang w:eastAsia="en-GB"/>
        </w:rPr>
        <w:t>Trust</w:t>
      </w:r>
      <w:r w:rsidRPr="004745FC">
        <w:rPr>
          <w:rFonts w:asciiTheme="minorHAnsi" w:hAnsiTheme="minorHAnsi" w:cstheme="minorHAnsi"/>
          <w:sz w:val="20"/>
          <w:szCs w:val="20"/>
          <w:lang w:eastAsia="en-GB"/>
        </w:rPr>
        <w:t xml:space="preserve"> of their choosing. </w:t>
      </w:r>
      <w:r w:rsidR="0041750B"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Patients who have selected a specific site should be offered</w:t>
      </w:r>
      <w:r w:rsidR="00951122" w:rsidRPr="004745FC">
        <w:rPr>
          <w:rFonts w:asciiTheme="minorHAnsi" w:hAnsiTheme="minorHAnsi" w:cstheme="minorHAnsi"/>
          <w:sz w:val="20"/>
          <w:szCs w:val="20"/>
          <w:lang w:eastAsia="en-GB"/>
        </w:rPr>
        <w:t xml:space="preserve"> an appointment</w:t>
      </w:r>
      <w:r w:rsidRPr="004745FC">
        <w:rPr>
          <w:rFonts w:asciiTheme="minorHAnsi" w:hAnsiTheme="minorHAnsi" w:cstheme="minorHAnsi"/>
          <w:sz w:val="20"/>
          <w:szCs w:val="20"/>
          <w:lang w:eastAsia="en-GB"/>
        </w:rPr>
        <w:t xml:space="preserve"> at this </w:t>
      </w:r>
      <w:r w:rsidR="00172626" w:rsidRPr="004745FC">
        <w:rPr>
          <w:rFonts w:asciiTheme="minorHAnsi" w:hAnsiTheme="minorHAnsi" w:cstheme="minorHAnsi"/>
          <w:sz w:val="20"/>
          <w:szCs w:val="20"/>
          <w:lang w:eastAsia="en-GB"/>
        </w:rPr>
        <w:t>site but</w:t>
      </w:r>
      <w:r w:rsidRPr="004745FC">
        <w:rPr>
          <w:rFonts w:asciiTheme="minorHAnsi" w:hAnsiTheme="minorHAnsi" w:cstheme="minorHAnsi"/>
          <w:sz w:val="20"/>
          <w:szCs w:val="20"/>
          <w:lang w:eastAsia="en-GB"/>
        </w:rPr>
        <w:t xml:space="preserve"> may also be offered an earlier appointment on other sites which they may elect to accept. </w:t>
      </w:r>
    </w:p>
    <w:p w14:paraId="0CDBC7A9" w14:textId="77777777" w:rsidR="00A25360" w:rsidRPr="004745FC" w:rsidRDefault="00A25360" w:rsidP="00C166D4">
      <w:pPr>
        <w:autoSpaceDE w:val="0"/>
        <w:autoSpaceDN w:val="0"/>
        <w:adjustRightInd w:val="0"/>
        <w:spacing w:after="0" w:line="240" w:lineRule="auto"/>
        <w:ind w:left="-360"/>
        <w:rPr>
          <w:rFonts w:asciiTheme="minorHAnsi" w:hAnsiTheme="minorHAnsi" w:cstheme="minorHAnsi"/>
          <w:sz w:val="20"/>
          <w:szCs w:val="20"/>
          <w:lang w:eastAsia="en-GB"/>
        </w:rPr>
      </w:pPr>
    </w:p>
    <w:p w14:paraId="6687602E" w14:textId="5E6DAFB6" w:rsidR="002971E6" w:rsidRPr="004745FC" w:rsidRDefault="002971E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In some </w:t>
      </w:r>
      <w:r w:rsidR="00172626" w:rsidRPr="004745FC">
        <w:rPr>
          <w:rFonts w:asciiTheme="minorHAnsi" w:hAnsiTheme="minorHAnsi" w:cstheme="minorHAnsi"/>
          <w:sz w:val="20"/>
          <w:szCs w:val="20"/>
          <w:lang w:eastAsia="en-GB"/>
        </w:rPr>
        <w:t>cases,</w:t>
      </w:r>
      <w:r w:rsidRPr="004745FC">
        <w:rPr>
          <w:rFonts w:asciiTheme="minorHAnsi" w:hAnsiTheme="minorHAnsi" w:cstheme="minorHAnsi"/>
          <w:sz w:val="20"/>
          <w:szCs w:val="20"/>
          <w:lang w:eastAsia="en-GB"/>
        </w:rPr>
        <w:t xml:space="preserve"> patients may choose to be referred to services outside of the </w:t>
      </w:r>
      <w:r w:rsidR="00573A64" w:rsidRPr="004745FC">
        <w:rPr>
          <w:rFonts w:asciiTheme="minorHAnsi" w:hAnsiTheme="minorHAnsi" w:cstheme="minorHAnsi"/>
          <w:sz w:val="20"/>
          <w:szCs w:val="20"/>
          <w:lang w:eastAsia="en-GB"/>
        </w:rPr>
        <w:t>South East London</w:t>
      </w:r>
      <w:r w:rsidRPr="004745FC">
        <w:rPr>
          <w:rFonts w:asciiTheme="minorHAnsi" w:hAnsiTheme="minorHAnsi" w:cstheme="minorHAnsi"/>
          <w:sz w:val="20"/>
          <w:szCs w:val="20"/>
          <w:lang w:eastAsia="en-GB"/>
        </w:rPr>
        <w:t xml:space="preserve">, and this may include NHS funded independent sector providers. </w:t>
      </w:r>
      <w:r w:rsidR="0041750B"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This is permitted through the NHS constitution but, in order that equity of access is maintained, it is important that any referrals made meet the most stringent of the following: </w:t>
      </w:r>
    </w:p>
    <w:p w14:paraId="7281B0FB" w14:textId="77777777" w:rsidR="00F20748" w:rsidRPr="004745FC" w:rsidRDefault="00F20748" w:rsidP="00C166D4">
      <w:pPr>
        <w:autoSpaceDE w:val="0"/>
        <w:autoSpaceDN w:val="0"/>
        <w:adjustRightInd w:val="0"/>
        <w:spacing w:after="0" w:line="240" w:lineRule="auto"/>
        <w:ind w:left="-360"/>
        <w:rPr>
          <w:rFonts w:asciiTheme="minorHAnsi" w:hAnsiTheme="minorHAnsi" w:cstheme="minorHAnsi"/>
          <w:sz w:val="20"/>
          <w:szCs w:val="20"/>
          <w:lang w:eastAsia="en-GB"/>
        </w:rPr>
      </w:pPr>
    </w:p>
    <w:p w14:paraId="746F7914" w14:textId="657329CF" w:rsidR="002971E6" w:rsidRPr="004745FC" w:rsidRDefault="002971E6" w:rsidP="00DC6539">
      <w:pPr>
        <w:pStyle w:val="ListParagraph"/>
        <w:numPr>
          <w:ilvl w:val="0"/>
          <w:numId w:val="34"/>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Any published </w:t>
      </w:r>
      <w:r w:rsidR="00573A64" w:rsidRPr="004745FC">
        <w:rPr>
          <w:rFonts w:asciiTheme="minorHAnsi" w:hAnsiTheme="minorHAnsi" w:cstheme="minorHAnsi"/>
          <w:sz w:val="20"/>
          <w:szCs w:val="20"/>
          <w:lang w:eastAsia="en-GB"/>
        </w:rPr>
        <w:t>South East London</w:t>
      </w:r>
      <w:r w:rsidRPr="004745FC">
        <w:rPr>
          <w:rFonts w:asciiTheme="minorHAnsi" w:hAnsiTheme="minorHAnsi" w:cstheme="minorHAnsi"/>
          <w:sz w:val="20"/>
          <w:szCs w:val="20"/>
          <w:lang w:eastAsia="en-GB"/>
        </w:rPr>
        <w:t xml:space="preserve"> referral guidelines </w:t>
      </w:r>
    </w:p>
    <w:p w14:paraId="7384E3AE" w14:textId="08D2B013" w:rsidR="002971E6" w:rsidRPr="004745FC" w:rsidRDefault="002971E6" w:rsidP="00DC6539">
      <w:pPr>
        <w:pStyle w:val="ListParagraph"/>
        <w:numPr>
          <w:ilvl w:val="0"/>
          <w:numId w:val="34"/>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Out of area provider specific referral guidelines </w:t>
      </w:r>
    </w:p>
    <w:p w14:paraId="4C1F8E4F" w14:textId="77777777" w:rsidR="002971E6" w:rsidRPr="004745FC" w:rsidRDefault="002971E6" w:rsidP="00C166D4">
      <w:pPr>
        <w:autoSpaceDE w:val="0"/>
        <w:autoSpaceDN w:val="0"/>
        <w:adjustRightInd w:val="0"/>
        <w:spacing w:after="0" w:line="240" w:lineRule="auto"/>
        <w:ind w:left="-360"/>
        <w:rPr>
          <w:rFonts w:asciiTheme="minorHAnsi" w:hAnsiTheme="minorHAnsi" w:cstheme="minorHAnsi"/>
          <w:sz w:val="20"/>
          <w:szCs w:val="20"/>
          <w:lang w:eastAsia="en-GB"/>
        </w:rPr>
      </w:pPr>
    </w:p>
    <w:p w14:paraId="784DCAA9" w14:textId="587B9A61" w:rsidR="00C66C0E" w:rsidRDefault="002971E6"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The referring practitioner must ensure that this compliance is documented in the referral and in the patients GP record.</w:t>
      </w:r>
      <w:r w:rsidR="0041750B"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 In </w:t>
      </w:r>
      <w:r w:rsidR="0041750B" w:rsidRPr="004745FC">
        <w:rPr>
          <w:rFonts w:asciiTheme="minorHAnsi" w:hAnsiTheme="minorHAnsi" w:cstheme="minorHAnsi"/>
          <w:sz w:val="20"/>
          <w:szCs w:val="20"/>
          <w:lang w:eastAsia="en-GB"/>
        </w:rPr>
        <w:t>addition,</w:t>
      </w:r>
      <w:r w:rsidRPr="004745FC">
        <w:rPr>
          <w:rFonts w:asciiTheme="minorHAnsi" w:hAnsiTheme="minorHAnsi" w:cstheme="minorHAnsi"/>
          <w:sz w:val="20"/>
          <w:szCs w:val="20"/>
          <w:lang w:eastAsia="en-GB"/>
        </w:rPr>
        <w:t xml:space="preserve"> the GP will discuss suitable referral locations during the referral consultation.</w:t>
      </w:r>
    </w:p>
    <w:p w14:paraId="77BC27BF" w14:textId="77777777" w:rsidR="003271F9" w:rsidRDefault="003271F9" w:rsidP="00C166D4">
      <w:pPr>
        <w:spacing w:after="0" w:line="240" w:lineRule="auto"/>
        <w:rPr>
          <w:rFonts w:asciiTheme="minorHAnsi" w:hAnsiTheme="minorHAnsi" w:cstheme="minorHAnsi"/>
          <w:sz w:val="20"/>
          <w:szCs w:val="20"/>
          <w:lang w:eastAsia="en-GB"/>
        </w:rPr>
      </w:pPr>
    </w:p>
    <w:p w14:paraId="287C35F8" w14:textId="6E377496" w:rsidR="003271F9" w:rsidRDefault="003271F9" w:rsidP="00C166D4">
      <w:pPr>
        <w:spacing w:after="0" w:line="240" w:lineRule="auto"/>
        <w:rPr>
          <w:rFonts w:asciiTheme="minorHAnsi" w:hAnsiTheme="minorHAnsi" w:cstheme="minorHAnsi"/>
          <w:sz w:val="20"/>
          <w:szCs w:val="20"/>
          <w:lang w:eastAsia="en-GB"/>
        </w:rPr>
      </w:pPr>
      <w:r w:rsidRPr="003271F9">
        <w:rPr>
          <w:rFonts w:asciiTheme="minorHAnsi" w:hAnsiTheme="minorHAnsi" w:cstheme="minorHAnsi"/>
          <w:sz w:val="20"/>
          <w:szCs w:val="20"/>
          <w:highlight w:val="yellow"/>
          <w:lang w:eastAsia="en-GB"/>
        </w:rPr>
        <w:t>Patients wishing to delay treatment (currently P6) In circumstances where a patient wishes to delay their treatment the following approach may be considered: - Following declining a 1st TCI, the patient should be recorded on the WLMDS as a ‘C1’. - A 2nd TCI should be offered which is within 6 weeks of the 1st TCI. - TCIs offered should be reasonable (ie with 3 weeks-notice) - If a 2nd TCI is declined it may be appropriate, following a clinical conversation and agreement with the patient, to consider placing a patient on hospital initiated active monitoring. - Where it is appropriate to place a patient on active monitoring, this should be for a maximum period of 12 weeks. - If a patient is placed on active monitoring the RTT clock should be stopped. - Patients placed on active monitoring should be managed through local reporting and local clinical governance arrangements. - Throughout the agreed active monitoring period the patient should be advised of the process to follow should they wish to go ahead with treatment and be reinstated on the waiting list. - If a patient wishes to go ahead with treatment, the provider should offer a new TCI date acting as if the patient is on the waiting list at the point which they previously left ie. They should not be returned to the beginning of the waiting list. TCI date offered must include date, provider and team. It is not appropriate to start a period of active monitoring and stop the clock based on a patient declining earlier treatment at a provider for which the detail has not been confirmed.</w:t>
      </w:r>
    </w:p>
    <w:p w14:paraId="7787A075" w14:textId="77777777" w:rsidR="003271F9" w:rsidRDefault="003271F9" w:rsidP="00C166D4">
      <w:pPr>
        <w:spacing w:after="0" w:line="240" w:lineRule="auto"/>
        <w:rPr>
          <w:rFonts w:asciiTheme="minorHAnsi" w:hAnsiTheme="minorHAnsi" w:cstheme="minorHAnsi"/>
          <w:sz w:val="20"/>
          <w:szCs w:val="20"/>
          <w:lang w:eastAsia="en-GB"/>
        </w:rPr>
      </w:pPr>
    </w:p>
    <w:p w14:paraId="51D166D8" w14:textId="167E1DB7" w:rsidR="003271F9" w:rsidRDefault="003271F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noProof/>
          <w:color w:val="000000"/>
          <w:sz w:val="20"/>
          <w:szCs w:val="20"/>
          <w:lang w:eastAsia="en-GB"/>
        </w:rPr>
        <mc:AlternateContent>
          <mc:Choice Requires="wps">
            <w:drawing>
              <wp:anchor distT="0" distB="0" distL="114300" distR="114300" simplePos="0" relativeHeight="251736064" behindDoc="0" locked="0" layoutInCell="1" allowOverlap="1" wp14:anchorId="7F46AF52" wp14:editId="55C0E5AF">
                <wp:simplePos x="0" y="0"/>
                <wp:positionH relativeFrom="margin">
                  <wp:posOffset>0</wp:posOffset>
                </wp:positionH>
                <wp:positionV relativeFrom="paragraph">
                  <wp:posOffset>0</wp:posOffset>
                </wp:positionV>
                <wp:extent cx="6534150" cy="1333500"/>
                <wp:effectExtent l="0" t="0" r="19050" b="19050"/>
                <wp:wrapNone/>
                <wp:docPr id="1077780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1333500"/>
                        </a:xfrm>
                        <a:prstGeom prst="rect">
                          <a:avLst/>
                        </a:prstGeom>
                        <a:solidFill>
                          <a:srgbClr val="FFFFFF"/>
                        </a:solidFill>
                        <a:ln w="19050">
                          <a:solidFill>
                            <a:srgbClr val="0070C0"/>
                          </a:solidFill>
                          <a:miter lim="800000"/>
                          <a:headEnd/>
                          <a:tailEnd/>
                        </a:ln>
                      </wps:spPr>
                      <wps:txbx>
                        <w:txbxContent>
                          <w:p w14:paraId="616CBDA3" w14:textId="77777777" w:rsidR="003271F9" w:rsidRPr="004745FC" w:rsidRDefault="003271F9" w:rsidP="003271F9">
                            <w:pPr>
                              <w:spacing w:after="0" w:line="240" w:lineRule="auto"/>
                              <w:rPr>
                                <w:rFonts w:asciiTheme="minorHAnsi" w:hAnsiTheme="minorHAnsi" w:cstheme="minorHAnsi"/>
                                <w:sz w:val="20"/>
                                <w:szCs w:val="20"/>
                                <w:lang w:eastAsia="en-GB"/>
                              </w:rPr>
                            </w:pPr>
                            <w:r w:rsidRPr="00414098">
                              <w:rPr>
                                <w:rFonts w:asciiTheme="minorHAnsi" w:hAnsiTheme="minorHAnsi" w:cstheme="minorHAnsi"/>
                                <w:b/>
                                <w:bCs/>
                                <w:color w:val="0070C0"/>
                                <w:sz w:val="20"/>
                                <w:szCs w:val="20"/>
                                <w:highlight w:val="yellow"/>
                                <w:lang w:eastAsia="en-GB"/>
                              </w:rPr>
                              <w:t>Pathway scenario: Patient Choice:</w:t>
                            </w:r>
                            <w:r w:rsidRPr="00414098">
                              <w:rPr>
                                <w:rFonts w:asciiTheme="minorHAnsi" w:hAnsiTheme="minorHAnsi" w:cstheme="minorHAnsi"/>
                                <w:color w:val="0070C0"/>
                                <w:sz w:val="20"/>
                                <w:szCs w:val="20"/>
                                <w:highlight w:val="yellow"/>
                                <w:lang w:eastAsia="en-GB"/>
                              </w:rPr>
                              <w:t xml:space="preserve">  </w:t>
                            </w:r>
                            <w:r w:rsidRPr="00414098">
                              <w:rPr>
                                <w:rFonts w:asciiTheme="minorHAnsi" w:hAnsiTheme="minorHAnsi" w:cstheme="minorHAnsi"/>
                                <w:sz w:val="20"/>
                                <w:szCs w:val="20"/>
                                <w:highlight w:val="yellow"/>
                                <w:lang w:eastAsia="en-GB"/>
                              </w:rPr>
                              <w:t>Linda was contacted by the admissions team and offered a date for her surgery.  Linda was unavailable on this date and was offered an alternative date 2 weeks later which Linda also declined.  The booking officer recorded both offers on the Trust PAS system and escalated to the Consultant who discussed with Linda and agreed it would be clinically safe to delay the procedure and agreed to place Linda on active monitoring for a period of up to 12 weeks (clock stop).   Linda was provided contact details for the admissions team and advised to contact them when she is ready to undergo her procedure.   Linda contacted the admissions office to inform them she was now available to undergo her procedure and agreed a date for her TCI (clock start).   Linda was booked for her POA and TCI on the agreed dates.</w:t>
                            </w:r>
                          </w:p>
                          <w:p w14:paraId="4EBB5BFE" w14:textId="35643C5E" w:rsidR="003271F9" w:rsidRPr="008E7EF0" w:rsidRDefault="003271F9" w:rsidP="003271F9">
                            <w:pPr>
                              <w:pStyle w:val="Default"/>
                              <w:rPr>
                                <w:rFonts w:asciiTheme="minorHAnsi" w:hAnsiTheme="minorHAnsi" w:cs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6AF52" id="_x0000_s1029" type="#_x0000_t202" style="position:absolute;margin-left:0;margin-top:0;width:514.5pt;height:10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" strokecolor="#0070c0" strokeweight="1.5pt">
                <v:textbox>
                  <w:txbxContent>
                    <w:p w14:paraId="616CBDA3" w14:textId="77777777" w:rsidR="003271F9" w:rsidRPr="004745FC" w:rsidRDefault="003271F9" w:rsidP="003271F9">
                      <w:pPr>
                        <w:spacing w:after="0" w:line="240" w:lineRule="auto"/>
                        <w:rPr>
                          <w:rFonts w:asciiTheme="minorHAnsi" w:hAnsiTheme="minorHAnsi" w:cstheme="minorHAnsi"/>
                          <w:sz w:val="20"/>
                          <w:szCs w:val="20"/>
                          <w:lang w:eastAsia="en-GB"/>
                        </w:rPr>
                      </w:pPr>
                      <w:r w:rsidRPr="00414098">
                        <w:rPr>
                          <w:rFonts w:asciiTheme="minorHAnsi" w:hAnsiTheme="minorHAnsi" w:cstheme="minorHAnsi"/>
                          <w:b/>
                          <w:bCs/>
                          <w:color w:val="0070C0"/>
                          <w:sz w:val="20"/>
                          <w:szCs w:val="20"/>
                          <w:highlight w:val="yellow"/>
                          <w:lang w:eastAsia="en-GB"/>
                        </w:rPr>
                        <w:t>Pathway scenario: Patient Choice:</w:t>
                      </w:r>
                      <w:r w:rsidRPr="00414098">
                        <w:rPr>
                          <w:rFonts w:asciiTheme="minorHAnsi" w:hAnsiTheme="minorHAnsi" w:cstheme="minorHAnsi"/>
                          <w:color w:val="0070C0"/>
                          <w:sz w:val="20"/>
                          <w:szCs w:val="20"/>
                          <w:highlight w:val="yellow"/>
                          <w:lang w:eastAsia="en-GB"/>
                        </w:rPr>
                        <w:t xml:space="preserve">  </w:t>
                      </w:r>
                      <w:r w:rsidRPr="00414098">
                        <w:rPr>
                          <w:rFonts w:asciiTheme="minorHAnsi" w:hAnsiTheme="minorHAnsi" w:cstheme="minorHAnsi"/>
                          <w:sz w:val="20"/>
                          <w:szCs w:val="20"/>
                          <w:highlight w:val="yellow"/>
                          <w:lang w:eastAsia="en-GB"/>
                        </w:rPr>
                        <w:t>Linda was contacted by the admissions team and offered a date for her surgery.  Linda was unavailable on this date and was offered an alternative date 2 weeks later which Linda also declined.  The booking officer recorded both offers on the Trust PAS system and escalated to the Consultant who discussed with Linda and agreed it would be clinically safe to delay the procedure and agreed to place Linda on active monitoring for a period of up to 12 weeks (clock stop).   Linda was provided contact details for the admissions team and advised to contact them when she is ready to undergo her procedure.   Linda contacted the admissions office to inform them she was now available to undergo her procedure and agreed a date for her TCI (clock start).   Linda was booked for her POA and TCI on the agreed dates.</w:t>
                      </w:r>
                    </w:p>
                    <w:p w14:paraId="4EBB5BFE" w14:textId="35643C5E" w:rsidR="003271F9" w:rsidRPr="008E7EF0" w:rsidRDefault="003271F9" w:rsidP="003271F9">
                      <w:pPr>
                        <w:pStyle w:val="Default"/>
                        <w:rPr>
                          <w:rFonts w:asciiTheme="minorHAnsi" w:hAnsiTheme="minorHAnsi" w:cstheme="minorHAnsi"/>
                          <w:sz w:val="20"/>
                          <w:szCs w:val="20"/>
                        </w:rPr>
                      </w:pPr>
                    </w:p>
                  </w:txbxContent>
                </v:textbox>
                <w10:wrap anchorx="margin"/>
              </v:shape>
            </w:pict>
          </mc:Fallback>
        </mc:AlternateContent>
      </w:r>
    </w:p>
    <w:p w14:paraId="20BB144E" w14:textId="77777777" w:rsidR="003271F9" w:rsidRDefault="003271F9" w:rsidP="00C166D4">
      <w:pPr>
        <w:spacing w:after="0" w:line="240" w:lineRule="auto"/>
        <w:rPr>
          <w:rFonts w:asciiTheme="minorHAnsi" w:hAnsiTheme="minorHAnsi" w:cstheme="minorHAnsi"/>
          <w:sz w:val="20"/>
          <w:szCs w:val="20"/>
          <w:lang w:eastAsia="en-GB"/>
        </w:rPr>
      </w:pPr>
    </w:p>
    <w:p w14:paraId="4FED5663" w14:textId="77777777" w:rsidR="003271F9" w:rsidRDefault="003271F9" w:rsidP="00C166D4">
      <w:pPr>
        <w:spacing w:after="0" w:line="240" w:lineRule="auto"/>
        <w:rPr>
          <w:rFonts w:asciiTheme="minorHAnsi" w:hAnsiTheme="minorHAnsi" w:cstheme="minorHAnsi"/>
          <w:sz w:val="20"/>
          <w:szCs w:val="20"/>
          <w:lang w:eastAsia="en-GB"/>
        </w:rPr>
      </w:pPr>
    </w:p>
    <w:p w14:paraId="34FC3EA5" w14:textId="77777777" w:rsidR="003271F9" w:rsidRDefault="003271F9" w:rsidP="00C166D4">
      <w:pPr>
        <w:spacing w:after="0" w:line="240" w:lineRule="auto"/>
        <w:rPr>
          <w:rFonts w:asciiTheme="minorHAnsi" w:hAnsiTheme="minorHAnsi" w:cstheme="minorHAnsi"/>
          <w:sz w:val="20"/>
          <w:szCs w:val="20"/>
          <w:lang w:eastAsia="en-GB"/>
        </w:rPr>
      </w:pPr>
    </w:p>
    <w:p w14:paraId="214221A8" w14:textId="77777777" w:rsidR="003271F9" w:rsidRDefault="003271F9" w:rsidP="00C166D4">
      <w:pPr>
        <w:spacing w:after="0" w:line="240" w:lineRule="auto"/>
        <w:rPr>
          <w:rFonts w:asciiTheme="minorHAnsi" w:hAnsiTheme="minorHAnsi" w:cstheme="minorHAnsi"/>
          <w:sz w:val="20"/>
          <w:szCs w:val="20"/>
          <w:lang w:eastAsia="en-GB"/>
        </w:rPr>
      </w:pPr>
    </w:p>
    <w:p w14:paraId="2AB858DC" w14:textId="77777777" w:rsidR="003271F9" w:rsidRDefault="003271F9" w:rsidP="00C166D4">
      <w:pPr>
        <w:spacing w:after="0" w:line="240" w:lineRule="auto"/>
        <w:rPr>
          <w:rFonts w:asciiTheme="minorHAnsi" w:hAnsiTheme="minorHAnsi" w:cstheme="minorHAnsi"/>
          <w:sz w:val="20"/>
          <w:szCs w:val="20"/>
          <w:lang w:eastAsia="en-GB"/>
        </w:rPr>
      </w:pPr>
    </w:p>
    <w:p w14:paraId="0F6E0A5A" w14:textId="77777777" w:rsidR="003271F9" w:rsidRDefault="003271F9" w:rsidP="00C166D4">
      <w:pPr>
        <w:spacing w:after="0" w:line="240" w:lineRule="auto"/>
        <w:rPr>
          <w:rFonts w:asciiTheme="minorHAnsi" w:hAnsiTheme="minorHAnsi" w:cstheme="minorHAnsi"/>
          <w:sz w:val="20"/>
          <w:szCs w:val="20"/>
          <w:lang w:eastAsia="en-GB"/>
        </w:rPr>
      </w:pPr>
    </w:p>
    <w:p w14:paraId="25B2C85A" w14:textId="77777777" w:rsidR="003271F9" w:rsidRDefault="003271F9" w:rsidP="00C166D4">
      <w:pPr>
        <w:spacing w:after="0" w:line="240" w:lineRule="auto"/>
        <w:rPr>
          <w:rFonts w:asciiTheme="minorHAnsi" w:hAnsiTheme="minorHAnsi" w:cstheme="minorHAnsi"/>
          <w:sz w:val="20"/>
          <w:szCs w:val="20"/>
          <w:lang w:eastAsia="en-GB"/>
        </w:rPr>
      </w:pPr>
    </w:p>
    <w:p w14:paraId="26C09605" w14:textId="77777777" w:rsidR="003271F9" w:rsidRDefault="003271F9" w:rsidP="00C166D4">
      <w:pPr>
        <w:spacing w:after="0" w:line="240" w:lineRule="auto"/>
        <w:rPr>
          <w:rFonts w:asciiTheme="minorHAnsi" w:hAnsiTheme="minorHAnsi" w:cstheme="minorHAnsi"/>
          <w:sz w:val="20"/>
          <w:szCs w:val="20"/>
          <w:lang w:eastAsia="en-GB"/>
        </w:rPr>
      </w:pPr>
    </w:p>
    <w:p w14:paraId="75D806B5" w14:textId="77777777" w:rsidR="003271F9" w:rsidRDefault="003271F9" w:rsidP="00C166D4">
      <w:pPr>
        <w:spacing w:after="0" w:line="240" w:lineRule="auto"/>
        <w:rPr>
          <w:rFonts w:asciiTheme="minorHAnsi" w:hAnsiTheme="minorHAnsi" w:cstheme="minorHAnsi"/>
          <w:sz w:val="20"/>
          <w:szCs w:val="20"/>
          <w:lang w:eastAsia="en-GB"/>
        </w:rPr>
      </w:pPr>
    </w:p>
    <w:p w14:paraId="31EF91DB" w14:textId="77777777" w:rsidR="003271F9" w:rsidRDefault="003271F9" w:rsidP="00C166D4">
      <w:pPr>
        <w:spacing w:after="0" w:line="240" w:lineRule="auto"/>
        <w:rPr>
          <w:rFonts w:asciiTheme="minorHAnsi" w:hAnsiTheme="minorHAnsi" w:cstheme="minorHAnsi"/>
          <w:sz w:val="20"/>
          <w:szCs w:val="20"/>
          <w:lang w:eastAsia="en-GB"/>
        </w:rPr>
      </w:pPr>
    </w:p>
    <w:p w14:paraId="4A05A583" w14:textId="77777777" w:rsidR="003271F9" w:rsidRDefault="003271F9" w:rsidP="00C166D4">
      <w:pPr>
        <w:spacing w:after="0" w:line="240" w:lineRule="auto"/>
        <w:ind w:left="-360" w:firstLine="360"/>
        <w:rPr>
          <w:rFonts w:asciiTheme="minorHAnsi" w:hAnsiTheme="minorHAnsi" w:cstheme="minorHAnsi"/>
          <w:sz w:val="20"/>
          <w:szCs w:val="20"/>
          <w:lang w:eastAsia="en-GB"/>
        </w:rPr>
      </w:pPr>
    </w:p>
    <w:p w14:paraId="2B0159EE" w14:textId="77777777" w:rsidR="003271F9" w:rsidRDefault="003271F9" w:rsidP="00C166D4">
      <w:pPr>
        <w:spacing w:after="0" w:line="240" w:lineRule="auto"/>
        <w:ind w:left="-360" w:firstLine="360"/>
        <w:rPr>
          <w:rFonts w:asciiTheme="minorHAnsi" w:hAnsiTheme="minorHAnsi" w:cstheme="minorHAnsi"/>
          <w:sz w:val="20"/>
          <w:szCs w:val="20"/>
          <w:lang w:eastAsia="en-GB"/>
        </w:rPr>
      </w:pPr>
    </w:p>
    <w:p w14:paraId="6C0E0E27" w14:textId="55AB62FD" w:rsidR="00B815A6" w:rsidRPr="004745FC" w:rsidRDefault="00636043" w:rsidP="00C166D4">
      <w:pPr>
        <w:spacing w:after="0" w:line="240" w:lineRule="auto"/>
        <w:ind w:left="-360" w:firstLine="360"/>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.3</w:t>
      </w:r>
      <w:r w:rsidR="0041750B" w:rsidRPr="004745FC">
        <w:rPr>
          <w:rFonts w:asciiTheme="minorHAnsi" w:hAnsiTheme="minorHAnsi" w:cstheme="minorHAnsi"/>
          <w:b/>
          <w:bCs/>
          <w:color w:val="0070C0"/>
          <w:sz w:val="20"/>
          <w:szCs w:val="20"/>
          <w:lang w:eastAsia="en-GB"/>
        </w:rPr>
        <w:t xml:space="preserve"> Referral management </w:t>
      </w:r>
    </w:p>
    <w:p w14:paraId="1EE564EB" w14:textId="77777777" w:rsidR="00AC2E56" w:rsidRPr="004745FC" w:rsidRDefault="00AC2E56" w:rsidP="00C166D4">
      <w:pPr>
        <w:spacing w:after="0" w:line="240" w:lineRule="auto"/>
        <w:ind w:left="-360" w:firstLine="360"/>
        <w:rPr>
          <w:rFonts w:asciiTheme="minorHAnsi" w:hAnsiTheme="minorHAnsi" w:cstheme="minorHAnsi"/>
          <w:color w:val="000000"/>
          <w:sz w:val="20"/>
          <w:szCs w:val="20"/>
          <w:lang w:eastAsia="en-GB"/>
        </w:rPr>
      </w:pPr>
    </w:p>
    <w:p w14:paraId="1E127442" w14:textId="649C0E99" w:rsidR="0041750B" w:rsidRPr="004745FC" w:rsidRDefault="0041750B" w:rsidP="00C166D4">
      <w:pPr>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South East London </w:t>
      </w:r>
      <w:r w:rsidR="00172626" w:rsidRPr="004745FC">
        <w:rPr>
          <w:rFonts w:asciiTheme="minorHAnsi" w:hAnsiTheme="minorHAnsi" w:cstheme="minorHAnsi"/>
          <w:color w:val="000000"/>
          <w:sz w:val="20"/>
          <w:szCs w:val="20"/>
          <w:lang w:eastAsia="en-GB"/>
        </w:rPr>
        <w:t>is</w:t>
      </w:r>
      <w:r w:rsidRPr="004745FC">
        <w:rPr>
          <w:rFonts w:asciiTheme="minorHAnsi" w:hAnsiTheme="minorHAnsi" w:cstheme="minorHAnsi"/>
          <w:color w:val="000000"/>
          <w:sz w:val="20"/>
          <w:szCs w:val="20"/>
          <w:lang w:eastAsia="en-GB"/>
        </w:rPr>
        <w:t xml:space="preserve"> evaluating options for the development, and implementation, of a sector wide referral management and optimisation service. </w:t>
      </w:r>
    </w:p>
    <w:p w14:paraId="425650E1" w14:textId="77777777" w:rsidR="00172626" w:rsidRPr="004745FC" w:rsidRDefault="00172626" w:rsidP="00C166D4">
      <w:pPr>
        <w:spacing w:after="0" w:line="240" w:lineRule="auto"/>
        <w:rPr>
          <w:rFonts w:asciiTheme="minorHAnsi" w:hAnsiTheme="minorHAnsi" w:cstheme="minorHAnsi"/>
          <w:color w:val="0070C0"/>
          <w:sz w:val="20"/>
          <w:szCs w:val="20"/>
          <w:lang w:eastAsia="en-GB"/>
        </w:rPr>
      </w:pPr>
    </w:p>
    <w:p w14:paraId="4502C45E" w14:textId="77777777" w:rsidR="0041750B" w:rsidRPr="004745FC" w:rsidRDefault="0041750B" w:rsidP="00C166D4">
      <w:pPr>
        <w:spacing w:after="0" w:line="240" w:lineRule="auto"/>
        <w:ind w:left="-360" w:firstLine="360"/>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objective of such a service </w:t>
      </w:r>
      <w:r w:rsidR="0011483F" w:rsidRPr="004745FC">
        <w:rPr>
          <w:rFonts w:asciiTheme="minorHAnsi" w:hAnsiTheme="minorHAnsi" w:cstheme="minorHAnsi"/>
          <w:color w:val="000000"/>
          <w:sz w:val="20"/>
          <w:szCs w:val="20"/>
          <w:lang w:eastAsia="en-GB"/>
        </w:rPr>
        <w:t xml:space="preserve">will </w:t>
      </w:r>
      <w:r w:rsidRPr="004745FC">
        <w:rPr>
          <w:rFonts w:asciiTheme="minorHAnsi" w:hAnsiTheme="minorHAnsi" w:cstheme="minorHAnsi"/>
          <w:color w:val="000000"/>
          <w:sz w:val="20"/>
          <w:szCs w:val="20"/>
          <w:lang w:eastAsia="en-GB"/>
        </w:rPr>
        <w:t xml:space="preserve">be: </w:t>
      </w:r>
    </w:p>
    <w:p w14:paraId="705A892F" w14:textId="77777777" w:rsidR="00172626" w:rsidRPr="004745FC" w:rsidRDefault="00172626" w:rsidP="00C166D4">
      <w:pPr>
        <w:spacing w:after="0" w:line="240" w:lineRule="auto"/>
        <w:ind w:left="-360" w:firstLine="360"/>
        <w:rPr>
          <w:rFonts w:asciiTheme="minorHAnsi" w:hAnsiTheme="minorHAnsi" w:cstheme="minorHAnsi"/>
          <w:sz w:val="20"/>
          <w:szCs w:val="20"/>
          <w:lang w:eastAsia="en-GB"/>
        </w:rPr>
      </w:pPr>
    </w:p>
    <w:p w14:paraId="1634336D" w14:textId="373550CB" w:rsidR="0041750B" w:rsidRPr="004745FC" w:rsidRDefault="0041750B" w:rsidP="00C166D4">
      <w:pPr>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Ensuring that referrals are appropriately directed</w:t>
      </w:r>
      <w:r w:rsidR="00172626" w:rsidRPr="004745FC">
        <w:rPr>
          <w:rFonts w:asciiTheme="minorHAnsi" w:hAnsiTheme="minorHAnsi" w:cstheme="minorHAnsi"/>
          <w:color w:val="000000"/>
          <w:sz w:val="20"/>
          <w:szCs w:val="20"/>
          <w:lang w:eastAsia="en-GB"/>
        </w:rPr>
        <w:t>:</w:t>
      </w:r>
    </w:p>
    <w:p w14:paraId="30A7CE1E" w14:textId="77777777" w:rsidR="00AC2E56" w:rsidRPr="004745FC" w:rsidRDefault="00AC2E56" w:rsidP="00C166D4">
      <w:pPr>
        <w:spacing w:after="0" w:line="240" w:lineRule="auto"/>
        <w:rPr>
          <w:rFonts w:asciiTheme="minorHAnsi" w:hAnsiTheme="minorHAnsi" w:cstheme="minorHAnsi"/>
          <w:sz w:val="20"/>
          <w:szCs w:val="20"/>
          <w:lang w:eastAsia="en-GB"/>
        </w:rPr>
      </w:pPr>
    </w:p>
    <w:p w14:paraId="6BA597F0" w14:textId="77777777" w:rsidR="0041750B" w:rsidRPr="004745FC" w:rsidRDefault="0041750B" w:rsidP="00DC6539">
      <w:pPr>
        <w:pStyle w:val="ListParagraph"/>
        <w:numPr>
          <w:ilvl w:val="2"/>
          <w:numId w:val="6"/>
        </w:numPr>
        <w:spacing w:after="0" w:line="240" w:lineRule="auto"/>
        <w:rPr>
          <w:rFonts w:asciiTheme="minorHAnsi" w:hAnsiTheme="minorHAnsi" w:cstheme="minorHAnsi"/>
          <w:sz w:val="20"/>
          <w:szCs w:val="20"/>
          <w:lang w:eastAsia="en-GB"/>
        </w:rPr>
      </w:pPr>
      <w:r w:rsidRPr="004745FC">
        <w:rPr>
          <w:rFonts w:asciiTheme="minorHAnsi" w:hAnsiTheme="minorHAnsi" w:cstheme="minorHAnsi"/>
          <w:color w:val="000000"/>
          <w:sz w:val="20"/>
          <w:szCs w:val="20"/>
          <w:lang w:eastAsia="en-GB"/>
        </w:rPr>
        <w:t xml:space="preserve">To community services </w:t>
      </w:r>
    </w:p>
    <w:p w14:paraId="4AC2CCFF" w14:textId="77777777" w:rsidR="0041750B" w:rsidRPr="004745FC" w:rsidRDefault="0041750B" w:rsidP="00DC6539">
      <w:pPr>
        <w:pStyle w:val="ListParagraph"/>
        <w:numPr>
          <w:ilvl w:val="2"/>
          <w:numId w:val="6"/>
        </w:numPr>
        <w:spacing w:after="0" w:line="240" w:lineRule="auto"/>
        <w:rPr>
          <w:rFonts w:asciiTheme="minorHAnsi" w:hAnsiTheme="minorHAnsi" w:cstheme="minorHAnsi"/>
          <w:sz w:val="20"/>
          <w:szCs w:val="20"/>
          <w:lang w:eastAsia="en-GB"/>
        </w:rPr>
      </w:pPr>
      <w:r w:rsidRPr="004745FC">
        <w:rPr>
          <w:rFonts w:asciiTheme="minorHAnsi" w:hAnsiTheme="minorHAnsi" w:cstheme="minorHAnsi"/>
          <w:color w:val="000000"/>
          <w:sz w:val="20"/>
          <w:szCs w:val="20"/>
          <w:lang w:eastAsia="en-GB"/>
        </w:rPr>
        <w:t>To hospital delivered services</w:t>
      </w:r>
    </w:p>
    <w:p w14:paraId="2F253229" w14:textId="77777777" w:rsidR="00172626" w:rsidRPr="004745FC" w:rsidRDefault="00172626" w:rsidP="00172626">
      <w:pPr>
        <w:pStyle w:val="ListParagraph"/>
        <w:spacing w:after="0" w:line="240" w:lineRule="auto"/>
        <w:ind w:left="1800"/>
        <w:rPr>
          <w:rFonts w:asciiTheme="minorHAnsi" w:hAnsiTheme="minorHAnsi" w:cstheme="minorHAnsi"/>
          <w:sz w:val="20"/>
          <w:szCs w:val="20"/>
          <w:lang w:eastAsia="en-GB"/>
        </w:rPr>
      </w:pPr>
    </w:p>
    <w:p w14:paraId="2E3F2163" w14:textId="1369560A" w:rsidR="0041750B" w:rsidRPr="004745FC" w:rsidRDefault="0041750B" w:rsidP="00C166D4">
      <w:pPr>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Supporting equity of access and outcome across the sector</w:t>
      </w:r>
      <w:r w:rsidR="00172626" w:rsidRPr="004745FC">
        <w:rPr>
          <w:rFonts w:asciiTheme="minorHAnsi" w:hAnsiTheme="minorHAnsi" w:cstheme="minorHAnsi"/>
          <w:color w:val="000000"/>
          <w:sz w:val="20"/>
          <w:szCs w:val="20"/>
          <w:lang w:eastAsia="en-GB"/>
        </w:rPr>
        <w:t>:</w:t>
      </w:r>
      <w:r w:rsidRPr="004745FC">
        <w:rPr>
          <w:rFonts w:asciiTheme="minorHAnsi" w:hAnsiTheme="minorHAnsi" w:cstheme="minorHAnsi"/>
          <w:color w:val="000000"/>
          <w:sz w:val="20"/>
          <w:szCs w:val="20"/>
          <w:lang w:eastAsia="en-GB"/>
        </w:rPr>
        <w:t xml:space="preserve"> </w:t>
      </w:r>
    </w:p>
    <w:p w14:paraId="48B9843C" w14:textId="77777777" w:rsidR="00AC2E56" w:rsidRPr="004745FC" w:rsidRDefault="00AC2E56" w:rsidP="00C166D4">
      <w:pPr>
        <w:spacing w:after="0" w:line="240" w:lineRule="auto"/>
        <w:rPr>
          <w:rFonts w:asciiTheme="minorHAnsi" w:hAnsiTheme="minorHAnsi" w:cstheme="minorHAnsi"/>
          <w:sz w:val="20"/>
          <w:szCs w:val="20"/>
          <w:lang w:eastAsia="en-GB"/>
        </w:rPr>
      </w:pPr>
    </w:p>
    <w:p w14:paraId="46F0A922" w14:textId="4450A803" w:rsidR="0041750B" w:rsidRPr="004745FC" w:rsidRDefault="0041750B" w:rsidP="00DC6539">
      <w:pPr>
        <w:pStyle w:val="ListParagraph"/>
        <w:numPr>
          <w:ilvl w:val="2"/>
          <w:numId w:val="6"/>
        </w:numPr>
        <w:spacing w:after="0" w:line="240" w:lineRule="auto"/>
        <w:rPr>
          <w:rFonts w:asciiTheme="minorHAnsi" w:hAnsiTheme="minorHAnsi" w:cstheme="minorHAnsi"/>
          <w:sz w:val="20"/>
          <w:szCs w:val="20"/>
          <w:lang w:eastAsia="en-GB"/>
        </w:rPr>
      </w:pPr>
      <w:r w:rsidRPr="004745FC">
        <w:rPr>
          <w:rFonts w:asciiTheme="minorHAnsi" w:hAnsiTheme="minorHAnsi" w:cstheme="minorHAnsi"/>
          <w:color w:val="000000"/>
          <w:sz w:val="20"/>
          <w:szCs w:val="20"/>
          <w:lang w:eastAsia="en-GB"/>
        </w:rPr>
        <w:t xml:space="preserve">Balancing referrals according to waiting times and </w:t>
      </w:r>
      <w:r w:rsidR="00EF3C79" w:rsidRPr="004745FC">
        <w:rPr>
          <w:rFonts w:asciiTheme="minorHAnsi" w:hAnsiTheme="minorHAnsi" w:cstheme="minorHAnsi"/>
          <w:color w:val="000000"/>
          <w:sz w:val="20"/>
          <w:szCs w:val="20"/>
          <w:lang w:eastAsia="en-GB"/>
        </w:rPr>
        <w:t>demand.</w:t>
      </w:r>
    </w:p>
    <w:p w14:paraId="0991351A" w14:textId="77777777" w:rsidR="00172626" w:rsidRPr="004745FC" w:rsidRDefault="00172626" w:rsidP="00172626">
      <w:pPr>
        <w:pStyle w:val="ListParagraph"/>
        <w:spacing w:after="0" w:line="240" w:lineRule="auto"/>
        <w:ind w:left="1800"/>
        <w:rPr>
          <w:rFonts w:asciiTheme="minorHAnsi" w:hAnsiTheme="minorHAnsi" w:cstheme="minorHAnsi"/>
          <w:sz w:val="20"/>
          <w:szCs w:val="20"/>
          <w:lang w:eastAsia="en-GB"/>
        </w:rPr>
      </w:pPr>
    </w:p>
    <w:p w14:paraId="199552D9" w14:textId="4B166C63" w:rsidR="0041750B" w:rsidRPr="004745FC" w:rsidRDefault="0041750B" w:rsidP="00C166D4">
      <w:pPr>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Supporting clinical optimisation of referrals</w:t>
      </w:r>
      <w:r w:rsidR="00172626" w:rsidRPr="004745FC">
        <w:rPr>
          <w:rFonts w:asciiTheme="minorHAnsi" w:hAnsiTheme="minorHAnsi" w:cstheme="minorHAnsi"/>
          <w:color w:val="000000"/>
          <w:sz w:val="20"/>
          <w:szCs w:val="20"/>
          <w:lang w:eastAsia="en-GB"/>
        </w:rPr>
        <w:t>:</w:t>
      </w:r>
    </w:p>
    <w:p w14:paraId="3AEA4B99" w14:textId="77777777" w:rsidR="00AC2E56" w:rsidRPr="004745FC" w:rsidRDefault="00AC2E56" w:rsidP="00C166D4">
      <w:pPr>
        <w:spacing w:after="0" w:line="240" w:lineRule="auto"/>
        <w:rPr>
          <w:rFonts w:asciiTheme="minorHAnsi" w:hAnsiTheme="minorHAnsi" w:cstheme="minorHAnsi"/>
          <w:sz w:val="20"/>
          <w:szCs w:val="20"/>
          <w:lang w:eastAsia="en-GB"/>
        </w:rPr>
      </w:pPr>
    </w:p>
    <w:p w14:paraId="10980BFA" w14:textId="77777777" w:rsidR="0041750B" w:rsidRPr="004745FC" w:rsidRDefault="0041750B" w:rsidP="00DC6539">
      <w:pPr>
        <w:pStyle w:val="ListParagraph"/>
        <w:numPr>
          <w:ilvl w:val="2"/>
          <w:numId w:val="6"/>
        </w:numPr>
        <w:spacing w:after="0" w:line="240" w:lineRule="auto"/>
        <w:rPr>
          <w:rFonts w:asciiTheme="minorHAnsi" w:hAnsiTheme="minorHAnsi" w:cstheme="minorHAnsi"/>
          <w:sz w:val="20"/>
          <w:szCs w:val="20"/>
          <w:lang w:eastAsia="en-GB"/>
        </w:rPr>
      </w:pPr>
      <w:r w:rsidRPr="004745FC">
        <w:rPr>
          <w:rFonts w:asciiTheme="minorHAnsi" w:hAnsiTheme="minorHAnsi" w:cstheme="minorHAnsi"/>
          <w:color w:val="000000"/>
          <w:sz w:val="20"/>
          <w:szCs w:val="20"/>
          <w:lang w:eastAsia="en-GB"/>
        </w:rPr>
        <w:t xml:space="preserve">Ensuring the right information, to the right place </w:t>
      </w:r>
    </w:p>
    <w:p w14:paraId="2C1E3F8D" w14:textId="77777777" w:rsidR="00172626" w:rsidRPr="004745FC" w:rsidRDefault="00172626" w:rsidP="00172626">
      <w:pPr>
        <w:pStyle w:val="ListParagraph"/>
        <w:spacing w:after="0" w:line="240" w:lineRule="auto"/>
        <w:ind w:left="1800"/>
        <w:rPr>
          <w:rFonts w:asciiTheme="minorHAnsi" w:hAnsiTheme="minorHAnsi" w:cstheme="minorHAnsi"/>
          <w:sz w:val="20"/>
          <w:szCs w:val="20"/>
          <w:lang w:eastAsia="en-GB"/>
        </w:rPr>
      </w:pPr>
    </w:p>
    <w:p w14:paraId="341031B0" w14:textId="544059F9" w:rsidR="0041750B" w:rsidRPr="004745FC" w:rsidRDefault="0041750B" w:rsidP="00C166D4">
      <w:pPr>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model for a sector wide referral management service has yet to be </w:t>
      </w:r>
      <w:r w:rsidR="00AC2E56" w:rsidRPr="004745FC">
        <w:rPr>
          <w:rFonts w:asciiTheme="minorHAnsi" w:hAnsiTheme="minorHAnsi" w:cstheme="minorHAnsi"/>
          <w:color w:val="000000"/>
          <w:sz w:val="20"/>
          <w:szCs w:val="20"/>
          <w:lang w:eastAsia="en-GB"/>
        </w:rPr>
        <w:t>developed but</w:t>
      </w:r>
      <w:r w:rsidRPr="004745FC">
        <w:rPr>
          <w:rFonts w:asciiTheme="minorHAnsi" w:hAnsiTheme="minorHAnsi" w:cstheme="minorHAnsi"/>
          <w:color w:val="000000"/>
          <w:sz w:val="20"/>
          <w:szCs w:val="20"/>
          <w:lang w:eastAsia="en-GB"/>
        </w:rPr>
        <w:t xml:space="preserve"> will build upon the learning available within </w:t>
      </w:r>
      <w:r w:rsidR="00573A64" w:rsidRPr="004745FC">
        <w:rPr>
          <w:rFonts w:asciiTheme="minorHAnsi" w:hAnsiTheme="minorHAnsi" w:cstheme="minorHAnsi"/>
          <w:color w:val="000000"/>
          <w:sz w:val="20"/>
          <w:szCs w:val="20"/>
          <w:lang w:eastAsia="en-GB"/>
        </w:rPr>
        <w:t>South East London</w:t>
      </w:r>
      <w:r w:rsidRPr="004745FC">
        <w:rPr>
          <w:rFonts w:asciiTheme="minorHAnsi" w:hAnsiTheme="minorHAnsi" w:cstheme="minorHAnsi"/>
          <w:color w:val="000000"/>
          <w:sz w:val="20"/>
          <w:szCs w:val="20"/>
          <w:lang w:eastAsia="en-GB"/>
        </w:rPr>
        <w:t xml:space="preserve"> around the effective use of </w:t>
      </w:r>
      <w:r w:rsidR="009B7A31" w:rsidRPr="004745FC">
        <w:rPr>
          <w:rFonts w:asciiTheme="minorHAnsi" w:hAnsiTheme="minorHAnsi" w:cstheme="minorHAnsi"/>
          <w:color w:val="000000"/>
          <w:sz w:val="20"/>
          <w:szCs w:val="20"/>
          <w:lang w:eastAsia="en-GB"/>
        </w:rPr>
        <w:t>referral management processes</w:t>
      </w:r>
      <w:r w:rsidRPr="004745FC">
        <w:rPr>
          <w:rFonts w:asciiTheme="minorHAnsi" w:hAnsiTheme="minorHAnsi" w:cstheme="minorHAnsi"/>
          <w:color w:val="000000"/>
          <w:sz w:val="20"/>
          <w:szCs w:val="20"/>
          <w:lang w:eastAsia="en-GB"/>
        </w:rPr>
        <w:t xml:space="preserve"> and of </w:t>
      </w:r>
      <w:r w:rsidR="00172626" w:rsidRPr="004745FC">
        <w:rPr>
          <w:rFonts w:asciiTheme="minorHAnsi" w:hAnsiTheme="minorHAnsi" w:cstheme="minorHAnsi"/>
          <w:color w:val="000000"/>
          <w:sz w:val="20"/>
          <w:szCs w:val="20"/>
          <w:lang w:eastAsia="en-GB"/>
        </w:rPr>
        <w:t>third-party</w:t>
      </w:r>
      <w:r w:rsidRPr="004745FC">
        <w:rPr>
          <w:rFonts w:asciiTheme="minorHAnsi" w:hAnsiTheme="minorHAnsi" w:cstheme="minorHAnsi"/>
          <w:color w:val="000000"/>
          <w:sz w:val="20"/>
          <w:szCs w:val="20"/>
          <w:lang w:eastAsia="en-GB"/>
        </w:rPr>
        <w:t xml:space="preserve"> referral management </w:t>
      </w:r>
      <w:r w:rsidR="0011483F" w:rsidRPr="004745FC">
        <w:rPr>
          <w:rFonts w:asciiTheme="minorHAnsi" w:hAnsiTheme="minorHAnsi" w:cstheme="minorHAnsi"/>
          <w:color w:val="000000"/>
          <w:sz w:val="20"/>
          <w:szCs w:val="20"/>
          <w:lang w:eastAsia="en-GB"/>
        </w:rPr>
        <w:t>services, which</w:t>
      </w:r>
      <w:r w:rsidRPr="004745FC">
        <w:rPr>
          <w:rFonts w:asciiTheme="minorHAnsi" w:hAnsiTheme="minorHAnsi" w:cstheme="minorHAnsi"/>
          <w:color w:val="000000"/>
          <w:sz w:val="20"/>
          <w:szCs w:val="20"/>
          <w:lang w:eastAsia="en-GB"/>
        </w:rPr>
        <w:t xml:space="preserve"> have previously been used in the sector.</w:t>
      </w:r>
    </w:p>
    <w:p w14:paraId="00BBED14" w14:textId="77777777" w:rsidR="007D5CCA" w:rsidRPr="004745FC" w:rsidRDefault="007D5CCA"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05C880E0" w14:textId="31A6A15C" w:rsidR="009B7A31"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.4</w:t>
      </w:r>
      <w:r w:rsidR="0041750B" w:rsidRPr="004745FC">
        <w:rPr>
          <w:rFonts w:asciiTheme="minorHAnsi" w:hAnsiTheme="minorHAnsi" w:cstheme="minorHAnsi"/>
          <w:b/>
          <w:bCs/>
          <w:color w:val="0070C0"/>
          <w:sz w:val="20"/>
          <w:szCs w:val="20"/>
          <w:lang w:eastAsia="en-GB"/>
        </w:rPr>
        <w:t xml:space="preserve"> Advice and Guidance </w:t>
      </w:r>
    </w:p>
    <w:p w14:paraId="0810C4D3" w14:textId="77777777" w:rsidR="00172626" w:rsidRPr="004745FC" w:rsidRDefault="00172626"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7804B2F1" w14:textId="77777777" w:rsidR="00FF447C"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color w:val="000000"/>
          <w:sz w:val="20"/>
          <w:szCs w:val="20"/>
          <w:lang w:eastAsia="en-GB"/>
        </w:rPr>
        <w:t xml:space="preserve">The 2020 pandemic has given us the opportunity to review previous practices and reintroduce a modern safe system for patients and professionals. </w:t>
      </w:r>
      <w:r w:rsidR="00F20748"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In future, primary care will be supported to look after patients through a specialist advice service; reducing the need and inconvenience of referring patients into an outpatient system before they can access this support. </w:t>
      </w:r>
    </w:p>
    <w:p w14:paraId="6751AFC6" w14:textId="77777777" w:rsidR="00FF447C" w:rsidRPr="004745FC" w:rsidRDefault="00FF447C" w:rsidP="00C166D4">
      <w:pPr>
        <w:autoSpaceDE w:val="0"/>
        <w:autoSpaceDN w:val="0"/>
        <w:adjustRightInd w:val="0"/>
        <w:spacing w:after="0" w:line="240" w:lineRule="auto"/>
        <w:rPr>
          <w:rFonts w:asciiTheme="minorHAnsi" w:hAnsiTheme="minorHAnsi" w:cstheme="minorHAnsi"/>
          <w:sz w:val="20"/>
          <w:szCs w:val="20"/>
          <w:lang w:eastAsia="en-GB"/>
        </w:rPr>
      </w:pPr>
    </w:p>
    <w:p w14:paraId="43D1323F" w14:textId="77777777" w:rsidR="009B7A31"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The provision of advice and guidance will allow for speedier care for patients, avoiding waits</w:t>
      </w:r>
      <w:r w:rsidR="00FF447C" w:rsidRPr="004745FC">
        <w:rPr>
          <w:rFonts w:asciiTheme="minorHAnsi" w:hAnsiTheme="minorHAnsi" w:cstheme="minorHAnsi"/>
          <w:sz w:val="20"/>
          <w:szCs w:val="20"/>
          <w:lang w:eastAsia="en-GB"/>
        </w:rPr>
        <w:t xml:space="preserve"> for, and travel to hospital for appointments</w:t>
      </w:r>
      <w:r w:rsidRPr="004745FC">
        <w:rPr>
          <w:rFonts w:asciiTheme="minorHAnsi" w:hAnsiTheme="minorHAnsi" w:cstheme="minorHAnsi"/>
          <w:sz w:val="20"/>
          <w:szCs w:val="20"/>
          <w:lang w:eastAsia="en-GB"/>
        </w:rPr>
        <w:t>.</w:t>
      </w:r>
      <w:r w:rsidR="00FF447C"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 It further acts as a form of clinical education and provides </w:t>
      </w:r>
      <w:r w:rsidR="00FF447C" w:rsidRPr="004745FC">
        <w:rPr>
          <w:rFonts w:asciiTheme="minorHAnsi" w:hAnsiTheme="minorHAnsi" w:cstheme="minorHAnsi"/>
          <w:sz w:val="20"/>
          <w:szCs w:val="20"/>
          <w:lang w:eastAsia="en-GB"/>
        </w:rPr>
        <w:t>relationship-building</w:t>
      </w:r>
      <w:r w:rsidRPr="004745FC">
        <w:rPr>
          <w:rFonts w:asciiTheme="minorHAnsi" w:hAnsiTheme="minorHAnsi" w:cstheme="minorHAnsi"/>
          <w:sz w:val="20"/>
          <w:szCs w:val="20"/>
          <w:lang w:eastAsia="en-GB"/>
        </w:rPr>
        <w:t xml:space="preserve"> opportunities between professionals.</w:t>
      </w:r>
    </w:p>
    <w:p w14:paraId="4B816344" w14:textId="77777777" w:rsidR="0041750B"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 </w:t>
      </w:r>
    </w:p>
    <w:p w14:paraId="3DCA1360" w14:textId="77777777" w:rsidR="0041750B"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In </w:t>
      </w:r>
      <w:r w:rsidR="00573A64" w:rsidRPr="004745FC">
        <w:rPr>
          <w:rFonts w:asciiTheme="minorHAnsi" w:hAnsiTheme="minorHAnsi" w:cstheme="minorHAnsi"/>
          <w:sz w:val="20"/>
          <w:szCs w:val="20"/>
          <w:lang w:eastAsia="en-GB"/>
        </w:rPr>
        <w:t xml:space="preserve">South East </w:t>
      </w:r>
      <w:r w:rsidR="009B7A31" w:rsidRPr="004745FC">
        <w:rPr>
          <w:rFonts w:asciiTheme="minorHAnsi" w:hAnsiTheme="minorHAnsi" w:cstheme="minorHAnsi"/>
          <w:sz w:val="20"/>
          <w:szCs w:val="20"/>
          <w:lang w:eastAsia="en-GB"/>
        </w:rPr>
        <w:t>London,</w:t>
      </w:r>
      <w:r w:rsidRPr="004745FC">
        <w:rPr>
          <w:rFonts w:asciiTheme="minorHAnsi" w:hAnsiTheme="minorHAnsi" w:cstheme="minorHAnsi"/>
          <w:sz w:val="20"/>
          <w:szCs w:val="20"/>
          <w:lang w:eastAsia="en-GB"/>
        </w:rPr>
        <w:t xml:space="preserve"> referrers are strongly encouraged to ask for advice prior to making a referral.</w:t>
      </w:r>
      <w:r w:rsidR="00F20748"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 The service will offer advice from a specialist around a patient’s treatment plan and/or the on-going management of a patient in the following ways: </w:t>
      </w:r>
    </w:p>
    <w:p w14:paraId="0C562464" w14:textId="77777777" w:rsidR="00FF447C" w:rsidRPr="004745FC" w:rsidRDefault="00FF447C" w:rsidP="00C166D4">
      <w:pPr>
        <w:autoSpaceDE w:val="0"/>
        <w:autoSpaceDN w:val="0"/>
        <w:adjustRightInd w:val="0"/>
        <w:spacing w:after="0" w:line="240" w:lineRule="auto"/>
        <w:rPr>
          <w:rFonts w:asciiTheme="minorHAnsi" w:hAnsiTheme="minorHAnsi" w:cstheme="minorHAnsi"/>
          <w:sz w:val="20"/>
          <w:szCs w:val="20"/>
          <w:lang w:eastAsia="en-GB"/>
        </w:rPr>
      </w:pPr>
    </w:p>
    <w:p w14:paraId="5FBED3FD" w14:textId="39BC4461"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clarification (or advice) regarding a patient’s test </w:t>
      </w:r>
      <w:r w:rsidR="00EF3C79" w:rsidRPr="004745FC">
        <w:rPr>
          <w:rFonts w:asciiTheme="minorHAnsi" w:hAnsiTheme="minorHAnsi" w:cstheme="minorHAnsi"/>
          <w:sz w:val="20"/>
          <w:szCs w:val="20"/>
          <w:lang w:eastAsia="en-GB"/>
        </w:rPr>
        <w:t>results.</w:t>
      </w:r>
      <w:r w:rsidRPr="004745FC">
        <w:rPr>
          <w:rFonts w:asciiTheme="minorHAnsi" w:hAnsiTheme="minorHAnsi" w:cstheme="minorHAnsi"/>
          <w:sz w:val="20"/>
          <w:szCs w:val="20"/>
          <w:lang w:eastAsia="en-GB"/>
        </w:rPr>
        <w:t xml:space="preserve"> </w:t>
      </w:r>
    </w:p>
    <w:p w14:paraId="36D76B93" w14:textId="77777777"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seeking advice on the appropriateness of a referral for their patient (e.g. whether to refer, or what the most appropriate alternative care pathway might be) </w:t>
      </w:r>
    </w:p>
    <w:p w14:paraId="0146B801" w14:textId="77777777"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identifying the most clinically appropriate service to refer a patient into </w:t>
      </w:r>
    </w:p>
    <w:p w14:paraId="110DAA6D" w14:textId="77777777" w:rsidR="0041750B"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p>
    <w:p w14:paraId="544FC395" w14:textId="77777777" w:rsidR="0041750B"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response to advice and guidance requests is likely to include: </w:t>
      </w:r>
    </w:p>
    <w:p w14:paraId="3089CE4F" w14:textId="77777777" w:rsidR="00AC2E56" w:rsidRPr="004745FC" w:rsidRDefault="00AC2E56" w:rsidP="00C166D4">
      <w:pPr>
        <w:autoSpaceDE w:val="0"/>
        <w:autoSpaceDN w:val="0"/>
        <w:adjustRightInd w:val="0"/>
        <w:spacing w:after="0" w:line="240" w:lineRule="auto"/>
        <w:rPr>
          <w:rFonts w:asciiTheme="minorHAnsi" w:hAnsiTheme="minorHAnsi" w:cstheme="minorHAnsi"/>
          <w:sz w:val="20"/>
          <w:szCs w:val="20"/>
          <w:lang w:eastAsia="en-GB"/>
        </w:rPr>
      </w:pPr>
    </w:p>
    <w:p w14:paraId="130F0203" w14:textId="77777777"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General service advice </w:t>
      </w:r>
    </w:p>
    <w:p w14:paraId="41CCE4D6" w14:textId="664D8B83"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Patient specific advice, up to and including treatment plan advice for patients who could avoid being </w:t>
      </w:r>
      <w:r w:rsidR="00EF3C79" w:rsidRPr="004745FC">
        <w:rPr>
          <w:rFonts w:asciiTheme="minorHAnsi" w:hAnsiTheme="minorHAnsi" w:cstheme="minorHAnsi"/>
          <w:sz w:val="20"/>
          <w:szCs w:val="20"/>
          <w:lang w:eastAsia="en-GB"/>
        </w:rPr>
        <w:t>referred.</w:t>
      </w:r>
      <w:r w:rsidRPr="004745FC">
        <w:rPr>
          <w:rFonts w:asciiTheme="minorHAnsi" w:hAnsiTheme="minorHAnsi" w:cstheme="minorHAnsi"/>
          <w:sz w:val="20"/>
          <w:szCs w:val="20"/>
          <w:lang w:eastAsia="en-GB"/>
        </w:rPr>
        <w:t xml:space="preserve"> </w:t>
      </w:r>
    </w:p>
    <w:p w14:paraId="6C73C4F9" w14:textId="3E5299E4"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Specific pre-referral advice, including confirmation from a specialist that a referral is warranted and advice as to which service / clinic the referral should be </w:t>
      </w:r>
      <w:r w:rsidR="00EF3C79" w:rsidRPr="004745FC">
        <w:rPr>
          <w:rFonts w:asciiTheme="minorHAnsi" w:hAnsiTheme="minorHAnsi" w:cstheme="minorHAnsi"/>
          <w:sz w:val="20"/>
          <w:szCs w:val="20"/>
          <w:lang w:eastAsia="en-GB"/>
        </w:rPr>
        <w:t>directed.</w:t>
      </w:r>
      <w:r w:rsidRPr="004745FC">
        <w:rPr>
          <w:rFonts w:asciiTheme="minorHAnsi" w:hAnsiTheme="minorHAnsi" w:cstheme="minorHAnsi"/>
          <w:sz w:val="20"/>
          <w:szCs w:val="20"/>
          <w:lang w:eastAsia="en-GB"/>
        </w:rPr>
        <w:t xml:space="preserve"> </w:t>
      </w:r>
    </w:p>
    <w:p w14:paraId="30587F7E" w14:textId="77777777" w:rsidR="0041750B"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p>
    <w:p w14:paraId="4E1FC224" w14:textId="00D38A8D" w:rsidR="0041750B"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Advice and guidance will be requested by the GP through an </w:t>
      </w:r>
      <w:r w:rsidR="00172626" w:rsidRPr="004745FC">
        <w:rPr>
          <w:rFonts w:asciiTheme="minorHAnsi" w:hAnsiTheme="minorHAnsi" w:cstheme="minorHAnsi"/>
          <w:sz w:val="20"/>
          <w:szCs w:val="20"/>
          <w:lang w:eastAsia="en-GB"/>
        </w:rPr>
        <w:t>existing A&amp;G service</w:t>
      </w:r>
      <w:r w:rsidR="00F20748" w:rsidRPr="004745FC">
        <w:rPr>
          <w:rFonts w:asciiTheme="minorHAnsi" w:hAnsiTheme="minorHAnsi" w:cstheme="minorHAnsi"/>
          <w:sz w:val="20"/>
          <w:szCs w:val="20"/>
          <w:lang w:eastAsia="en-GB"/>
        </w:rPr>
        <w:t xml:space="preserve"> via</w:t>
      </w:r>
      <w:r w:rsidRPr="004745FC">
        <w:rPr>
          <w:rFonts w:asciiTheme="minorHAnsi" w:hAnsiTheme="minorHAnsi" w:cstheme="minorHAnsi"/>
          <w:sz w:val="20"/>
          <w:szCs w:val="20"/>
          <w:lang w:eastAsia="en-GB"/>
        </w:rPr>
        <w:t xml:space="preserve"> (e-RS). </w:t>
      </w:r>
      <w:r w:rsidR="00FF447C"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No referral is deemed to have been made and responsibility for future referral remains with the General Practitioner. There may be local turnaround time targets in place, but no RTT clock is started</w:t>
      </w:r>
      <w:r w:rsidR="00FF447C" w:rsidRPr="004745FC">
        <w:rPr>
          <w:rFonts w:asciiTheme="minorHAnsi" w:hAnsiTheme="minorHAnsi" w:cstheme="minorHAnsi"/>
          <w:sz w:val="20"/>
          <w:szCs w:val="20"/>
          <w:lang w:eastAsia="en-GB"/>
        </w:rPr>
        <w:t xml:space="preserve"> at this stage</w:t>
      </w:r>
      <w:r w:rsidRPr="004745FC">
        <w:rPr>
          <w:rFonts w:asciiTheme="minorHAnsi" w:hAnsiTheme="minorHAnsi" w:cstheme="minorHAnsi"/>
          <w:sz w:val="20"/>
          <w:szCs w:val="20"/>
          <w:lang w:eastAsia="en-GB"/>
        </w:rPr>
        <w:t xml:space="preserve">. </w:t>
      </w:r>
    </w:p>
    <w:p w14:paraId="3367AFDA" w14:textId="77777777" w:rsidR="00FF447C" w:rsidRPr="004745FC" w:rsidRDefault="00FF447C" w:rsidP="00C166D4">
      <w:pPr>
        <w:autoSpaceDE w:val="0"/>
        <w:autoSpaceDN w:val="0"/>
        <w:adjustRightInd w:val="0"/>
        <w:spacing w:after="0" w:line="240" w:lineRule="auto"/>
        <w:rPr>
          <w:rFonts w:asciiTheme="minorHAnsi" w:hAnsiTheme="minorHAnsi" w:cstheme="minorHAnsi"/>
          <w:sz w:val="20"/>
          <w:szCs w:val="20"/>
          <w:lang w:eastAsia="en-GB"/>
        </w:rPr>
      </w:pPr>
    </w:p>
    <w:p w14:paraId="0089DF21" w14:textId="056895E1" w:rsidR="00B815A6"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.5</w:t>
      </w:r>
      <w:r w:rsidR="0041750B" w:rsidRPr="004745FC">
        <w:rPr>
          <w:rFonts w:asciiTheme="minorHAnsi" w:hAnsiTheme="minorHAnsi" w:cstheme="minorHAnsi"/>
          <w:b/>
          <w:bCs/>
          <w:color w:val="0070C0"/>
          <w:sz w:val="20"/>
          <w:szCs w:val="20"/>
          <w:lang w:eastAsia="en-GB"/>
        </w:rPr>
        <w:t xml:space="preserve"> Referral into a Referral Assessment Service (RAS) </w:t>
      </w:r>
    </w:p>
    <w:p w14:paraId="4558DD66" w14:textId="77777777" w:rsidR="00172626" w:rsidRPr="004745FC" w:rsidRDefault="00172626"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34D72F9E" w14:textId="77777777" w:rsidR="0041750B"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A RAS referral is a referral for treatment that the provider will assess as to next steps including onward booking into the service.</w:t>
      </w:r>
      <w:r w:rsidR="00FF447C"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 It is not a request for advice but a referral, albeit an outcome of RAS might be a rejection of the referral with advice.</w:t>
      </w:r>
      <w:r w:rsidR="00FF447C" w:rsidRPr="004745FC">
        <w:rPr>
          <w:rFonts w:asciiTheme="minorHAnsi" w:hAnsiTheme="minorHAnsi" w:cstheme="minorHAnsi"/>
          <w:sz w:val="20"/>
          <w:szCs w:val="20"/>
          <w:lang w:eastAsia="en-GB"/>
        </w:rPr>
        <w:t xml:space="preserve">  T</w:t>
      </w:r>
      <w:r w:rsidRPr="004745FC">
        <w:rPr>
          <w:rFonts w:asciiTheme="minorHAnsi" w:hAnsiTheme="minorHAnsi" w:cstheme="minorHAnsi"/>
          <w:sz w:val="20"/>
          <w:szCs w:val="20"/>
          <w:lang w:eastAsia="en-GB"/>
        </w:rPr>
        <w:t>he provider clinician</w:t>
      </w:r>
      <w:r w:rsidR="003A4FFB" w:rsidRPr="004745FC">
        <w:rPr>
          <w:rFonts w:asciiTheme="minorHAnsi" w:hAnsiTheme="minorHAnsi" w:cstheme="minorHAnsi"/>
          <w:sz w:val="20"/>
          <w:szCs w:val="20"/>
          <w:lang w:eastAsia="en-GB"/>
        </w:rPr>
        <w:t xml:space="preserve"> must</w:t>
      </w:r>
      <w:r w:rsidRPr="004745FC">
        <w:rPr>
          <w:rFonts w:asciiTheme="minorHAnsi" w:hAnsiTheme="minorHAnsi" w:cstheme="minorHAnsi"/>
          <w:sz w:val="20"/>
          <w:szCs w:val="20"/>
          <w:lang w:eastAsia="en-GB"/>
        </w:rPr>
        <w:t xml:space="preserve"> review the referral content and</w:t>
      </w:r>
      <w:r w:rsidR="00F20748" w:rsidRPr="004745FC">
        <w:rPr>
          <w:rFonts w:asciiTheme="minorHAnsi" w:hAnsiTheme="minorHAnsi" w:cstheme="minorHAnsi"/>
          <w:sz w:val="20"/>
          <w:szCs w:val="20"/>
          <w:lang w:eastAsia="en-GB"/>
        </w:rPr>
        <w:t xml:space="preserve"> </w:t>
      </w:r>
      <w:r w:rsidR="004D4E27" w:rsidRPr="004745FC">
        <w:rPr>
          <w:rFonts w:asciiTheme="minorHAnsi" w:hAnsiTheme="minorHAnsi" w:cstheme="minorHAnsi"/>
          <w:sz w:val="20"/>
          <w:szCs w:val="20"/>
          <w:lang w:eastAsia="en-GB"/>
        </w:rPr>
        <w:t>respond within</w:t>
      </w:r>
      <w:r w:rsidR="00F20748" w:rsidRPr="004745FC">
        <w:rPr>
          <w:rFonts w:asciiTheme="minorHAnsi" w:hAnsiTheme="minorHAnsi" w:cstheme="minorHAnsi"/>
          <w:sz w:val="20"/>
          <w:szCs w:val="20"/>
          <w:lang w:eastAsia="en-GB"/>
        </w:rPr>
        <w:t xml:space="preserve"> 5 working days</w:t>
      </w:r>
      <w:r w:rsidRPr="004745FC">
        <w:rPr>
          <w:rFonts w:asciiTheme="minorHAnsi" w:hAnsiTheme="minorHAnsi" w:cstheme="minorHAnsi"/>
          <w:sz w:val="20"/>
          <w:szCs w:val="20"/>
          <w:lang w:eastAsia="en-GB"/>
        </w:rPr>
        <w:t xml:space="preserve">: </w:t>
      </w:r>
    </w:p>
    <w:p w14:paraId="23D383BC" w14:textId="77777777" w:rsidR="00AC2E56" w:rsidRPr="004745FC" w:rsidRDefault="00AC2E56" w:rsidP="00C166D4">
      <w:pPr>
        <w:autoSpaceDE w:val="0"/>
        <w:autoSpaceDN w:val="0"/>
        <w:adjustRightInd w:val="0"/>
        <w:spacing w:after="0" w:line="240" w:lineRule="auto"/>
        <w:rPr>
          <w:rFonts w:asciiTheme="minorHAnsi" w:hAnsiTheme="minorHAnsi" w:cstheme="minorHAnsi"/>
          <w:sz w:val="20"/>
          <w:szCs w:val="20"/>
          <w:lang w:eastAsia="en-GB"/>
        </w:rPr>
      </w:pPr>
    </w:p>
    <w:p w14:paraId="3E4A87A8" w14:textId="77777777"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 clinician assesses that the patient requires an appointment, </w:t>
      </w:r>
      <w:r w:rsidR="003A4FFB" w:rsidRPr="004745FC">
        <w:rPr>
          <w:rFonts w:asciiTheme="minorHAnsi" w:hAnsiTheme="minorHAnsi" w:cstheme="minorHAnsi"/>
          <w:sz w:val="20"/>
          <w:szCs w:val="20"/>
          <w:lang w:eastAsia="en-GB"/>
        </w:rPr>
        <w:t xml:space="preserve">the patient </w:t>
      </w:r>
      <w:r w:rsidRPr="004745FC">
        <w:rPr>
          <w:rFonts w:asciiTheme="minorHAnsi" w:hAnsiTheme="minorHAnsi" w:cstheme="minorHAnsi"/>
          <w:sz w:val="20"/>
          <w:szCs w:val="20"/>
          <w:lang w:eastAsia="en-GB"/>
        </w:rPr>
        <w:t xml:space="preserve">will be added to the </w:t>
      </w:r>
      <w:r w:rsidR="003A4FFB" w:rsidRPr="004745FC">
        <w:rPr>
          <w:rFonts w:asciiTheme="minorHAnsi" w:hAnsiTheme="minorHAnsi" w:cstheme="minorHAnsi"/>
          <w:sz w:val="20"/>
          <w:szCs w:val="20"/>
          <w:lang w:eastAsia="en-GB"/>
        </w:rPr>
        <w:t>waiting list/</w:t>
      </w:r>
      <w:r w:rsidRPr="004745FC">
        <w:rPr>
          <w:rFonts w:asciiTheme="minorHAnsi" w:hAnsiTheme="minorHAnsi" w:cstheme="minorHAnsi"/>
          <w:sz w:val="20"/>
          <w:szCs w:val="20"/>
          <w:lang w:eastAsia="en-GB"/>
        </w:rPr>
        <w:t xml:space="preserve">appointment for booking list. </w:t>
      </w:r>
      <w:r w:rsidR="00FF447C" w:rsidRPr="004745FC">
        <w:rPr>
          <w:rFonts w:asciiTheme="minorHAnsi" w:hAnsiTheme="minorHAnsi" w:cstheme="minorHAnsi"/>
          <w:sz w:val="20"/>
          <w:szCs w:val="20"/>
          <w:lang w:eastAsia="en-GB"/>
        </w:rPr>
        <w:t xml:space="preserve"> </w:t>
      </w:r>
      <w:r w:rsidRPr="004745FC">
        <w:rPr>
          <w:rFonts w:asciiTheme="minorHAnsi" w:hAnsiTheme="minorHAnsi" w:cstheme="minorHAnsi"/>
          <w:b/>
          <w:sz w:val="20"/>
          <w:szCs w:val="20"/>
          <w:lang w:eastAsia="en-GB"/>
        </w:rPr>
        <w:t>The RTT pathway clock continues to tick</w:t>
      </w:r>
      <w:r w:rsidRPr="004745FC">
        <w:rPr>
          <w:rFonts w:asciiTheme="minorHAnsi" w:hAnsiTheme="minorHAnsi" w:cstheme="minorHAnsi"/>
          <w:sz w:val="20"/>
          <w:szCs w:val="20"/>
          <w:lang w:eastAsia="en-GB"/>
        </w:rPr>
        <w:t xml:space="preserve">. </w:t>
      </w:r>
    </w:p>
    <w:p w14:paraId="4C4307E8" w14:textId="77777777"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 clinician assesses that the patient does not need secondary care, the referral will be returned to the GP. </w:t>
      </w:r>
      <w:r w:rsidR="00FF447C" w:rsidRPr="004745FC">
        <w:rPr>
          <w:rFonts w:asciiTheme="minorHAnsi" w:hAnsiTheme="minorHAnsi" w:cstheme="minorHAnsi"/>
          <w:sz w:val="20"/>
          <w:szCs w:val="20"/>
          <w:lang w:eastAsia="en-GB"/>
        </w:rPr>
        <w:t xml:space="preserve"> </w:t>
      </w:r>
      <w:r w:rsidRPr="004745FC">
        <w:rPr>
          <w:rFonts w:asciiTheme="minorHAnsi" w:hAnsiTheme="minorHAnsi" w:cstheme="minorHAnsi"/>
          <w:b/>
          <w:sz w:val="20"/>
          <w:szCs w:val="20"/>
          <w:lang w:eastAsia="en-GB"/>
        </w:rPr>
        <w:t>The RTT pathway clock will stop.</w:t>
      </w:r>
      <w:r w:rsidRPr="004745FC">
        <w:rPr>
          <w:rFonts w:asciiTheme="minorHAnsi" w:hAnsiTheme="minorHAnsi" w:cstheme="minorHAnsi"/>
          <w:sz w:val="20"/>
          <w:szCs w:val="20"/>
          <w:lang w:eastAsia="en-GB"/>
        </w:rPr>
        <w:t xml:space="preserve"> </w:t>
      </w:r>
    </w:p>
    <w:p w14:paraId="42931AE2" w14:textId="6C0DD748" w:rsidR="0041750B" w:rsidRPr="004745FC" w:rsidRDefault="0041750B" w:rsidP="00DC6539">
      <w:pPr>
        <w:pStyle w:val="ListParagraph"/>
        <w:numPr>
          <w:ilvl w:val="0"/>
          <w:numId w:val="5"/>
        </w:num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exception to the clock </w:t>
      </w:r>
      <w:r w:rsidR="00EF3C79" w:rsidRPr="004745FC">
        <w:rPr>
          <w:rFonts w:asciiTheme="minorHAnsi" w:hAnsiTheme="minorHAnsi" w:cstheme="minorHAnsi"/>
          <w:sz w:val="20"/>
          <w:szCs w:val="20"/>
          <w:lang w:eastAsia="en-GB"/>
        </w:rPr>
        <w:t>starts</w:t>
      </w:r>
      <w:r w:rsidRPr="004745FC">
        <w:rPr>
          <w:rFonts w:asciiTheme="minorHAnsi" w:hAnsiTheme="minorHAnsi" w:cstheme="minorHAnsi"/>
          <w:sz w:val="20"/>
          <w:szCs w:val="20"/>
          <w:lang w:eastAsia="en-GB"/>
        </w:rPr>
        <w:t xml:space="preserve"> from a Referral Assessment Service is when a clinician returns to the referrer (GP) with advice from a RAS. </w:t>
      </w:r>
    </w:p>
    <w:p w14:paraId="207B3482" w14:textId="77777777" w:rsidR="0041750B" w:rsidRPr="004745FC" w:rsidRDefault="0041750B" w:rsidP="00C166D4">
      <w:pPr>
        <w:autoSpaceDE w:val="0"/>
        <w:autoSpaceDN w:val="0"/>
        <w:adjustRightInd w:val="0"/>
        <w:spacing w:after="0" w:line="240" w:lineRule="auto"/>
        <w:rPr>
          <w:rFonts w:asciiTheme="minorHAnsi" w:hAnsiTheme="minorHAnsi" w:cstheme="minorHAnsi"/>
          <w:sz w:val="20"/>
          <w:szCs w:val="20"/>
          <w:lang w:eastAsia="en-GB"/>
        </w:rPr>
      </w:pPr>
    </w:p>
    <w:p w14:paraId="319A21FD" w14:textId="77777777" w:rsidR="0041750B" w:rsidRPr="004745FC" w:rsidRDefault="0041750B"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Post-operative queries about issues / complications are </w:t>
      </w:r>
      <w:r w:rsidRPr="004745FC">
        <w:rPr>
          <w:rFonts w:asciiTheme="minorHAnsi" w:hAnsiTheme="minorHAnsi" w:cstheme="minorHAnsi"/>
          <w:b/>
          <w:bCs/>
          <w:sz w:val="20"/>
          <w:szCs w:val="20"/>
          <w:lang w:eastAsia="en-GB"/>
        </w:rPr>
        <w:t xml:space="preserve">excluded </w:t>
      </w:r>
      <w:r w:rsidR="00F20748" w:rsidRPr="004745FC">
        <w:rPr>
          <w:rFonts w:asciiTheme="minorHAnsi" w:hAnsiTheme="minorHAnsi" w:cstheme="minorHAnsi"/>
          <w:sz w:val="20"/>
          <w:szCs w:val="20"/>
          <w:lang w:eastAsia="en-GB"/>
        </w:rPr>
        <w:t>from Advice and</w:t>
      </w:r>
      <w:r w:rsidRPr="004745FC">
        <w:rPr>
          <w:rFonts w:asciiTheme="minorHAnsi" w:hAnsiTheme="minorHAnsi" w:cstheme="minorHAnsi"/>
          <w:sz w:val="20"/>
          <w:szCs w:val="20"/>
          <w:lang w:eastAsia="en-GB"/>
        </w:rPr>
        <w:t xml:space="preserve"> Guidance requests.</w:t>
      </w:r>
      <w:r w:rsidR="00F20748"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 In this case the request should be sent directly to the operating surgeon</w:t>
      </w:r>
      <w:r w:rsidR="00F20748" w:rsidRPr="004745FC">
        <w:rPr>
          <w:rFonts w:asciiTheme="minorHAnsi" w:hAnsiTheme="minorHAnsi" w:cstheme="minorHAnsi"/>
          <w:sz w:val="20"/>
          <w:szCs w:val="20"/>
          <w:lang w:eastAsia="en-GB"/>
        </w:rPr>
        <w:t xml:space="preserve"> or their team</w:t>
      </w:r>
      <w:r w:rsidRPr="004745FC">
        <w:rPr>
          <w:rFonts w:asciiTheme="minorHAnsi" w:hAnsiTheme="minorHAnsi" w:cstheme="minorHAnsi"/>
          <w:sz w:val="20"/>
          <w:szCs w:val="20"/>
          <w:lang w:eastAsia="en-GB"/>
        </w:rPr>
        <w:t>.</w:t>
      </w:r>
    </w:p>
    <w:p w14:paraId="68EADEC6" w14:textId="77777777" w:rsidR="00AC2E56" w:rsidRPr="004745FC" w:rsidRDefault="00AC2E56" w:rsidP="00C166D4">
      <w:pPr>
        <w:spacing w:after="0" w:line="240" w:lineRule="auto"/>
        <w:rPr>
          <w:rFonts w:asciiTheme="minorHAnsi" w:hAnsiTheme="minorHAnsi" w:cstheme="minorHAnsi"/>
          <w:sz w:val="20"/>
          <w:szCs w:val="20"/>
          <w:lang w:eastAsia="en-GB"/>
        </w:rPr>
      </w:pPr>
    </w:p>
    <w:p w14:paraId="0116BAAF" w14:textId="01A98C5C" w:rsidR="00FF447C"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.6</w:t>
      </w:r>
      <w:r w:rsidR="00FF447C" w:rsidRPr="004745FC">
        <w:rPr>
          <w:rFonts w:asciiTheme="minorHAnsi" w:hAnsiTheme="minorHAnsi" w:cstheme="minorHAnsi"/>
          <w:b/>
          <w:bCs/>
          <w:color w:val="0070C0"/>
          <w:sz w:val="20"/>
          <w:szCs w:val="20"/>
          <w:lang w:eastAsia="en-GB"/>
        </w:rPr>
        <w:t xml:space="preserve"> Clinical responsibility</w:t>
      </w:r>
    </w:p>
    <w:p w14:paraId="6773E3CF"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600481E5" w14:textId="77777777" w:rsidR="00FF447C" w:rsidRPr="004745FC" w:rsidRDefault="00FF447C"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color w:val="000000"/>
          <w:sz w:val="20"/>
          <w:szCs w:val="20"/>
          <w:lang w:eastAsia="en-GB"/>
        </w:rPr>
        <w:t>Responsibility for the patient remains with the GP until a referral has been made and accepted.</w:t>
      </w:r>
      <w:r w:rsidR="00CC3742"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On acceptance of the referral, it is the Trust responsibility to book the patient into the most appropriate clinic</w:t>
      </w:r>
      <w:r w:rsidR="00F20748" w:rsidRPr="004745FC">
        <w:rPr>
          <w:rFonts w:asciiTheme="minorHAnsi" w:hAnsiTheme="minorHAnsi" w:cstheme="minorHAnsi"/>
          <w:sz w:val="20"/>
          <w:szCs w:val="20"/>
          <w:lang w:eastAsia="en-GB"/>
        </w:rPr>
        <w:t>.</w:t>
      </w:r>
      <w:r w:rsidR="00CC3742" w:rsidRPr="004745FC">
        <w:rPr>
          <w:rFonts w:asciiTheme="minorHAnsi" w:hAnsiTheme="minorHAnsi" w:cstheme="minorHAnsi"/>
          <w:sz w:val="20"/>
          <w:szCs w:val="20"/>
          <w:lang w:eastAsia="en-GB"/>
        </w:rPr>
        <w:t xml:space="preserve">  </w:t>
      </w:r>
      <w:r w:rsidRPr="004745FC">
        <w:rPr>
          <w:rFonts w:asciiTheme="minorHAnsi" w:hAnsiTheme="minorHAnsi" w:cstheme="minorHAnsi"/>
          <w:sz w:val="20"/>
          <w:szCs w:val="20"/>
          <w:lang w:eastAsia="en-GB"/>
        </w:rPr>
        <w:t xml:space="preserve">Specialists are responsible for ensuring that they </w:t>
      </w:r>
      <w:r w:rsidR="00F20748" w:rsidRPr="004745FC">
        <w:rPr>
          <w:rFonts w:asciiTheme="minorHAnsi" w:hAnsiTheme="minorHAnsi" w:cstheme="minorHAnsi"/>
          <w:sz w:val="20"/>
          <w:szCs w:val="20"/>
          <w:lang w:eastAsia="en-GB"/>
        </w:rPr>
        <w:t>are</w:t>
      </w:r>
      <w:r w:rsidRPr="004745FC">
        <w:rPr>
          <w:rFonts w:asciiTheme="minorHAnsi" w:hAnsiTheme="minorHAnsi" w:cstheme="minorHAnsi"/>
          <w:sz w:val="20"/>
          <w:szCs w:val="20"/>
          <w:lang w:eastAsia="en-GB"/>
        </w:rPr>
        <w:t xml:space="preserve"> providing advice and guidance which is clinically appropriate and can be delivered within a primary care environment using the skills avail</w:t>
      </w:r>
      <w:r w:rsidR="00C95616" w:rsidRPr="004745FC">
        <w:rPr>
          <w:rFonts w:asciiTheme="minorHAnsi" w:hAnsiTheme="minorHAnsi" w:cstheme="minorHAnsi"/>
          <w:sz w:val="20"/>
          <w:szCs w:val="20"/>
          <w:lang w:eastAsia="en-GB"/>
        </w:rPr>
        <w:t>able to a General Practitioner</w:t>
      </w:r>
      <w:r w:rsidR="00F20748" w:rsidRPr="004745FC">
        <w:rPr>
          <w:rFonts w:asciiTheme="minorHAnsi" w:hAnsiTheme="minorHAnsi" w:cstheme="minorHAnsi"/>
          <w:sz w:val="20"/>
          <w:szCs w:val="20"/>
          <w:lang w:eastAsia="en-GB"/>
        </w:rPr>
        <w:t>.</w:t>
      </w:r>
    </w:p>
    <w:p w14:paraId="27F8227C" w14:textId="7777777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p>
    <w:p w14:paraId="754FAA63" w14:textId="6809E187" w:rsidR="00FF447C" w:rsidRPr="004745FC" w:rsidRDefault="00EF3C79"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GPs</w:t>
      </w:r>
      <w:r w:rsidR="00FF447C" w:rsidRPr="004745FC">
        <w:rPr>
          <w:rFonts w:asciiTheme="minorHAnsi" w:hAnsiTheme="minorHAnsi" w:cstheme="minorHAnsi"/>
          <w:sz w:val="20"/>
          <w:szCs w:val="20"/>
          <w:lang w:eastAsia="en-GB"/>
        </w:rPr>
        <w:t xml:space="preserve"> are encouraged to explain to their patients when they are requesting advice and guidance and to ensure that there is an understanding that advice and guidance may not result in a referral to the hospital specialist. </w:t>
      </w:r>
    </w:p>
    <w:p w14:paraId="0C4892C7" w14:textId="7777777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p>
    <w:p w14:paraId="573384AE" w14:textId="77777777" w:rsidR="002971E6" w:rsidRPr="004745FC" w:rsidRDefault="00FF447C"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Where there are extended waiting times for an appointment it is important that patients are advised to contact their GP if their condition changes, and GPs reflect this in changes to a referral.</w:t>
      </w:r>
    </w:p>
    <w:p w14:paraId="28582DFF" w14:textId="77777777" w:rsidR="00AC2E56" w:rsidRPr="004745FC" w:rsidRDefault="00AC2E56"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6E75DD60" w14:textId="50A5C1BF" w:rsidR="00C95616"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.7</w:t>
      </w:r>
      <w:r w:rsidR="00CC3742" w:rsidRPr="004745FC">
        <w:rPr>
          <w:rFonts w:asciiTheme="minorHAnsi" w:hAnsiTheme="minorHAnsi" w:cstheme="minorHAnsi"/>
          <w:b/>
          <w:bCs/>
          <w:color w:val="0070C0"/>
          <w:sz w:val="20"/>
          <w:szCs w:val="20"/>
          <w:lang w:eastAsia="en-GB"/>
        </w:rPr>
        <w:t xml:space="preserve"> Patient E</w:t>
      </w:r>
      <w:r w:rsidR="00C95616" w:rsidRPr="004745FC">
        <w:rPr>
          <w:rFonts w:asciiTheme="minorHAnsi" w:hAnsiTheme="minorHAnsi" w:cstheme="minorHAnsi"/>
          <w:b/>
          <w:bCs/>
          <w:color w:val="0070C0"/>
          <w:sz w:val="20"/>
          <w:szCs w:val="20"/>
          <w:lang w:eastAsia="en-GB"/>
        </w:rPr>
        <w:t xml:space="preserve">ligibility </w:t>
      </w:r>
    </w:p>
    <w:p w14:paraId="6901F031"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3ABAA7BB"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All trusts have an obligation to identify patients who are not eligible for free NHS treatment and specifically to assess liability for charges in accordance with Department of Health guidance /rules. </w:t>
      </w:r>
    </w:p>
    <w:p w14:paraId="25C19484" w14:textId="77777777" w:rsidR="00C95616" w:rsidRPr="004745FC" w:rsidRDefault="00F20748"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The T</w:t>
      </w:r>
      <w:r w:rsidR="00C95616" w:rsidRPr="004745FC">
        <w:rPr>
          <w:rFonts w:asciiTheme="minorHAnsi" w:hAnsiTheme="minorHAnsi" w:cstheme="minorHAnsi"/>
          <w:color w:val="000000"/>
          <w:sz w:val="20"/>
          <w:szCs w:val="20"/>
          <w:lang w:eastAsia="en-GB"/>
        </w:rPr>
        <w:t xml:space="preserve">rust will check every patient’s eligibility for treatment.  Therefore, at the first point of entry, patients will be asked questions that will help the trust assess ‘ordinarily resident status'.  Some visitors from abroad, who are not ordinarily resident, may receive free healthcare, including those who: </w:t>
      </w:r>
    </w:p>
    <w:p w14:paraId="0E6B4ECB"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45BA761F" w14:textId="28882346" w:rsidR="00C95616" w:rsidRPr="004745FC" w:rsidRDefault="00C9561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have paid the immigration health </w:t>
      </w:r>
      <w:r w:rsidR="00EF3C79" w:rsidRPr="004745FC">
        <w:rPr>
          <w:rFonts w:asciiTheme="minorHAnsi" w:hAnsiTheme="minorHAnsi" w:cstheme="minorHAnsi"/>
          <w:color w:val="000000"/>
          <w:sz w:val="20"/>
          <w:szCs w:val="20"/>
          <w:lang w:eastAsia="en-GB"/>
        </w:rPr>
        <w:t>surcharge.</w:t>
      </w:r>
      <w:r w:rsidRPr="004745FC">
        <w:rPr>
          <w:rFonts w:asciiTheme="minorHAnsi" w:hAnsiTheme="minorHAnsi" w:cstheme="minorHAnsi"/>
          <w:color w:val="000000"/>
          <w:sz w:val="20"/>
          <w:szCs w:val="20"/>
          <w:lang w:eastAsia="en-GB"/>
        </w:rPr>
        <w:t xml:space="preserve"> </w:t>
      </w:r>
    </w:p>
    <w:p w14:paraId="1D525BD4" w14:textId="59B82EAC" w:rsidR="00C95616" w:rsidRPr="004745FC" w:rsidRDefault="00C9561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have come to work or study in the </w:t>
      </w:r>
      <w:r w:rsidR="00EF3C79" w:rsidRPr="004745FC">
        <w:rPr>
          <w:rFonts w:asciiTheme="minorHAnsi" w:hAnsiTheme="minorHAnsi" w:cstheme="minorHAnsi"/>
          <w:color w:val="000000"/>
          <w:sz w:val="20"/>
          <w:szCs w:val="20"/>
          <w:lang w:eastAsia="en-GB"/>
        </w:rPr>
        <w:t>UK.</w:t>
      </w:r>
      <w:r w:rsidRPr="004745FC">
        <w:rPr>
          <w:rFonts w:asciiTheme="minorHAnsi" w:hAnsiTheme="minorHAnsi" w:cstheme="minorHAnsi"/>
          <w:color w:val="000000"/>
          <w:sz w:val="20"/>
          <w:szCs w:val="20"/>
          <w:lang w:eastAsia="en-GB"/>
        </w:rPr>
        <w:t xml:space="preserve"> </w:t>
      </w:r>
    </w:p>
    <w:p w14:paraId="7B99A250" w14:textId="3BBCD534" w:rsidR="00C95616" w:rsidRPr="004745FC" w:rsidRDefault="00C95616"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have been granted or made an application for </w:t>
      </w:r>
      <w:r w:rsidR="00EF3C79" w:rsidRPr="004745FC">
        <w:rPr>
          <w:rFonts w:asciiTheme="minorHAnsi" w:hAnsiTheme="minorHAnsi" w:cstheme="minorHAnsi"/>
          <w:color w:val="000000"/>
          <w:sz w:val="20"/>
          <w:szCs w:val="20"/>
          <w:lang w:eastAsia="en-GB"/>
        </w:rPr>
        <w:t>asylum.</w:t>
      </w:r>
      <w:r w:rsidRPr="004745FC">
        <w:rPr>
          <w:rFonts w:asciiTheme="minorHAnsi" w:hAnsiTheme="minorHAnsi" w:cstheme="minorHAnsi"/>
          <w:color w:val="000000"/>
          <w:sz w:val="20"/>
          <w:szCs w:val="20"/>
          <w:lang w:eastAsia="en-GB"/>
        </w:rPr>
        <w:t xml:space="preserve"> </w:t>
      </w:r>
    </w:p>
    <w:p w14:paraId="4FF4D025"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7DE209A8"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Citizens of the European Union (EU) who hold a European Health Insurance Card (EHIC) are also entitled to free healthcare, although the trust may recover the cost of treatment from the country of origin.  Future arrangements for EU citizens after 31 December 2020 (end of the Brexit transition period) are subject to the current negotiations on the future UK-EU relationship. </w:t>
      </w:r>
      <w:r w:rsidR="00F20748" w:rsidRPr="004745FC">
        <w:rPr>
          <w:rFonts w:asciiTheme="minorHAnsi" w:hAnsiTheme="minorHAnsi" w:cstheme="minorHAnsi"/>
          <w:color w:val="000000"/>
          <w:sz w:val="20"/>
          <w:szCs w:val="20"/>
          <w:lang w:eastAsia="en-GB"/>
        </w:rPr>
        <w:t xml:space="preserve"> </w:t>
      </w:r>
      <w:r w:rsidRPr="004745FC">
        <w:rPr>
          <w:rFonts w:asciiTheme="minorHAnsi" w:hAnsiTheme="minorHAnsi" w:cstheme="minorHAnsi"/>
          <w:color w:val="000000"/>
          <w:sz w:val="20"/>
          <w:szCs w:val="20"/>
          <w:lang w:eastAsia="en-GB"/>
        </w:rPr>
        <w:t xml:space="preserve">This policy will need to be updated to reflect final agreements made. </w:t>
      </w:r>
    </w:p>
    <w:p w14:paraId="639979A6"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11DCCCD2" w14:textId="01AF4068"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All staff have a responsibility to identify patients who are overseas visitors and to refer them to the overseas visitor’s office for clarification of status regarding entitlement to NHS treatment before their first appointment is booked or date to come in (TCI). </w:t>
      </w:r>
    </w:p>
    <w:p w14:paraId="5EAA3CE6"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43EF2EA1" w14:textId="501D337E" w:rsidR="00C95616"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.8</w:t>
      </w:r>
      <w:r w:rsidR="00C95616" w:rsidRPr="004745FC">
        <w:rPr>
          <w:rFonts w:asciiTheme="minorHAnsi" w:hAnsiTheme="minorHAnsi" w:cstheme="minorHAnsi"/>
          <w:b/>
          <w:bCs/>
          <w:color w:val="0070C0"/>
          <w:sz w:val="20"/>
          <w:szCs w:val="20"/>
          <w:lang w:eastAsia="en-GB"/>
        </w:rPr>
        <w:t xml:space="preserve"> Patients moving between NHS and private </w:t>
      </w:r>
      <w:r w:rsidR="00EF3C79" w:rsidRPr="004745FC">
        <w:rPr>
          <w:rFonts w:asciiTheme="minorHAnsi" w:hAnsiTheme="minorHAnsi" w:cstheme="minorHAnsi"/>
          <w:b/>
          <w:bCs/>
          <w:color w:val="0070C0"/>
          <w:sz w:val="20"/>
          <w:szCs w:val="20"/>
          <w:lang w:eastAsia="en-GB"/>
        </w:rPr>
        <w:t>care.</w:t>
      </w:r>
      <w:r w:rsidR="00C95616" w:rsidRPr="004745FC">
        <w:rPr>
          <w:rFonts w:asciiTheme="minorHAnsi" w:hAnsiTheme="minorHAnsi" w:cstheme="minorHAnsi"/>
          <w:b/>
          <w:bCs/>
          <w:color w:val="0070C0"/>
          <w:sz w:val="20"/>
          <w:szCs w:val="20"/>
          <w:lang w:eastAsia="en-GB"/>
        </w:rPr>
        <w:t xml:space="preserve"> </w:t>
      </w:r>
    </w:p>
    <w:p w14:paraId="630BF003"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49DC9F9E" w14:textId="78658185" w:rsidR="00C95616" w:rsidRPr="009E55CA" w:rsidRDefault="00C95616" w:rsidP="00C166D4">
      <w:pPr>
        <w:autoSpaceDE w:val="0"/>
        <w:autoSpaceDN w:val="0"/>
        <w:adjustRightInd w:val="0"/>
        <w:spacing w:after="0" w:line="240" w:lineRule="auto"/>
        <w:rPr>
          <w:rFonts w:asciiTheme="minorHAnsi" w:hAnsiTheme="minorHAnsi" w:cstheme="minorHAnsi"/>
          <w:color w:val="000000"/>
          <w:sz w:val="20"/>
          <w:szCs w:val="20"/>
          <w:highlight w:val="yellow"/>
          <w:lang w:eastAsia="en-GB"/>
        </w:rPr>
      </w:pPr>
      <w:r w:rsidRPr="009E55CA">
        <w:rPr>
          <w:rFonts w:asciiTheme="minorHAnsi" w:hAnsiTheme="minorHAnsi" w:cstheme="minorHAnsi"/>
          <w:color w:val="000000"/>
          <w:sz w:val="20"/>
          <w:szCs w:val="20"/>
          <w:highlight w:val="yellow"/>
          <w:lang w:eastAsia="en-GB"/>
        </w:rPr>
        <w:t xml:space="preserve">Patients can choose to move between NHS and private status at any point during their treatment without prejudice. Where it has been agreed, for example, that a surgical procedure is necessary the patient can be added directly to the elective waiting list if clinically appropriate.  The patient </w:t>
      </w:r>
      <w:r w:rsidR="00F42BD0" w:rsidRPr="009E55CA">
        <w:rPr>
          <w:rFonts w:asciiTheme="minorHAnsi" w:hAnsiTheme="minorHAnsi" w:cstheme="minorHAnsi"/>
          <w:color w:val="000000"/>
          <w:sz w:val="20"/>
          <w:szCs w:val="20"/>
          <w:highlight w:val="yellow"/>
          <w:lang w:eastAsia="en-GB"/>
        </w:rPr>
        <w:t xml:space="preserve">must be referred </w:t>
      </w:r>
      <w:r w:rsidRPr="009E55CA">
        <w:rPr>
          <w:rFonts w:asciiTheme="minorHAnsi" w:hAnsiTheme="minorHAnsi" w:cstheme="minorHAnsi"/>
          <w:color w:val="000000"/>
          <w:sz w:val="20"/>
          <w:szCs w:val="20"/>
          <w:highlight w:val="yellow"/>
          <w:lang w:eastAsia="en-GB"/>
        </w:rPr>
        <w:t xml:space="preserve">to the hospital and the RTT clock will start at the point the </w:t>
      </w:r>
      <w:r w:rsidR="004B7C2B" w:rsidRPr="009E55CA">
        <w:rPr>
          <w:rFonts w:asciiTheme="minorHAnsi" w:hAnsiTheme="minorHAnsi" w:cstheme="minorHAnsi"/>
          <w:color w:val="000000"/>
          <w:sz w:val="20"/>
          <w:szCs w:val="20"/>
          <w:highlight w:val="yellow"/>
          <w:lang w:eastAsia="en-GB"/>
        </w:rPr>
        <w:t>referral</w:t>
      </w:r>
      <w:r w:rsidRPr="009E55CA">
        <w:rPr>
          <w:rFonts w:asciiTheme="minorHAnsi" w:hAnsiTheme="minorHAnsi" w:cstheme="minorHAnsi"/>
          <w:color w:val="000000"/>
          <w:sz w:val="20"/>
          <w:szCs w:val="20"/>
          <w:highlight w:val="yellow"/>
          <w:lang w:eastAsia="en-GB"/>
        </w:rPr>
        <w:t xml:space="preserve"> letter arrives in the hospital. </w:t>
      </w:r>
    </w:p>
    <w:p w14:paraId="11B37065" w14:textId="77777777" w:rsidR="00AC2E56" w:rsidRPr="009E55CA" w:rsidRDefault="00AC2E56" w:rsidP="00C166D4">
      <w:pPr>
        <w:autoSpaceDE w:val="0"/>
        <w:autoSpaceDN w:val="0"/>
        <w:adjustRightInd w:val="0"/>
        <w:spacing w:after="0" w:line="240" w:lineRule="auto"/>
        <w:rPr>
          <w:rFonts w:asciiTheme="minorHAnsi" w:hAnsiTheme="minorHAnsi" w:cstheme="minorHAnsi"/>
          <w:color w:val="000000"/>
          <w:sz w:val="20"/>
          <w:szCs w:val="20"/>
          <w:highlight w:val="yellow"/>
          <w:lang w:eastAsia="en-GB"/>
        </w:rPr>
      </w:pPr>
    </w:p>
    <w:p w14:paraId="2FE45507" w14:textId="1B37C439"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9E55CA">
        <w:rPr>
          <w:rFonts w:asciiTheme="minorHAnsi" w:hAnsiTheme="minorHAnsi" w:cstheme="minorHAnsi"/>
          <w:color w:val="000000"/>
          <w:sz w:val="20"/>
          <w:szCs w:val="20"/>
          <w:highlight w:val="yellow"/>
          <w:lang w:eastAsia="en-GB"/>
        </w:rPr>
        <w:t>The RTT pathways of patients who notify the trust of their decision to seek private care will be closed with a clock stop applied on the date of this being disclosed by the patient</w:t>
      </w:r>
      <w:r w:rsidR="00AC2E56" w:rsidRPr="009E55CA">
        <w:rPr>
          <w:rFonts w:asciiTheme="minorHAnsi" w:hAnsiTheme="minorHAnsi" w:cstheme="minorHAnsi"/>
          <w:color w:val="000000"/>
          <w:sz w:val="20"/>
          <w:szCs w:val="20"/>
          <w:highlight w:val="yellow"/>
          <w:lang w:eastAsia="en-GB"/>
        </w:rPr>
        <w:t>.</w:t>
      </w:r>
    </w:p>
    <w:p w14:paraId="659EC535"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17007007" w14:textId="31402456" w:rsidR="00C95616"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.9</w:t>
      </w:r>
      <w:r w:rsidR="00CC3742" w:rsidRPr="004745FC">
        <w:rPr>
          <w:rFonts w:asciiTheme="minorHAnsi" w:hAnsiTheme="minorHAnsi" w:cstheme="minorHAnsi"/>
          <w:b/>
          <w:bCs/>
          <w:color w:val="0070C0"/>
          <w:sz w:val="20"/>
          <w:szCs w:val="20"/>
          <w:lang w:eastAsia="en-GB"/>
        </w:rPr>
        <w:t xml:space="preserve"> Armed Forces C</w:t>
      </w:r>
      <w:r w:rsidR="00C95616" w:rsidRPr="004745FC">
        <w:rPr>
          <w:rFonts w:asciiTheme="minorHAnsi" w:hAnsiTheme="minorHAnsi" w:cstheme="minorHAnsi"/>
          <w:b/>
          <w:bCs/>
          <w:color w:val="0070C0"/>
          <w:sz w:val="20"/>
          <w:szCs w:val="20"/>
          <w:lang w:eastAsia="en-GB"/>
        </w:rPr>
        <w:t xml:space="preserve">ovenant </w:t>
      </w:r>
    </w:p>
    <w:p w14:paraId="097DA3A5"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06D673FE"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The sector is committed to the Armed Forces Covenant, which is a promise by the nation ensuring that those in the armed forces, reservists, their families and veterans are not disadvantaged.</w:t>
      </w:r>
    </w:p>
    <w:p w14:paraId="6C2C9AA2" w14:textId="77777777" w:rsidR="00C95616" w:rsidRPr="004745FC" w:rsidRDefault="00C9561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06351E02" w14:textId="128FCF8B"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color w:val="000000"/>
          <w:sz w:val="20"/>
          <w:szCs w:val="20"/>
          <w:lang w:eastAsia="en-GB"/>
        </w:rPr>
        <w:t xml:space="preserve">Veterans should receive priority treatment (subject to the clinical needs of others) in respect of NHS secondary healthcare relating to a condition resulting from their Service in the Armed Forces; and </w:t>
      </w:r>
      <w:r w:rsidRPr="004745FC">
        <w:rPr>
          <w:rFonts w:asciiTheme="minorHAnsi" w:hAnsiTheme="minorHAnsi" w:cstheme="minorHAnsi"/>
          <w:sz w:val="20"/>
          <w:szCs w:val="20"/>
          <w:lang w:eastAsia="en-GB"/>
        </w:rPr>
        <w:t xml:space="preserve">Veterans should be able to access mental health professionals who </w:t>
      </w:r>
      <w:r w:rsidR="00AC2E56" w:rsidRPr="004745FC">
        <w:rPr>
          <w:rFonts w:asciiTheme="minorHAnsi" w:hAnsiTheme="minorHAnsi" w:cstheme="minorHAnsi"/>
          <w:sz w:val="20"/>
          <w:szCs w:val="20"/>
          <w:lang w:eastAsia="en-GB"/>
        </w:rPr>
        <w:t>understand</w:t>
      </w:r>
      <w:r w:rsidRPr="004745FC">
        <w:rPr>
          <w:rFonts w:asciiTheme="minorHAnsi" w:hAnsiTheme="minorHAnsi" w:cstheme="minorHAnsi"/>
          <w:sz w:val="20"/>
          <w:szCs w:val="20"/>
          <w:lang w:eastAsia="en-GB"/>
        </w:rPr>
        <w:t xml:space="preserve"> Armed Forces culture. Members of the Armed Forces should enjoy the same standard of, and access to, healthcare as received by any other UK citizen in the area where they live. </w:t>
      </w:r>
    </w:p>
    <w:p w14:paraId="3ECCEE98" w14:textId="7777777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p>
    <w:p w14:paraId="56EA1C14" w14:textId="5FC42355"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GPs will notify the Trust of the patient’s condition and its relation to military service when they refer the patient, so the Trust can ensure it meets the current guidance for priority service over other patients with the same level of clinical need. In line with the policy, patients with more urgent clinical needs will continue to receive </w:t>
      </w:r>
      <w:r w:rsidR="00EF3C79" w:rsidRPr="004745FC">
        <w:rPr>
          <w:rFonts w:asciiTheme="minorHAnsi" w:hAnsiTheme="minorHAnsi" w:cstheme="minorHAnsi"/>
          <w:sz w:val="20"/>
          <w:szCs w:val="20"/>
          <w:lang w:eastAsia="en-GB"/>
        </w:rPr>
        <w:t>priority.</w:t>
      </w:r>
    </w:p>
    <w:p w14:paraId="6E440374" w14:textId="7777777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p>
    <w:p w14:paraId="42457153" w14:textId="25B8B7B4" w:rsidR="00C95616"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.10</w:t>
      </w:r>
      <w:r w:rsidR="00C95616" w:rsidRPr="004745FC">
        <w:rPr>
          <w:rFonts w:asciiTheme="minorHAnsi" w:hAnsiTheme="minorHAnsi" w:cstheme="minorHAnsi"/>
          <w:b/>
          <w:bCs/>
          <w:color w:val="0070C0"/>
          <w:sz w:val="20"/>
          <w:szCs w:val="20"/>
          <w:lang w:eastAsia="en-GB"/>
        </w:rPr>
        <w:t xml:space="preserve"> Prisoners </w:t>
      </w:r>
    </w:p>
    <w:p w14:paraId="41D8C392"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7D19647A" w14:textId="1FC4F88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All elective standards and rules are applicable to prisoners.  Delays to treatment incurred </w:t>
      </w:r>
      <w:r w:rsidR="00AC2E56" w:rsidRPr="004745FC">
        <w:rPr>
          <w:rFonts w:asciiTheme="minorHAnsi" w:hAnsiTheme="minorHAnsi" w:cstheme="minorHAnsi"/>
          <w:sz w:val="20"/>
          <w:szCs w:val="20"/>
          <w:lang w:eastAsia="en-GB"/>
        </w:rPr>
        <w:t>because of</w:t>
      </w:r>
      <w:r w:rsidRPr="004745FC">
        <w:rPr>
          <w:rFonts w:asciiTheme="minorHAnsi" w:hAnsiTheme="minorHAnsi" w:cstheme="minorHAnsi"/>
          <w:sz w:val="20"/>
          <w:szCs w:val="20"/>
          <w:lang w:eastAsia="en-GB"/>
        </w:rPr>
        <w:t xml:space="preserve"> difficulties in prison staff being able to escort patients to their appointments or for treatment do not affect the recorded waiting time for the patient.</w:t>
      </w:r>
    </w:p>
    <w:p w14:paraId="523088AA" w14:textId="7777777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p>
    <w:p w14:paraId="2AF7D4C6" w14:textId="7777777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Trusts will work with staff from the prison services to minimise delays through clear and regular communication channels and by offering choice of appointment or admission date in line with reasonableness criteria.</w:t>
      </w:r>
    </w:p>
    <w:p w14:paraId="00AA82CE" w14:textId="7777777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p>
    <w:p w14:paraId="2868C844" w14:textId="62D7BA98" w:rsidR="00C95616" w:rsidRPr="004745FC" w:rsidRDefault="00636043"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E363D1" w:rsidRPr="004745FC">
        <w:rPr>
          <w:rFonts w:asciiTheme="minorHAnsi" w:hAnsiTheme="minorHAnsi" w:cstheme="minorHAnsi"/>
          <w:b/>
          <w:bCs/>
          <w:color w:val="0070C0"/>
          <w:sz w:val="20"/>
          <w:szCs w:val="20"/>
          <w:lang w:eastAsia="en-GB"/>
        </w:rPr>
        <w:t>.11</w:t>
      </w:r>
      <w:r w:rsidR="00CC3742" w:rsidRPr="004745FC">
        <w:rPr>
          <w:rFonts w:asciiTheme="minorHAnsi" w:hAnsiTheme="minorHAnsi" w:cstheme="minorHAnsi"/>
          <w:b/>
          <w:bCs/>
          <w:color w:val="0070C0"/>
          <w:sz w:val="20"/>
          <w:szCs w:val="20"/>
          <w:lang w:eastAsia="en-GB"/>
        </w:rPr>
        <w:t xml:space="preserve"> Vulnerable P</w:t>
      </w:r>
      <w:r w:rsidR="00C95616" w:rsidRPr="004745FC">
        <w:rPr>
          <w:rFonts w:asciiTheme="minorHAnsi" w:hAnsiTheme="minorHAnsi" w:cstheme="minorHAnsi"/>
          <w:b/>
          <w:bCs/>
          <w:color w:val="0070C0"/>
          <w:sz w:val="20"/>
          <w:szCs w:val="20"/>
          <w:lang w:eastAsia="en-GB"/>
        </w:rPr>
        <w:t xml:space="preserve">atients </w:t>
      </w:r>
    </w:p>
    <w:p w14:paraId="552606B4"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56D7B1B8" w14:textId="77777777"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Patients who are vulnerable and/or require additional support may require additional communication between the trust clinician and the GP or other referrer.  Such patients should be identified at the outset at the point of referral. </w:t>
      </w:r>
    </w:p>
    <w:p w14:paraId="2BC9BD18" w14:textId="5F37735B" w:rsidR="00C95616" w:rsidRPr="004745FC" w:rsidRDefault="00C95616"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Staff should always refer to related policies and resources relating to vulnerable or </w:t>
      </w:r>
      <w:r w:rsidR="00EF3C79" w:rsidRPr="004745FC">
        <w:rPr>
          <w:rFonts w:asciiTheme="minorHAnsi" w:hAnsiTheme="minorHAnsi" w:cstheme="minorHAnsi"/>
          <w:sz w:val="20"/>
          <w:szCs w:val="20"/>
          <w:lang w:eastAsia="en-GB"/>
        </w:rPr>
        <w:t>at-risk</w:t>
      </w:r>
      <w:r w:rsidRPr="004745FC">
        <w:rPr>
          <w:rFonts w:asciiTheme="minorHAnsi" w:hAnsiTheme="minorHAnsi" w:cstheme="minorHAnsi"/>
          <w:sz w:val="20"/>
          <w:szCs w:val="20"/>
          <w:lang w:eastAsia="en-GB"/>
        </w:rPr>
        <w:t xml:space="preserve"> patients available on the Trust safeguarding policies as follows: Safeguarding children and young people and Safeguarding adults.</w:t>
      </w:r>
    </w:p>
    <w:p w14:paraId="75680A65" w14:textId="77777777" w:rsidR="00C95616" w:rsidRPr="004745FC" w:rsidRDefault="005214F8" w:rsidP="00C166D4">
      <w:pPr>
        <w:tabs>
          <w:tab w:val="left" w:pos="7005"/>
        </w:tabs>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ab/>
      </w:r>
    </w:p>
    <w:p w14:paraId="3363CC3D" w14:textId="77777777" w:rsidR="00C95616" w:rsidRPr="004745FC" w:rsidRDefault="00C95616"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Patients with specific information or communication needs because of a disability, impairment or sensory loss must be identified at the outset at the point of referral and relevant details provided as part of the minimum data set, in accordance with the Accessible Information Standard</w:t>
      </w:r>
    </w:p>
    <w:p w14:paraId="6292C32E" w14:textId="77777777" w:rsidR="00AC2E56" w:rsidRPr="004745FC" w:rsidRDefault="00AC2E56" w:rsidP="00C166D4">
      <w:pPr>
        <w:spacing w:after="0" w:line="240" w:lineRule="auto"/>
        <w:rPr>
          <w:rFonts w:asciiTheme="minorHAnsi" w:hAnsiTheme="minorHAnsi" w:cstheme="minorHAnsi"/>
          <w:sz w:val="20"/>
          <w:szCs w:val="20"/>
          <w:lang w:eastAsia="en-GB"/>
        </w:rPr>
      </w:pPr>
    </w:p>
    <w:p w14:paraId="4E2F0DC9" w14:textId="68E9BD7A" w:rsidR="00AC2E56" w:rsidRPr="004745FC" w:rsidRDefault="00636043" w:rsidP="00AC2E56">
      <w:pPr>
        <w:autoSpaceDE w:val="0"/>
        <w:autoSpaceDN w:val="0"/>
        <w:adjustRightInd w:val="0"/>
        <w:spacing w:after="0" w:line="240" w:lineRule="auto"/>
        <w:rPr>
          <w:rFonts w:asciiTheme="minorHAnsi" w:hAnsiTheme="minorHAnsi" w:cstheme="minorHAnsi"/>
          <w:b/>
          <w:bCs/>
          <w:color w:val="0070C0"/>
          <w:sz w:val="20"/>
          <w:szCs w:val="20"/>
          <w:lang w:eastAsia="en-GB"/>
        </w:rPr>
      </w:pPr>
      <w:r>
        <w:rPr>
          <w:rFonts w:asciiTheme="minorHAnsi" w:hAnsiTheme="minorHAnsi" w:cstheme="minorHAnsi"/>
          <w:b/>
          <w:bCs/>
          <w:color w:val="0070C0"/>
          <w:sz w:val="20"/>
          <w:szCs w:val="20"/>
          <w:lang w:eastAsia="en-GB"/>
        </w:rPr>
        <w:t>3</w:t>
      </w:r>
      <w:r w:rsidR="00AC2E56" w:rsidRPr="004745FC">
        <w:rPr>
          <w:rFonts w:asciiTheme="minorHAnsi" w:hAnsiTheme="minorHAnsi" w:cstheme="minorHAnsi"/>
          <w:b/>
          <w:bCs/>
          <w:color w:val="0070C0"/>
          <w:sz w:val="20"/>
          <w:szCs w:val="20"/>
          <w:lang w:eastAsia="en-GB"/>
        </w:rPr>
        <w:t xml:space="preserve">.12 Service Standards </w:t>
      </w:r>
    </w:p>
    <w:p w14:paraId="0B68CA8C" w14:textId="77777777" w:rsidR="00AC2E56" w:rsidRPr="004745FC" w:rsidRDefault="00AC2E56" w:rsidP="00C166D4">
      <w:pPr>
        <w:spacing w:after="0" w:line="240" w:lineRule="auto"/>
        <w:rPr>
          <w:rFonts w:asciiTheme="minorHAnsi" w:hAnsiTheme="minorHAnsi" w:cstheme="minorHAnsi"/>
          <w:sz w:val="20"/>
          <w:szCs w:val="20"/>
          <w:lang w:eastAsia="en-GB"/>
        </w:rPr>
      </w:pPr>
    </w:p>
    <w:tbl>
      <w:tblPr>
        <w:tblW w:w="0" w:type="auto"/>
        <w:tblInd w:w="-108" w:type="dxa"/>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ayout w:type="fixed"/>
        <w:tblLook w:val="0000" w:firstRow="0" w:lastRow="0" w:firstColumn="0" w:lastColumn="0" w:noHBand="0" w:noVBand="0"/>
      </w:tblPr>
      <w:tblGrid>
        <w:gridCol w:w="8467"/>
        <w:gridCol w:w="1407"/>
      </w:tblGrid>
      <w:tr w:rsidR="001539D2" w:rsidRPr="004745FC" w14:paraId="6BC0BD27" w14:textId="77777777" w:rsidTr="00AC2E56">
        <w:trPr>
          <w:trHeight w:val="374"/>
        </w:trPr>
        <w:tc>
          <w:tcPr>
            <w:tcW w:w="9874" w:type="dxa"/>
            <w:gridSpan w:val="2"/>
            <w:shd w:val="clear" w:color="auto" w:fill="0070C0"/>
          </w:tcPr>
          <w:p w14:paraId="4CFEF318" w14:textId="2CF34D03" w:rsidR="00C95616" w:rsidRPr="004745FC" w:rsidRDefault="00C95616" w:rsidP="00AC2E56">
            <w:pPr>
              <w:autoSpaceDE w:val="0"/>
              <w:autoSpaceDN w:val="0"/>
              <w:adjustRightInd w:val="0"/>
              <w:spacing w:after="0" w:line="240" w:lineRule="auto"/>
              <w:rPr>
                <w:rFonts w:asciiTheme="minorHAnsi" w:hAnsiTheme="minorHAnsi" w:cstheme="minorHAnsi"/>
                <w:b/>
                <w:bCs/>
                <w:sz w:val="20"/>
                <w:szCs w:val="20"/>
                <w:lang w:eastAsia="en-GB"/>
              </w:rPr>
            </w:pPr>
            <w:r w:rsidRPr="004745FC">
              <w:rPr>
                <w:rFonts w:asciiTheme="minorHAnsi" w:hAnsiTheme="minorHAnsi" w:cstheme="minorHAnsi"/>
                <w:b/>
                <w:bCs/>
                <w:color w:val="FFFFFF" w:themeColor="background1"/>
                <w:sz w:val="20"/>
                <w:szCs w:val="20"/>
                <w:lang w:eastAsia="en-GB"/>
              </w:rPr>
              <w:t>Referral To Treatment waiting times for non-urgent consultant-led treatment</w:t>
            </w:r>
          </w:p>
        </w:tc>
      </w:tr>
      <w:tr w:rsidR="001539D2" w:rsidRPr="004745FC" w14:paraId="451A5CDE" w14:textId="77777777" w:rsidTr="00141FDC">
        <w:trPr>
          <w:trHeight w:val="229"/>
        </w:trPr>
        <w:tc>
          <w:tcPr>
            <w:tcW w:w="8467" w:type="dxa"/>
          </w:tcPr>
          <w:p w14:paraId="411D2776" w14:textId="6F698494" w:rsidR="00C95616" w:rsidRPr="004745FC" w:rsidRDefault="00C95616"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Patients on incomplete non-emergency pathways (yet to start treatment) should have been waiting no more than 18 weeks from </w:t>
            </w:r>
            <w:r w:rsidR="00EF3C79" w:rsidRPr="004745FC">
              <w:rPr>
                <w:rFonts w:asciiTheme="minorHAnsi" w:hAnsiTheme="minorHAnsi" w:cstheme="minorHAnsi"/>
                <w:sz w:val="20"/>
                <w:szCs w:val="20"/>
                <w:lang w:eastAsia="en-GB"/>
              </w:rPr>
              <w:t>referral.</w:t>
            </w:r>
            <w:r w:rsidRPr="004745FC">
              <w:rPr>
                <w:rFonts w:asciiTheme="minorHAnsi" w:hAnsiTheme="minorHAnsi" w:cstheme="minorHAnsi"/>
                <w:sz w:val="20"/>
                <w:szCs w:val="20"/>
                <w:lang w:eastAsia="en-GB"/>
              </w:rPr>
              <w:t xml:space="preserve"> </w:t>
            </w:r>
          </w:p>
          <w:p w14:paraId="5C256E69" w14:textId="77777777" w:rsidR="00AC2E56" w:rsidRPr="004745FC" w:rsidRDefault="00AC2E56" w:rsidP="00AC2E56">
            <w:pPr>
              <w:autoSpaceDE w:val="0"/>
              <w:autoSpaceDN w:val="0"/>
              <w:adjustRightInd w:val="0"/>
              <w:spacing w:after="0" w:line="240" w:lineRule="auto"/>
              <w:rPr>
                <w:rFonts w:asciiTheme="minorHAnsi" w:hAnsiTheme="minorHAnsi" w:cstheme="minorHAnsi"/>
                <w:sz w:val="20"/>
                <w:szCs w:val="20"/>
                <w:lang w:eastAsia="en-GB"/>
              </w:rPr>
            </w:pPr>
          </w:p>
        </w:tc>
        <w:tc>
          <w:tcPr>
            <w:tcW w:w="1407" w:type="dxa"/>
          </w:tcPr>
          <w:p w14:paraId="2309AC0E" w14:textId="0DE0C60E" w:rsidR="00C95616" w:rsidRPr="004745FC" w:rsidRDefault="00C95616" w:rsidP="00C166D4">
            <w:pPr>
              <w:autoSpaceDE w:val="0"/>
              <w:autoSpaceDN w:val="0"/>
              <w:adjustRightInd w:val="0"/>
              <w:spacing w:after="0" w:line="240" w:lineRule="auto"/>
              <w:jc w:val="center"/>
              <w:rPr>
                <w:rFonts w:asciiTheme="minorHAnsi" w:hAnsiTheme="minorHAnsi" w:cstheme="minorHAnsi"/>
                <w:sz w:val="20"/>
                <w:szCs w:val="20"/>
                <w:lang w:eastAsia="en-GB"/>
              </w:rPr>
            </w:pPr>
            <w:r w:rsidRPr="004745FC">
              <w:rPr>
                <w:rFonts w:asciiTheme="minorHAnsi" w:hAnsiTheme="minorHAnsi" w:cstheme="minorHAnsi"/>
                <w:sz w:val="20"/>
                <w:szCs w:val="20"/>
                <w:lang w:eastAsia="en-GB"/>
              </w:rPr>
              <w:t>92%</w:t>
            </w:r>
          </w:p>
        </w:tc>
      </w:tr>
      <w:tr w:rsidR="001539D2" w:rsidRPr="004745FC" w14:paraId="2F03EE4F" w14:textId="77777777" w:rsidTr="00AC2E56">
        <w:trPr>
          <w:trHeight w:val="103"/>
        </w:trPr>
        <w:tc>
          <w:tcPr>
            <w:tcW w:w="9874" w:type="dxa"/>
            <w:gridSpan w:val="2"/>
            <w:shd w:val="clear" w:color="auto" w:fill="0070C0"/>
          </w:tcPr>
          <w:p w14:paraId="1F698AF0" w14:textId="031AB492" w:rsidR="00C95616" w:rsidRPr="004745FC" w:rsidRDefault="00C95616" w:rsidP="00AC2E56">
            <w:pPr>
              <w:autoSpaceDE w:val="0"/>
              <w:autoSpaceDN w:val="0"/>
              <w:adjustRightInd w:val="0"/>
              <w:spacing w:after="0" w:line="240" w:lineRule="auto"/>
              <w:rPr>
                <w:rFonts w:asciiTheme="minorHAnsi" w:hAnsiTheme="minorHAnsi" w:cstheme="minorHAnsi"/>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28 Day Hospital Initiated Surgery Cancellation R</w:t>
            </w:r>
            <w:r w:rsidRPr="004745FC">
              <w:rPr>
                <w:rFonts w:asciiTheme="minorHAnsi" w:hAnsiTheme="minorHAnsi" w:cstheme="minorHAnsi"/>
                <w:b/>
                <w:bCs/>
                <w:color w:val="FFFFFF" w:themeColor="background1"/>
                <w:sz w:val="20"/>
                <w:szCs w:val="20"/>
                <w:shd w:val="clear" w:color="auto" w:fill="629DD1" w:themeFill="accent2"/>
                <w:lang w:eastAsia="en-GB"/>
              </w:rPr>
              <w:t>ebook</w:t>
            </w:r>
          </w:p>
        </w:tc>
      </w:tr>
      <w:tr w:rsidR="001539D2" w:rsidRPr="004745FC" w14:paraId="2A1BB5F7" w14:textId="77777777" w:rsidTr="00141FDC">
        <w:trPr>
          <w:trHeight w:val="482"/>
        </w:trPr>
        <w:tc>
          <w:tcPr>
            <w:tcW w:w="8467" w:type="dxa"/>
          </w:tcPr>
          <w:p w14:paraId="38DF3DCD" w14:textId="77777777" w:rsidR="00C95616" w:rsidRPr="004745FC" w:rsidRDefault="00C95616"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All patients who have operations cancelled, on or after the day of admission (including the day of surgery), for non-clinical reasons, to be offered another binding date within 28 days, or the patient’s treatment to be funded at the time and hospital of the patient’ choice </w:t>
            </w:r>
          </w:p>
          <w:p w14:paraId="44DA0D5D" w14:textId="77777777" w:rsidR="00AC2E56" w:rsidRPr="004745FC" w:rsidRDefault="00AC2E56" w:rsidP="00AC2E56">
            <w:pPr>
              <w:autoSpaceDE w:val="0"/>
              <w:autoSpaceDN w:val="0"/>
              <w:adjustRightInd w:val="0"/>
              <w:spacing w:after="0" w:line="240" w:lineRule="auto"/>
              <w:rPr>
                <w:rFonts w:asciiTheme="minorHAnsi" w:hAnsiTheme="minorHAnsi" w:cstheme="minorHAnsi"/>
                <w:sz w:val="20"/>
                <w:szCs w:val="20"/>
                <w:lang w:eastAsia="en-GB"/>
              </w:rPr>
            </w:pPr>
          </w:p>
        </w:tc>
        <w:tc>
          <w:tcPr>
            <w:tcW w:w="1407" w:type="dxa"/>
          </w:tcPr>
          <w:p w14:paraId="7C3F7941" w14:textId="328E0255" w:rsidR="00C95616" w:rsidRPr="004745FC" w:rsidRDefault="00C95616" w:rsidP="00C166D4">
            <w:pPr>
              <w:autoSpaceDE w:val="0"/>
              <w:autoSpaceDN w:val="0"/>
              <w:adjustRightInd w:val="0"/>
              <w:spacing w:after="0" w:line="240" w:lineRule="auto"/>
              <w:jc w:val="center"/>
              <w:rPr>
                <w:rFonts w:asciiTheme="minorHAnsi" w:hAnsiTheme="minorHAnsi" w:cstheme="minorHAnsi"/>
                <w:sz w:val="20"/>
                <w:szCs w:val="20"/>
                <w:lang w:eastAsia="en-GB"/>
              </w:rPr>
            </w:pPr>
            <w:r w:rsidRPr="004745FC">
              <w:rPr>
                <w:rFonts w:asciiTheme="minorHAnsi" w:hAnsiTheme="minorHAnsi" w:cstheme="minorHAnsi"/>
                <w:sz w:val="20"/>
                <w:szCs w:val="20"/>
                <w:lang w:eastAsia="en-GB"/>
              </w:rPr>
              <w:t>N/A</w:t>
            </w:r>
          </w:p>
        </w:tc>
      </w:tr>
      <w:tr w:rsidR="001539D2" w:rsidRPr="004745FC" w14:paraId="6F177F3F" w14:textId="77777777" w:rsidTr="00AC2E56">
        <w:trPr>
          <w:trHeight w:val="103"/>
        </w:trPr>
        <w:tc>
          <w:tcPr>
            <w:tcW w:w="9874" w:type="dxa"/>
            <w:gridSpan w:val="2"/>
            <w:shd w:val="clear" w:color="auto" w:fill="0070C0"/>
          </w:tcPr>
          <w:p w14:paraId="0420883F" w14:textId="0CFC40B0" w:rsidR="00C95616" w:rsidRPr="004745FC" w:rsidRDefault="00C95616"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b/>
                <w:bCs/>
                <w:color w:val="FFFFFF" w:themeColor="background1"/>
                <w:sz w:val="20"/>
                <w:szCs w:val="20"/>
                <w:lang w:eastAsia="en-GB"/>
              </w:rPr>
              <w:t>Diagnostic test waiting times</w:t>
            </w:r>
          </w:p>
        </w:tc>
      </w:tr>
      <w:tr w:rsidR="001539D2" w:rsidRPr="004745FC" w14:paraId="32CAADE1" w14:textId="77777777" w:rsidTr="00141FDC">
        <w:trPr>
          <w:trHeight w:val="230"/>
        </w:trPr>
        <w:tc>
          <w:tcPr>
            <w:tcW w:w="8467" w:type="dxa"/>
          </w:tcPr>
          <w:p w14:paraId="6C199B89" w14:textId="3B9320EB" w:rsidR="00C95616" w:rsidRPr="004745FC" w:rsidRDefault="00C95616"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Patients waiting for a diagnostic test should have been waiting less than 6 weeks from </w:t>
            </w:r>
            <w:r w:rsidR="00EF3C79" w:rsidRPr="004745FC">
              <w:rPr>
                <w:rFonts w:asciiTheme="minorHAnsi" w:hAnsiTheme="minorHAnsi" w:cstheme="minorHAnsi"/>
                <w:sz w:val="20"/>
                <w:szCs w:val="20"/>
                <w:lang w:eastAsia="en-GB"/>
              </w:rPr>
              <w:t>referral.</w:t>
            </w:r>
            <w:r w:rsidRPr="004745FC">
              <w:rPr>
                <w:rFonts w:asciiTheme="minorHAnsi" w:hAnsiTheme="minorHAnsi" w:cstheme="minorHAnsi"/>
                <w:sz w:val="20"/>
                <w:szCs w:val="20"/>
                <w:lang w:eastAsia="en-GB"/>
              </w:rPr>
              <w:t xml:space="preserve"> </w:t>
            </w:r>
          </w:p>
          <w:p w14:paraId="73799416" w14:textId="77777777" w:rsidR="00AC2E56" w:rsidRPr="004745FC" w:rsidRDefault="00AC2E56" w:rsidP="00AC2E56">
            <w:pPr>
              <w:autoSpaceDE w:val="0"/>
              <w:autoSpaceDN w:val="0"/>
              <w:adjustRightInd w:val="0"/>
              <w:spacing w:after="0" w:line="240" w:lineRule="auto"/>
              <w:rPr>
                <w:rFonts w:asciiTheme="minorHAnsi" w:hAnsiTheme="minorHAnsi" w:cstheme="minorHAnsi"/>
                <w:sz w:val="20"/>
                <w:szCs w:val="20"/>
                <w:lang w:eastAsia="en-GB"/>
              </w:rPr>
            </w:pPr>
          </w:p>
        </w:tc>
        <w:tc>
          <w:tcPr>
            <w:tcW w:w="1407" w:type="dxa"/>
          </w:tcPr>
          <w:p w14:paraId="1A33081B" w14:textId="444A6732" w:rsidR="00C95616" w:rsidRPr="004745FC" w:rsidRDefault="00C95616" w:rsidP="00C166D4">
            <w:pPr>
              <w:autoSpaceDE w:val="0"/>
              <w:autoSpaceDN w:val="0"/>
              <w:adjustRightInd w:val="0"/>
              <w:spacing w:after="0" w:line="240" w:lineRule="auto"/>
              <w:jc w:val="center"/>
              <w:rPr>
                <w:rFonts w:asciiTheme="minorHAnsi" w:hAnsiTheme="minorHAnsi" w:cstheme="minorHAnsi"/>
                <w:sz w:val="20"/>
                <w:szCs w:val="20"/>
                <w:lang w:eastAsia="en-GB"/>
              </w:rPr>
            </w:pPr>
            <w:r w:rsidRPr="004745FC">
              <w:rPr>
                <w:rFonts w:asciiTheme="minorHAnsi" w:hAnsiTheme="minorHAnsi" w:cstheme="minorHAnsi"/>
                <w:sz w:val="20"/>
                <w:szCs w:val="20"/>
                <w:lang w:eastAsia="en-GB"/>
              </w:rPr>
              <w:t>99%</w:t>
            </w:r>
          </w:p>
        </w:tc>
      </w:tr>
      <w:tr w:rsidR="00C33CB9" w:rsidRPr="004745FC" w14:paraId="6A561B9B" w14:textId="77777777" w:rsidTr="00AC2E56">
        <w:trPr>
          <w:trHeight w:val="234"/>
        </w:trPr>
        <w:tc>
          <w:tcPr>
            <w:tcW w:w="8467" w:type="dxa"/>
            <w:shd w:val="clear" w:color="auto" w:fill="0070C0"/>
          </w:tcPr>
          <w:p w14:paraId="61868B84" w14:textId="7B769C6B" w:rsidR="00C33CB9" w:rsidRPr="004745FC" w:rsidRDefault="00C33CB9" w:rsidP="00AC2E56">
            <w:pPr>
              <w:autoSpaceDE w:val="0"/>
              <w:autoSpaceDN w:val="0"/>
              <w:adjustRightInd w:val="0"/>
              <w:spacing w:after="0" w:line="240" w:lineRule="auto"/>
              <w:rPr>
                <w:rFonts w:asciiTheme="minorHAnsi" w:hAnsiTheme="minorHAnsi" w:cstheme="minorHAnsi"/>
                <w:b/>
                <w:color w:val="FFFFFF" w:themeColor="background1"/>
                <w:sz w:val="20"/>
                <w:szCs w:val="20"/>
                <w:lang w:eastAsia="en-GB"/>
              </w:rPr>
            </w:pPr>
            <w:r w:rsidRPr="004745FC">
              <w:rPr>
                <w:rFonts w:asciiTheme="minorHAnsi" w:hAnsiTheme="minorHAnsi" w:cstheme="minorHAnsi"/>
                <w:b/>
                <w:color w:val="FFFFFF" w:themeColor="background1"/>
                <w:sz w:val="20"/>
                <w:szCs w:val="20"/>
                <w:lang w:eastAsia="en-GB"/>
              </w:rPr>
              <w:t xml:space="preserve">Cancer Waits – Faster </w:t>
            </w:r>
            <w:r w:rsidR="00E102A0" w:rsidRPr="004745FC">
              <w:rPr>
                <w:rFonts w:asciiTheme="minorHAnsi" w:hAnsiTheme="minorHAnsi" w:cstheme="minorHAnsi"/>
                <w:b/>
                <w:color w:val="FFFFFF" w:themeColor="background1"/>
                <w:sz w:val="20"/>
                <w:szCs w:val="20"/>
                <w:lang w:eastAsia="en-GB"/>
              </w:rPr>
              <w:t>Diagnosis S</w:t>
            </w:r>
            <w:r w:rsidRPr="004745FC">
              <w:rPr>
                <w:rFonts w:asciiTheme="minorHAnsi" w:hAnsiTheme="minorHAnsi" w:cstheme="minorHAnsi"/>
                <w:b/>
                <w:color w:val="FFFFFF" w:themeColor="background1"/>
                <w:sz w:val="20"/>
                <w:szCs w:val="20"/>
                <w:lang w:eastAsia="en-GB"/>
              </w:rPr>
              <w:t>tandard</w:t>
            </w:r>
          </w:p>
        </w:tc>
        <w:tc>
          <w:tcPr>
            <w:tcW w:w="1407" w:type="dxa"/>
            <w:shd w:val="clear" w:color="auto" w:fill="629DD1" w:themeFill="accent2"/>
          </w:tcPr>
          <w:p w14:paraId="01A321D8" w14:textId="77777777" w:rsidR="00C33CB9" w:rsidRPr="004745FC" w:rsidRDefault="00C33CB9" w:rsidP="00C166D4">
            <w:pPr>
              <w:autoSpaceDE w:val="0"/>
              <w:autoSpaceDN w:val="0"/>
              <w:adjustRightInd w:val="0"/>
              <w:spacing w:after="0" w:line="240" w:lineRule="auto"/>
              <w:jc w:val="center"/>
              <w:rPr>
                <w:rFonts w:asciiTheme="minorHAnsi" w:hAnsiTheme="minorHAnsi" w:cstheme="minorHAnsi"/>
                <w:sz w:val="20"/>
                <w:szCs w:val="20"/>
                <w:lang w:eastAsia="en-GB"/>
              </w:rPr>
            </w:pPr>
          </w:p>
        </w:tc>
      </w:tr>
      <w:tr w:rsidR="00E102A0" w:rsidRPr="004745FC" w14:paraId="738A09F6" w14:textId="77777777" w:rsidTr="00141FDC">
        <w:trPr>
          <w:trHeight w:val="234"/>
        </w:trPr>
        <w:tc>
          <w:tcPr>
            <w:tcW w:w="8467" w:type="dxa"/>
          </w:tcPr>
          <w:p w14:paraId="5822B7C2" w14:textId="2D794ADB" w:rsidR="00E102A0" w:rsidRPr="004745FC" w:rsidRDefault="00E102A0"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Maximum of 28 days from point of referral, patients will have a cancer diagnosed or ruled </w:t>
            </w:r>
            <w:r w:rsidR="00EF3C79" w:rsidRPr="004745FC">
              <w:rPr>
                <w:rFonts w:asciiTheme="minorHAnsi" w:hAnsiTheme="minorHAnsi" w:cstheme="minorHAnsi"/>
                <w:sz w:val="20"/>
                <w:szCs w:val="20"/>
                <w:lang w:eastAsia="en-GB"/>
              </w:rPr>
              <w:t>out.</w:t>
            </w:r>
            <w:r w:rsidRPr="004745FC">
              <w:rPr>
                <w:rFonts w:asciiTheme="minorHAnsi" w:hAnsiTheme="minorHAnsi" w:cstheme="minorHAnsi"/>
                <w:sz w:val="20"/>
                <w:szCs w:val="20"/>
                <w:lang w:eastAsia="en-GB"/>
              </w:rPr>
              <w:t xml:space="preserve"> </w:t>
            </w:r>
          </w:p>
          <w:p w14:paraId="15EE9B1B" w14:textId="0E2E22D8" w:rsidR="00AC2E56" w:rsidRPr="004745FC" w:rsidRDefault="00AC2E56" w:rsidP="00AC2E56">
            <w:pPr>
              <w:autoSpaceDE w:val="0"/>
              <w:autoSpaceDN w:val="0"/>
              <w:adjustRightInd w:val="0"/>
              <w:spacing w:after="0" w:line="240" w:lineRule="auto"/>
              <w:rPr>
                <w:rFonts w:asciiTheme="minorHAnsi" w:hAnsiTheme="minorHAnsi" w:cstheme="minorHAnsi"/>
                <w:sz w:val="20"/>
                <w:szCs w:val="20"/>
                <w:lang w:eastAsia="en-GB"/>
              </w:rPr>
            </w:pPr>
          </w:p>
        </w:tc>
        <w:tc>
          <w:tcPr>
            <w:tcW w:w="1407" w:type="dxa"/>
          </w:tcPr>
          <w:p w14:paraId="7DC11686" w14:textId="4C7EB468" w:rsidR="00E102A0" w:rsidRPr="004745FC" w:rsidRDefault="00E102A0" w:rsidP="00C166D4">
            <w:pPr>
              <w:autoSpaceDE w:val="0"/>
              <w:autoSpaceDN w:val="0"/>
              <w:adjustRightInd w:val="0"/>
              <w:spacing w:after="0" w:line="240" w:lineRule="auto"/>
              <w:jc w:val="center"/>
              <w:rPr>
                <w:rFonts w:asciiTheme="minorHAnsi" w:hAnsiTheme="minorHAnsi" w:cstheme="minorHAnsi"/>
                <w:sz w:val="20"/>
                <w:szCs w:val="20"/>
                <w:lang w:eastAsia="en-GB"/>
              </w:rPr>
            </w:pPr>
            <w:r w:rsidRPr="004745FC">
              <w:rPr>
                <w:rFonts w:asciiTheme="minorHAnsi" w:hAnsiTheme="minorHAnsi" w:cstheme="minorHAnsi"/>
                <w:sz w:val="20"/>
                <w:szCs w:val="20"/>
                <w:lang w:eastAsia="en-GB"/>
              </w:rPr>
              <w:t>75%</w:t>
            </w:r>
          </w:p>
        </w:tc>
      </w:tr>
      <w:tr w:rsidR="00E102A0" w:rsidRPr="004745FC" w14:paraId="0A8ACB52" w14:textId="77777777" w:rsidTr="00AC2E56">
        <w:trPr>
          <w:trHeight w:val="103"/>
        </w:trPr>
        <w:tc>
          <w:tcPr>
            <w:tcW w:w="9874" w:type="dxa"/>
            <w:gridSpan w:val="2"/>
            <w:shd w:val="clear" w:color="auto" w:fill="0070C0"/>
          </w:tcPr>
          <w:p w14:paraId="09D6A529" w14:textId="30B30786" w:rsidR="00E102A0" w:rsidRPr="004745FC" w:rsidRDefault="00E102A0"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b/>
                <w:bCs/>
                <w:color w:val="FFFFFF" w:themeColor="background1"/>
                <w:sz w:val="20"/>
                <w:szCs w:val="20"/>
                <w:lang w:eastAsia="en-GB"/>
              </w:rPr>
              <w:t>Cancer waits – 31 days</w:t>
            </w:r>
          </w:p>
        </w:tc>
      </w:tr>
      <w:tr w:rsidR="00E102A0" w:rsidRPr="004745FC" w14:paraId="3B4287BA" w14:textId="77777777" w:rsidTr="00141FDC">
        <w:trPr>
          <w:trHeight w:val="232"/>
        </w:trPr>
        <w:tc>
          <w:tcPr>
            <w:tcW w:w="8467" w:type="dxa"/>
          </w:tcPr>
          <w:p w14:paraId="12396343" w14:textId="7287C9E0" w:rsidR="00E102A0" w:rsidRPr="004745FC" w:rsidRDefault="00E102A0"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Maximum one month (31-day) wait from diagnosis to first definitive treatment for all </w:t>
            </w:r>
            <w:r w:rsidR="00EF3C79" w:rsidRPr="004745FC">
              <w:rPr>
                <w:rFonts w:asciiTheme="minorHAnsi" w:hAnsiTheme="minorHAnsi" w:cstheme="minorHAnsi"/>
                <w:sz w:val="20"/>
                <w:szCs w:val="20"/>
                <w:lang w:eastAsia="en-GB"/>
              </w:rPr>
              <w:t>cancers.</w:t>
            </w:r>
            <w:r w:rsidRPr="004745FC">
              <w:rPr>
                <w:rFonts w:asciiTheme="minorHAnsi" w:hAnsiTheme="minorHAnsi" w:cstheme="minorHAnsi"/>
                <w:sz w:val="20"/>
                <w:szCs w:val="20"/>
                <w:lang w:eastAsia="en-GB"/>
              </w:rPr>
              <w:t xml:space="preserve"> </w:t>
            </w:r>
          </w:p>
          <w:p w14:paraId="09A6CFD3" w14:textId="77777777" w:rsidR="00AC2E56" w:rsidRPr="004745FC" w:rsidRDefault="00AC2E56" w:rsidP="00AC2E56">
            <w:pPr>
              <w:autoSpaceDE w:val="0"/>
              <w:autoSpaceDN w:val="0"/>
              <w:adjustRightInd w:val="0"/>
              <w:spacing w:after="0" w:line="240" w:lineRule="auto"/>
              <w:rPr>
                <w:rFonts w:asciiTheme="minorHAnsi" w:hAnsiTheme="minorHAnsi" w:cstheme="minorHAnsi"/>
                <w:sz w:val="20"/>
                <w:szCs w:val="20"/>
                <w:lang w:eastAsia="en-GB"/>
              </w:rPr>
            </w:pPr>
          </w:p>
        </w:tc>
        <w:tc>
          <w:tcPr>
            <w:tcW w:w="1407" w:type="dxa"/>
          </w:tcPr>
          <w:p w14:paraId="5F7F8C9F" w14:textId="5F346F54" w:rsidR="00E102A0" w:rsidRPr="004745FC" w:rsidRDefault="00E102A0" w:rsidP="00C166D4">
            <w:pPr>
              <w:autoSpaceDE w:val="0"/>
              <w:autoSpaceDN w:val="0"/>
              <w:adjustRightInd w:val="0"/>
              <w:spacing w:after="0" w:line="240" w:lineRule="auto"/>
              <w:jc w:val="center"/>
              <w:rPr>
                <w:rFonts w:asciiTheme="minorHAnsi" w:hAnsiTheme="minorHAnsi" w:cstheme="minorHAnsi"/>
                <w:sz w:val="20"/>
                <w:szCs w:val="20"/>
                <w:lang w:eastAsia="en-GB"/>
              </w:rPr>
            </w:pPr>
            <w:r w:rsidRPr="004745FC">
              <w:rPr>
                <w:rFonts w:asciiTheme="minorHAnsi" w:hAnsiTheme="minorHAnsi" w:cstheme="minorHAnsi"/>
                <w:sz w:val="20"/>
                <w:szCs w:val="20"/>
                <w:lang w:eastAsia="en-GB"/>
              </w:rPr>
              <w:t>96%</w:t>
            </w:r>
          </w:p>
        </w:tc>
      </w:tr>
      <w:tr w:rsidR="00E102A0" w:rsidRPr="004745FC" w14:paraId="4974668A" w14:textId="77777777" w:rsidTr="00141FDC">
        <w:trPr>
          <w:trHeight w:val="103"/>
        </w:trPr>
        <w:tc>
          <w:tcPr>
            <w:tcW w:w="8467" w:type="dxa"/>
          </w:tcPr>
          <w:p w14:paraId="5CD36566" w14:textId="11472782" w:rsidR="00E102A0" w:rsidRPr="004745FC" w:rsidRDefault="00E102A0"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Maximum 31-day wait for subsequent treatment where that treatment is </w:t>
            </w:r>
            <w:r w:rsidR="00EF3C79" w:rsidRPr="004745FC">
              <w:rPr>
                <w:rFonts w:asciiTheme="minorHAnsi" w:hAnsiTheme="minorHAnsi" w:cstheme="minorHAnsi"/>
                <w:sz w:val="20"/>
                <w:szCs w:val="20"/>
                <w:lang w:eastAsia="en-GB"/>
              </w:rPr>
              <w:t>surgery.</w:t>
            </w:r>
            <w:r w:rsidRPr="004745FC">
              <w:rPr>
                <w:rFonts w:asciiTheme="minorHAnsi" w:hAnsiTheme="minorHAnsi" w:cstheme="minorHAnsi"/>
                <w:sz w:val="20"/>
                <w:szCs w:val="20"/>
                <w:lang w:eastAsia="en-GB"/>
              </w:rPr>
              <w:t xml:space="preserve"> </w:t>
            </w:r>
          </w:p>
          <w:p w14:paraId="025DCDDB" w14:textId="77777777" w:rsidR="00AC2E56" w:rsidRPr="004745FC" w:rsidRDefault="00AC2E56" w:rsidP="00AC2E56">
            <w:pPr>
              <w:autoSpaceDE w:val="0"/>
              <w:autoSpaceDN w:val="0"/>
              <w:adjustRightInd w:val="0"/>
              <w:spacing w:after="0" w:line="240" w:lineRule="auto"/>
              <w:rPr>
                <w:rFonts w:asciiTheme="minorHAnsi" w:hAnsiTheme="minorHAnsi" w:cstheme="minorHAnsi"/>
                <w:sz w:val="20"/>
                <w:szCs w:val="20"/>
                <w:lang w:eastAsia="en-GB"/>
              </w:rPr>
            </w:pPr>
          </w:p>
        </w:tc>
        <w:tc>
          <w:tcPr>
            <w:tcW w:w="1407" w:type="dxa"/>
          </w:tcPr>
          <w:p w14:paraId="63AEF185" w14:textId="799FC693" w:rsidR="00E102A0" w:rsidRPr="004745FC" w:rsidRDefault="00E102A0" w:rsidP="00C166D4">
            <w:pPr>
              <w:autoSpaceDE w:val="0"/>
              <w:autoSpaceDN w:val="0"/>
              <w:adjustRightInd w:val="0"/>
              <w:spacing w:after="0" w:line="240" w:lineRule="auto"/>
              <w:jc w:val="center"/>
              <w:rPr>
                <w:rFonts w:asciiTheme="minorHAnsi" w:hAnsiTheme="minorHAnsi" w:cstheme="minorHAnsi"/>
                <w:sz w:val="20"/>
                <w:szCs w:val="20"/>
                <w:lang w:eastAsia="en-GB"/>
              </w:rPr>
            </w:pPr>
            <w:r w:rsidRPr="004745FC">
              <w:rPr>
                <w:rFonts w:asciiTheme="minorHAnsi" w:hAnsiTheme="minorHAnsi" w:cstheme="minorHAnsi"/>
                <w:sz w:val="20"/>
                <w:szCs w:val="20"/>
                <w:lang w:eastAsia="en-GB"/>
              </w:rPr>
              <w:t>94%</w:t>
            </w:r>
          </w:p>
        </w:tc>
      </w:tr>
      <w:tr w:rsidR="00E102A0" w:rsidRPr="004745FC" w14:paraId="738BD0DB" w14:textId="77777777" w:rsidTr="00141FDC">
        <w:trPr>
          <w:trHeight w:val="103"/>
        </w:trPr>
        <w:tc>
          <w:tcPr>
            <w:tcW w:w="8467" w:type="dxa"/>
          </w:tcPr>
          <w:p w14:paraId="70ED5F20" w14:textId="0C13C0FB" w:rsidR="00E102A0" w:rsidRPr="004745FC" w:rsidRDefault="00E102A0"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Maximum 31-day wait for subsequent treatment where that treatment is an anti-cancer drug </w:t>
            </w:r>
            <w:r w:rsidR="00EF3C79" w:rsidRPr="004745FC">
              <w:rPr>
                <w:rFonts w:asciiTheme="minorHAnsi" w:hAnsiTheme="minorHAnsi" w:cstheme="minorHAnsi"/>
                <w:sz w:val="20"/>
                <w:szCs w:val="20"/>
                <w:lang w:eastAsia="en-GB"/>
              </w:rPr>
              <w:t>regimen.</w:t>
            </w:r>
          </w:p>
          <w:p w14:paraId="118EAA35" w14:textId="77777777" w:rsidR="00AC2E56" w:rsidRPr="004745FC" w:rsidRDefault="00AC2E56" w:rsidP="00AC2E56">
            <w:pPr>
              <w:autoSpaceDE w:val="0"/>
              <w:autoSpaceDN w:val="0"/>
              <w:adjustRightInd w:val="0"/>
              <w:spacing w:after="0" w:line="240" w:lineRule="auto"/>
              <w:rPr>
                <w:rFonts w:asciiTheme="minorHAnsi" w:hAnsiTheme="minorHAnsi" w:cstheme="minorHAnsi"/>
                <w:sz w:val="20"/>
                <w:szCs w:val="20"/>
                <w:lang w:eastAsia="en-GB"/>
              </w:rPr>
            </w:pPr>
          </w:p>
        </w:tc>
        <w:tc>
          <w:tcPr>
            <w:tcW w:w="1407" w:type="dxa"/>
          </w:tcPr>
          <w:p w14:paraId="29246036" w14:textId="0191E62C" w:rsidR="00E102A0" w:rsidRPr="004745FC" w:rsidRDefault="00E102A0" w:rsidP="00C166D4">
            <w:pPr>
              <w:autoSpaceDE w:val="0"/>
              <w:autoSpaceDN w:val="0"/>
              <w:adjustRightInd w:val="0"/>
              <w:spacing w:after="0" w:line="240" w:lineRule="auto"/>
              <w:jc w:val="center"/>
              <w:rPr>
                <w:rFonts w:asciiTheme="minorHAnsi" w:hAnsiTheme="minorHAnsi" w:cstheme="minorHAnsi"/>
                <w:sz w:val="20"/>
                <w:szCs w:val="20"/>
                <w:lang w:eastAsia="en-GB"/>
              </w:rPr>
            </w:pPr>
            <w:r w:rsidRPr="004745FC">
              <w:rPr>
                <w:rFonts w:asciiTheme="minorHAnsi" w:hAnsiTheme="minorHAnsi" w:cstheme="minorHAnsi"/>
                <w:sz w:val="20"/>
                <w:szCs w:val="20"/>
                <w:lang w:eastAsia="en-GB"/>
              </w:rPr>
              <w:t>98%</w:t>
            </w:r>
          </w:p>
        </w:tc>
      </w:tr>
      <w:tr w:rsidR="00E102A0" w:rsidRPr="004745FC" w14:paraId="598B5379" w14:textId="77777777" w:rsidTr="00141FDC">
        <w:trPr>
          <w:trHeight w:val="103"/>
        </w:trPr>
        <w:tc>
          <w:tcPr>
            <w:tcW w:w="8467" w:type="dxa"/>
          </w:tcPr>
          <w:tbl>
            <w:tblPr>
              <w:tblW w:w="8311" w:type="dxa"/>
              <w:tblBorders>
                <w:top w:val="nil"/>
                <w:left w:val="nil"/>
                <w:bottom w:val="nil"/>
                <w:right w:val="nil"/>
              </w:tblBorders>
              <w:tblLayout w:type="fixed"/>
              <w:tblLook w:val="0000" w:firstRow="0" w:lastRow="0" w:firstColumn="0" w:lastColumn="0" w:noHBand="0" w:noVBand="0"/>
            </w:tblPr>
            <w:tblGrid>
              <w:gridCol w:w="8311"/>
            </w:tblGrid>
            <w:tr w:rsidR="00E102A0" w:rsidRPr="004745FC" w14:paraId="655713C2" w14:textId="77777777" w:rsidTr="00E26D37">
              <w:trPr>
                <w:trHeight w:val="230"/>
              </w:trPr>
              <w:tc>
                <w:tcPr>
                  <w:tcW w:w="8311" w:type="dxa"/>
                </w:tcPr>
                <w:p w14:paraId="5FB247E7" w14:textId="1D5FAC7A" w:rsidR="00AC2E56" w:rsidRPr="004745FC" w:rsidRDefault="00E102A0" w:rsidP="00AC2E56">
                  <w:pPr>
                    <w:autoSpaceDE w:val="0"/>
                    <w:autoSpaceDN w:val="0"/>
                    <w:adjustRightInd w:val="0"/>
                    <w:spacing w:after="0" w:line="240" w:lineRule="auto"/>
                    <w:ind w:left="-126"/>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Maximum 31-day wait for subsequent treatment where the treatment is a course of </w:t>
                  </w:r>
                  <w:r w:rsidR="00EF3C79" w:rsidRPr="004745FC">
                    <w:rPr>
                      <w:rFonts w:asciiTheme="minorHAnsi" w:hAnsiTheme="minorHAnsi" w:cstheme="minorHAnsi"/>
                      <w:sz w:val="20"/>
                      <w:szCs w:val="20"/>
                      <w:lang w:eastAsia="en-GB"/>
                    </w:rPr>
                    <w:t>radiotherapy.</w:t>
                  </w:r>
                </w:p>
                <w:p w14:paraId="55D84836" w14:textId="5D675199" w:rsidR="00E102A0" w:rsidRPr="004745FC" w:rsidRDefault="00E102A0"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 </w:t>
                  </w:r>
                </w:p>
              </w:tc>
            </w:tr>
          </w:tbl>
          <w:p w14:paraId="589DF901" w14:textId="77777777" w:rsidR="00E102A0" w:rsidRPr="004745FC" w:rsidRDefault="00E102A0" w:rsidP="00AC2E56">
            <w:pPr>
              <w:autoSpaceDE w:val="0"/>
              <w:autoSpaceDN w:val="0"/>
              <w:adjustRightInd w:val="0"/>
              <w:spacing w:after="0" w:line="240" w:lineRule="auto"/>
              <w:rPr>
                <w:rFonts w:asciiTheme="minorHAnsi" w:hAnsiTheme="minorHAnsi" w:cstheme="minorHAnsi"/>
                <w:sz w:val="20"/>
                <w:szCs w:val="20"/>
                <w:lang w:eastAsia="en-GB"/>
              </w:rPr>
            </w:pPr>
          </w:p>
        </w:tc>
        <w:tc>
          <w:tcPr>
            <w:tcW w:w="1407" w:type="dxa"/>
          </w:tcPr>
          <w:p w14:paraId="3F667B0C" w14:textId="77777777" w:rsidR="00E102A0" w:rsidRPr="004745FC" w:rsidRDefault="00E102A0" w:rsidP="00C166D4">
            <w:pPr>
              <w:autoSpaceDE w:val="0"/>
              <w:autoSpaceDN w:val="0"/>
              <w:adjustRightInd w:val="0"/>
              <w:spacing w:after="0" w:line="240" w:lineRule="auto"/>
              <w:jc w:val="center"/>
              <w:rPr>
                <w:rFonts w:asciiTheme="minorHAnsi" w:hAnsiTheme="minorHAnsi" w:cstheme="minorHAnsi"/>
                <w:sz w:val="20"/>
                <w:szCs w:val="20"/>
                <w:lang w:eastAsia="en-GB"/>
              </w:rPr>
            </w:pPr>
            <w:r w:rsidRPr="004745FC">
              <w:rPr>
                <w:rFonts w:asciiTheme="minorHAnsi" w:hAnsiTheme="minorHAnsi" w:cstheme="minorHAnsi"/>
                <w:sz w:val="20"/>
                <w:szCs w:val="20"/>
                <w:lang w:eastAsia="en-GB"/>
              </w:rPr>
              <w:t>94%</w:t>
            </w:r>
          </w:p>
        </w:tc>
      </w:tr>
      <w:tr w:rsidR="00E102A0" w:rsidRPr="004745FC" w14:paraId="29DA956F" w14:textId="77777777" w:rsidTr="00AC2E56">
        <w:trPr>
          <w:trHeight w:val="103"/>
        </w:trPr>
        <w:tc>
          <w:tcPr>
            <w:tcW w:w="9874" w:type="dxa"/>
            <w:gridSpan w:val="2"/>
            <w:shd w:val="clear" w:color="auto" w:fill="0070C0"/>
          </w:tcPr>
          <w:p w14:paraId="510E3A2C" w14:textId="77777777" w:rsidR="00E102A0" w:rsidRPr="004745FC" w:rsidRDefault="00E102A0" w:rsidP="00AC2E56">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b/>
                <w:bCs/>
                <w:color w:val="FFFFFF" w:themeColor="background1"/>
                <w:sz w:val="20"/>
                <w:szCs w:val="20"/>
                <w:lang w:eastAsia="en-GB"/>
              </w:rPr>
              <w:t>Cancer waits – 62</w:t>
            </w:r>
          </w:p>
        </w:tc>
      </w:tr>
      <w:tr w:rsidR="00E102A0" w:rsidRPr="004745FC" w14:paraId="7065465E" w14:textId="77777777" w:rsidTr="00141FDC">
        <w:trPr>
          <w:trHeight w:val="103"/>
        </w:trPr>
        <w:tc>
          <w:tcPr>
            <w:tcW w:w="8467" w:type="dxa"/>
          </w:tcPr>
          <w:p w14:paraId="4021B918" w14:textId="1A6FD77E" w:rsidR="00E102A0" w:rsidRPr="004745FC" w:rsidRDefault="00E102A0" w:rsidP="00AC2E56">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Maximum two month (62-day) wait from urgent referral for suspected cancer to first treatment for all </w:t>
            </w:r>
            <w:r w:rsidR="00EF3C79" w:rsidRPr="004745FC">
              <w:rPr>
                <w:rFonts w:asciiTheme="minorHAnsi" w:hAnsiTheme="minorHAnsi" w:cstheme="minorHAnsi"/>
                <w:color w:val="auto"/>
                <w:sz w:val="20"/>
                <w:szCs w:val="20"/>
              </w:rPr>
              <w:t>cancers.</w:t>
            </w:r>
            <w:r w:rsidRPr="004745FC">
              <w:rPr>
                <w:rFonts w:asciiTheme="minorHAnsi" w:hAnsiTheme="minorHAnsi" w:cstheme="minorHAnsi"/>
                <w:color w:val="auto"/>
                <w:sz w:val="20"/>
                <w:szCs w:val="20"/>
              </w:rPr>
              <w:t xml:space="preserve"> </w:t>
            </w:r>
          </w:p>
          <w:p w14:paraId="41A388EF" w14:textId="77777777" w:rsidR="00AC2E56" w:rsidRPr="004745FC" w:rsidRDefault="00AC2E56" w:rsidP="00AC2E56">
            <w:pPr>
              <w:pStyle w:val="Default"/>
              <w:rPr>
                <w:rFonts w:asciiTheme="minorHAnsi" w:hAnsiTheme="minorHAnsi" w:cstheme="minorHAnsi"/>
                <w:color w:val="auto"/>
                <w:sz w:val="20"/>
                <w:szCs w:val="20"/>
              </w:rPr>
            </w:pPr>
          </w:p>
        </w:tc>
        <w:tc>
          <w:tcPr>
            <w:tcW w:w="1407" w:type="dxa"/>
          </w:tcPr>
          <w:p w14:paraId="39C908D9" w14:textId="5537E7B2" w:rsidR="00E102A0" w:rsidRPr="004745FC" w:rsidRDefault="00E102A0" w:rsidP="00C166D4">
            <w:pPr>
              <w:pStyle w:val="Default"/>
              <w:jc w:val="center"/>
              <w:rPr>
                <w:rFonts w:asciiTheme="minorHAnsi" w:hAnsiTheme="minorHAnsi" w:cstheme="minorHAnsi"/>
                <w:color w:val="auto"/>
                <w:sz w:val="20"/>
                <w:szCs w:val="20"/>
              </w:rPr>
            </w:pPr>
            <w:r w:rsidRPr="004745FC">
              <w:rPr>
                <w:rFonts w:asciiTheme="minorHAnsi" w:hAnsiTheme="minorHAnsi" w:cstheme="minorHAnsi"/>
                <w:color w:val="auto"/>
                <w:sz w:val="20"/>
                <w:szCs w:val="20"/>
              </w:rPr>
              <w:t>85%</w:t>
            </w:r>
          </w:p>
        </w:tc>
      </w:tr>
      <w:tr w:rsidR="00E102A0" w:rsidRPr="004745FC" w14:paraId="69F67BF6" w14:textId="77777777" w:rsidTr="00141FDC">
        <w:trPr>
          <w:trHeight w:val="103"/>
        </w:trPr>
        <w:tc>
          <w:tcPr>
            <w:tcW w:w="8467" w:type="dxa"/>
          </w:tcPr>
          <w:p w14:paraId="253FAB58" w14:textId="2EB116B4" w:rsidR="00E102A0" w:rsidRPr="004745FC" w:rsidRDefault="00E102A0"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Maximum 62-day wait from referral from an NHS screening service to first definitive treatment for all </w:t>
            </w:r>
            <w:r w:rsidR="00EF3C79" w:rsidRPr="004745FC">
              <w:rPr>
                <w:rFonts w:asciiTheme="minorHAnsi" w:hAnsiTheme="minorHAnsi" w:cstheme="minorHAnsi"/>
                <w:color w:val="auto"/>
                <w:sz w:val="20"/>
                <w:szCs w:val="20"/>
              </w:rPr>
              <w:t>cancers.</w:t>
            </w:r>
          </w:p>
          <w:p w14:paraId="784986AC" w14:textId="77777777" w:rsidR="00AC2E56" w:rsidRPr="004745FC" w:rsidRDefault="00AC2E56" w:rsidP="00C166D4">
            <w:pPr>
              <w:pStyle w:val="Default"/>
              <w:rPr>
                <w:rFonts w:asciiTheme="minorHAnsi" w:hAnsiTheme="minorHAnsi" w:cstheme="minorHAnsi"/>
                <w:color w:val="auto"/>
                <w:sz w:val="20"/>
                <w:szCs w:val="20"/>
              </w:rPr>
            </w:pPr>
          </w:p>
        </w:tc>
        <w:tc>
          <w:tcPr>
            <w:tcW w:w="1407" w:type="dxa"/>
          </w:tcPr>
          <w:p w14:paraId="37C05E82" w14:textId="5CC07CF8" w:rsidR="00E102A0" w:rsidRPr="004745FC" w:rsidRDefault="00E102A0" w:rsidP="00C166D4">
            <w:pPr>
              <w:pStyle w:val="Default"/>
              <w:jc w:val="center"/>
              <w:rPr>
                <w:rFonts w:asciiTheme="minorHAnsi" w:hAnsiTheme="minorHAnsi" w:cstheme="minorHAnsi"/>
                <w:color w:val="auto"/>
                <w:sz w:val="20"/>
                <w:szCs w:val="20"/>
              </w:rPr>
            </w:pPr>
            <w:r w:rsidRPr="004745FC">
              <w:rPr>
                <w:rFonts w:asciiTheme="minorHAnsi" w:hAnsiTheme="minorHAnsi" w:cstheme="minorHAnsi"/>
                <w:color w:val="auto"/>
                <w:sz w:val="20"/>
                <w:szCs w:val="20"/>
              </w:rPr>
              <w:t>90%</w:t>
            </w:r>
          </w:p>
        </w:tc>
      </w:tr>
      <w:tr w:rsidR="00E102A0" w:rsidRPr="004745FC" w14:paraId="5AB9AD5D" w14:textId="77777777" w:rsidTr="00141FDC">
        <w:trPr>
          <w:trHeight w:val="103"/>
        </w:trPr>
        <w:tc>
          <w:tcPr>
            <w:tcW w:w="8467" w:type="dxa"/>
          </w:tcPr>
          <w:p w14:paraId="2167F618" w14:textId="77777777" w:rsidR="00E102A0" w:rsidRPr="004745FC" w:rsidRDefault="00E102A0"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Maximum 62-day wait for first definitive treatment following a consultant’s decision to upgrade the priority of the patient (all cancers) </w:t>
            </w:r>
          </w:p>
          <w:p w14:paraId="2FFE8B4C" w14:textId="77777777" w:rsidR="00AC2E56" w:rsidRPr="004745FC" w:rsidRDefault="00AC2E56" w:rsidP="00C166D4">
            <w:pPr>
              <w:pStyle w:val="Default"/>
              <w:rPr>
                <w:rFonts w:asciiTheme="minorHAnsi" w:hAnsiTheme="minorHAnsi" w:cstheme="minorHAnsi"/>
                <w:color w:val="auto"/>
                <w:sz w:val="20"/>
                <w:szCs w:val="20"/>
              </w:rPr>
            </w:pPr>
          </w:p>
        </w:tc>
        <w:tc>
          <w:tcPr>
            <w:tcW w:w="1407" w:type="dxa"/>
          </w:tcPr>
          <w:p w14:paraId="5332B0E9" w14:textId="5F870B36" w:rsidR="00E102A0" w:rsidRPr="004745FC" w:rsidRDefault="00E102A0" w:rsidP="00C166D4">
            <w:pPr>
              <w:pStyle w:val="Default"/>
              <w:jc w:val="center"/>
              <w:rPr>
                <w:rFonts w:asciiTheme="minorHAnsi" w:hAnsiTheme="minorHAnsi" w:cstheme="minorHAnsi"/>
                <w:color w:val="auto"/>
                <w:sz w:val="20"/>
                <w:szCs w:val="20"/>
              </w:rPr>
            </w:pPr>
            <w:r w:rsidRPr="004745FC">
              <w:rPr>
                <w:rFonts w:asciiTheme="minorHAnsi" w:hAnsiTheme="minorHAnsi" w:cstheme="minorHAnsi"/>
                <w:color w:val="auto"/>
                <w:sz w:val="20"/>
                <w:szCs w:val="20"/>
              </w:rPr>
              <w:t>N/A</w:t>
            </w:r>
          </w:p>
        </w:tc>
      </w:tr>
    </w:tbl>
    <w:p w14:paraId="203CB702" w14:textId="543D729C" w:rsidR="00552FDF" w:rsidRPr="004745FC" w:rsidRDefault="00552FDF" w:rsidP="00C166D4">
      <w:pPr>
        <w:spacing w:after="0" w:line="240" w:lineRule="auto"/>
        <w:rPr>
          <w:rFonts w:asciiTheme="minorHAnsi" w:hAnsiTheme="minorHAnsi" w:cstheme="minorHAnsi"/>
          <w:sz w:val="20"/>
          <w:szCs w:val="20"/>
          <w:lang w:eastAsia="en-GB"/>
        </w:rPr>
      </w:pPr>
    </w:p>
    <w:p w14:paraId="6573F90F" w14:textId="77777777" w:rsidR="00AC2E56" w:rsidRPr="004745FC" w:rsidRDefault="00AC2E56" w:rsidP="00C166D4">
      <w:pPr>
        <w:spacing w:after="0" w:line="240" w:lineRule="auto"/>
        <w:rPr>
          <w:rFonts w:asciiTheme="minorHAnsi" w:hAnsiTheme="minorHAnsi" w:cstheme="minorHAnsi"/>
          <w:b/>
          <w:color w:val="0070C0"/>
          <w:sz w:val="20"/>
          <w:szCs w:val="20"/>
          <w:lang w:eastAsia="en-GB"/>
        </w:rPr>
      </w:pPr>
    </w:p>
    <w:p w14:paraId="5445829F" w14:textId="709DB47F" w:rsidR="00E561B9" w:rsidRPr="004745FC" w:rsidRDefault="00E561B9" w:rsidP="00C166D4">
      <w:pPr>
        <w:spacing w:after="0" w:line="240" w:lineRule="auto"/>
        <w:rPr>
          <w:rFonts w:asciiTheme="minorHAnsi" w:hAnsiTheme="minorHAnsi" w:cstheme="minorHAnsi"/>
          <w:b/>
          <w:color w:val="0070C0"/>
          <w:sz w:val="20"/>
          <w:szCs w:val="20"/>
          <w:lang w:eastAsia="en-GB"/>
        </w:rPr>
      </w:pPr>
      <w:r w:rsidRPr="004745FC">
        <w:rPr>
          <w:rFonts w:asciiTheme="minorHAnsi" w:hAnsiTheme="minorHAnsi" w:cstheme="minorHAnsi"/>
          <w:b/>
          <w:color w:val="0070C0"/>
          <w:sz w:val="20"/>
          <w:szCs w:val="20"/>
          <w:lang w:eastAsia="en-GB"/>
        </w:rPr>
        <w:t>PART ONE – SCOPE ROLES AND GOVERNANCE</w:t>
      </w:r>
    </w:p>
    <w:p w14:paraId="1137FB9A" w14:textId="77777777" w:rsidR="00AC2E56" w:rsidRPr="004745FC" w:rsidRDefault="00AC2E56" w:rsidP="00C166D4">
      <w:pPr>
        <w:spacing w:after="0" w:line="240" w:lineRule="auto"/>
        <w:rPr>
          <w:rFonts w:asciiTheme="minorHAnsi" w:hAnsiTheme="minorHAnsi" w:cstheme="minorHAnsi"/>
          <w:b/>
          <w:color w:val="0070C0"/>
          <w:sz w:val="20"/>
          <w:szCs w:val="20"/>
          <w:lang w:eastAsia="en-GB"/>
        </w:rPr>
      </w:pPr>
    </w:p>
    <w:p w14:paraId="09B0DEC3" w14:textId="1C5B5B5F" w:rsidR="00E26D37" w:rsidRPr="004745FC" w:rsidRDefault="00574D4F" w:rsidP="00C166D4">
      <w:pPr>
        <w:shd w:val="clear" w:color="auto" w:fill="FFFFFF" w:themeFill="background1"/>
        <w:autoSpaceDE w:val="0"/>
        <w:autoSpaceDN w:val="0"/>
        <w:adjustRightInd w:val="0"/>
        <w:spacing w:after="0" w:line="240" w:lineRule="auto"/>
        <w:rPr>
          <w:rFonts w:asciiTheme="minorHAnsi" w:hAnsiTheme="minorHAnsi" w:cstheme="minorHAnsi"/>
          <w:color w:val="0070C0"/>
          <w:sz w:val="20"/>
          <w:szCs w:val="20"/>
          <w:lang w:eastAsia="en-GB"/>
        </w:rPr>
      </w:pPr>
      <w:r w:rsidRPr="004745FC">
        <w:rPr>
          <w:rFonts w:asciiTheme="minorHAnsi" w:hAnsiTheme="minorHAnsi" w:cstheme="minorHAnsi"/>
          <w:b/>
          <w:bCs/>
          <w:color w:val="0070C0"/>
          <w:sz w:val="20"/>
          <w:szCs w:val="20"/>
          <w:lang w:eastAsia="en-GB"/>
        </w:rPr>
        <w:t>1.1</w:t>
      </w:r>
      <w:r w:rsidR="00E26D37" w:rsidRPr="004745FC">
        <w:rPr>
          <w:rFonts w:asciiTheme="minorHAnsi" w:hAnsiTheme="minorHAnsi" w:cstheme="minorHAnsi"/>
          <w:b/>
          <w:bCs/>
          <w:color w:val="0070C0"/>
          <w:sz w:val="20"/>
          <w:szCs w:val="20"/>
          <w:lang w:eastAsia="en-GB"/>
        </w:rPr>
        <w:t xml:space="preserve"> </w:t>
      </w:r>
      <w:r w:rsidR="004745FC" w:rsidRPr="004745FC">
        <w:rPr>
          <w:rFonts w:asciiTheme="minorHAnsi" w:hAnsiTheme="minorHAnsi" w:cstheme="minorHAnsi"/>
          <w:b/>
          <w:bCs/>
          <w:color w:val="0070C0"/>
          <w:sz w:val="20"/>
          <w:szCs w:val="20"/>
          <w:lang w:eastAsia="en-GB"/>
        </w:rPr>
        <w:t xml:space="preserve">Application and Compliance with Policy </w:t>
      </w:r>
    </w:p>
    <w:p w14:paraId="5264F066"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615E9FE0" w14:textId="33D67CF9"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This policy and its associated Standard Operating Procedures (SOPs) are intended to be used by all those individuals, both clinical and administrative within </w:t>
      </w:r>
      <w:r w:rsidR="00573A64" w:rsidRPr="004745FC">
        <w:rPr>
          <w:rFonts w:asciiTheme="minorHAnsi" w:hAnsiTheme="minorHAnsi" w:cstheme="minorHAnsi"/>
          <w:color w:val="000000"/>
          <w:sz w:val="20"/>
          <w:szCs w:val="20"/>
          <w:lang w:eastAsia="en-GB"/>
        </w:rPr>
        <w:t>South East London</w:t>
      </w:r>
      <w:r w:rsidRPr="004745FC">
        <w:rPr>
          <w:rFonts w:asciiTheme="minorHAnsi" w:hAnsiTheme="minorHAnsi" w:cstheme="minorHAnsi"/>
          <w:color w:val="000000"/>
          <w:sz w:val="20"/>
          <w:szCs w:val="20"/>
          <w:lang w:eastAsia="en-GB"/>
        </w:rPr>
        <w:t xml:space="preserve"> who are responsible for</w:t>
      </w:r>
      <w:r w:rsidR="00AC2E56" w:rsidRPr="004745FC">
        <w:rPr>
          <w:rFonts w:asciiTheme="minorHAnsi" w:hAnsiTheme="minorHAnsi" w:cstheme="minorHAnsi"/>
          <w:color w:val="000000"/>
          <w:sz w:val="20"/>
          <w:szCs w:val="20"/>
          <w:lang w:eastAsia="en-GB"/>
        </w:rPr>
        <w:t>:</w:t>
      </w:r>
    </w:p>
    <w:p w14:paraId="002D4B87"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062847B2" w14:textId="77777777" w:rsidR="00E26D37" w:rsidRPr="004745FC" w:rsidRDefault="00E26D37"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Referring patients </w:t>
      </w:r>
    </w:p>
    <w:p w14:paraId="525319AE" w14:textId="77777777" w:rsidR="00E26D37" w:rsidRPr="004745FC" w:rsidRDefault="00E26D37"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Receiving and managing referrals</w:t>
      </w:r>
    </w:p>
    <w:p w14:paraId="590D13E2" w14:textId="77777777" w:rsidR="00E26D37" w:rsidRPr="004745FC" w:rsidRDefault="00E26D37"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Outpatient and Diagnostic appointments</w:t>
      </w:r>
    </w:p>
    <w:p w14:paraId="65C09F9D" w14:textId="5D7D641E" w:rsidR="003A4FFB" w:rsidRPr="004745FC" w:rsidRDefault="003A4FFB"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Scheduling </w:t>
      </w:r>
      <w:r w:rsidR="004745FC" w:rsidRPr="004745FC">
        <w:rPr>
          <w:rFonts w:asciiTheme="minorHAnsi" w:hAnsiTheme="minorHAnsi" w:cstheme="minorHAnsi"/>
          <w:color w:val="000000"/>
          <w:sz w:val="20"/>
          <w:szCs w:val="20"/>
          <w:lang w:eastAsia="en-GB"/>
        </w:rPr>
        <w:t>patients’</w:t>
      </w:r>
      <w:r w:rsidRPr="004745FC">
        <w:rPr>
          <w:rFonts w:asciiTheme="minorHAnsi" w:hAnsiTheme="minorHAnsi" w:cstheme="minorHAnsi"/>
          <w:color w:val="000000"/>
          <w:sz w:val="20"/>
          <w:szCs w:val="20"/>
          <w:lang w:eastAsia="en-GB"/>
        </w:rPr>
        <w:t xml:space="preserve"> admission dates </w:t>
      </w:r>
    </w:p>
    <w:p w14:paraId="29B8340F" w14:textId="77777777" w:rsidR="003A4FFB" w:rsidRPr="004745FC" w:rsidRDefault="00E26D37"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Adding to and maintaining waiting lists</w:t>
      </w:r>
    </w:p>
    <w:p w14:paraId="1AB1FE1D" w14:textId="77777777" w:rsidR="00E26D37" w:rsidRPr="004745FC" w:rsidRDefault="003A4FFB"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Reviewing and validating patient care pathways</w:t>
      </w:r>
      <w:r w:rsidR="00E26D37" w:rsidRPr="004745FC">
        <w:rPr>
          <w:rFonts w:asciiTheme="minorHAnsi" w:hAnsiTheme="minorHAnsi" w:cstheme="minorHAnsi"/>
          <w:color w:val="000000"/>
          <w:sz w:val="20"/>
          <w:szCs w:val="20"/>
          <w:lang w:eastAsia="en-GB"/>
        </w:rPr>
        <w:t xml:space="preserve"> </w:t>
      </w:r>
    </w:p>
    <w:p w14:paraId="396E7022" w14:textId="77777777"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5CD09AC5" w14:textId="77777777"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This includes outpatient, inpatient, day case, therapies and diagnostic service settings.  Each clinical service must follow this policy and related SOPs to deliver high quality, consistent care to patients across the organisation as a whole.</w:t>
      </w:r>
    </w:p>
    <w:p w14:paraId="49CE7047" w14:textId="77777777"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0FB61F2D" w14:textId="77777777"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Accountability for this policy sits ultimately with the individual Trust’s Board with operational responsibility delegated to the appropriate committee/group with responsibility for elective access.</w:t>
      </w:r>
    </w:p>
    <w:p w14:paraId="58D6AA7B"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3E57262C" w14:textId="77777777"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Any specific roles and responsibilities are identified in</w:t>
      </w:r>
      <w:r w:rsidR="003A4FFB" w:rsidRPr="004745FC">
        <w:rPr>
          <w:rFonts w:asciiTheme="minorHAnsi" w:hAnsiTheme="minorHAnsi" w:cstheme="minorHAnsi"/>
          <w:color w:val="000000"/>
          <w:sz w:val="20"/>
          <w:szCs w:val="20"/>
          <w:lang w:eastAsia="en-GB"/>
        </w:rPr>
        <w:t xml:space="preserve"> the</w:t>
      </w:r>
      <w:r w:rsidRPr="004745FC">
        <w:rPr>
          <w:rFonts w:asciiTheme="minorHAnsi" w:hAnsiTheme="minorHAnsi" w:cstheme="minorHAnsi"/>
          <w:color w:val="000000"/>
          <w:sz w:val="20"/>
          <w:szCs w:val="20"/>
          <w:lang w:eastAsia="en-GB"/>
        </w:rPr>
        <w:t xml:space="preserve"> relevant sections of the policy.</w:t>
      </w:r>
    </w:p>
    <w:p w14:paraId="306038A2" w14:textId="77777777"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76695FBD" w14:textId="38322B72"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In accordance with training needs analysis, staff involved in the implementation of this policy, both clinical and administrative, must undertake training provided by the Trust both at induction and by way of regular updates.</w:t>
      </w:r>
      <w:r w:rsidR="00A234B2" w:rsidRPr="004745FC">
        <w:rPr>
          <w:rFonts w:asciiTheme="minorHAnsi" w:hAnsiTheme="minorHAnsi" w:cstheme="minorHAnsi"/>
          <w:color w:val="000000"/>
          <w:sz w:val="20"/>
          <w:szCs w:val="20"/>
          <w:lang w:eastAsia="en-GB"/>
        </w:rPr>
        <w:t xml:space="preserve"> </w:t>
      </w:r>
      <w:r w:rsidRPr="004745FC">
        <w:rPr>
          <w:rFonts w:asciiTheme="minorHAnsi" w:hAnsiTheme="minorHAnsi" w:cstheme="minorHAnsi"/>
          <w:color w:val="000000"/>
          <w:sz w:val="20"/>
          <w:szCs w:val="20"/>
          <w:lang w:eastAsia="en-GB"/>
        </w:rPr>
        <w:t xml:space="preserve"> It is the responsibility of all members of staff to understand the principles and </w:t>
      </w:r>
      <w:r w:rsidR="00A234B2" w:rsidRPr="004745FC">
        <w:rPr>
          <w:rFonts w:asciiTheme="minorHAnsi" w:hAnsiTheme="minorHAnsi" w:cstheme="minorHAnsi"/>
          <w:color w:val="000000"/>
          <w:sz w:val="20"/>
          <w:szCs w:val="20"/>
          <w:lang w:eastAsia="en-GB"/>
        </w:rPr>
        <w:t>definitions, which</w:t>
      </w:r>
      <w:r w:rsidRPr="004745FC">
        <w:rPr>
          <w:rFonts w:asciiTheme="minorHAnsi" w:hAnsiTheme="minorHAnsi" w:cstheme="minorHAnsi"/>
          <w:color w:val="000000"/>
          <w:sz w:val="20"/>
          <w:szCs w:val="20"/>
          <w:lang w:eastAsia="en-GB"/>
        </w:rPr>
        <w:t xml:space="preserve"> underpin delivery of all elective access performance measures.</w:t>
      </w:r>
    </w:p>
    <w:p w14:paraId="438ABB0A" w14:textId="77777777" w:rsidR="00E26D37" w:rsidRPr="004745FC" w:rsidRDefault="00E26D37"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468D784C" w14:textId="77777777" w:rsidR="00E0177D" w:rsidRPr="004745FC" w:rsidRDefault="00E26D37" w:rsidP="00C166D4">
      <w:pPr>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There will be a programme of auditing to ensure compliance with the application of this policy.</w:t>
      </w:r>
    </w:p>
    <w:p w14:paraId="1AC78578" w14:textId="613EF016" w:rsidR="00C95616" w:rsidRPr="004745FC" w:rsidRDefault="00E26D37" w:rsidP="00C166D4">
      <w:pPr>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There will be a suite of reports, regularly generated and/or accessible to staff to support the monitoring of Elective pathways and operational performance.</w:t>
      </w:r>
    </w:p>
    <w:p w14:paraId="5FB97740" w14:textId="77777777" w:rsidR="00AC2E56" w:rsidRPr="004745FC" w:rsidRDefault="00AC2E56" w:rsidP="00C166D4">
      <w:pPr>
        <w:spacing w:after="0" w:line="240" w:lineRule="auto"/>
        <w:rPr>
          <w:rFonts w:asciiTheme="minorHAnsi" w:hAnsiTheme="minorHAnsi" w:cstheme="minorHAnsi"/>
          <w:sz w:val="20"/>
          <w:szCs w:val="20"/>
          <w:lang w:eastAsia="en-GB"/>
        </w:rPr>
      </w:pPr>
    </w:p>
    <w:p w14:paraId="73580670" w14:textId="552A4432" w:rsidR="00A234B2" w:rsidRPr="004745FC" w:rsidRDefault="00574D4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1.2</w:t>
      </w:r>
      <w:r w:rsidR="00AC71B4" w:rsidRPr="004745FC">
        <w:rPr>
          <w:rFonts w:asciiTheme="minorHAnsi" w:hAnsiTheme="minorHAnsi" w:cstheme="minorHAnsi"/>
          <w:b/>
          <w:bCs/>
          <w:color w:val="0070C0"/>
          <w:sz w:val="20"/>
          <w:szCs w:val="20"/>
        </w:rPr>
        <w:t>.</w:t>
      </w:r>
      <w:r w:rsidR="00A234B2" w:rsidRPr="004745FC">
        <w:rPr>
          <w:rFonts w:asciiTheme="minorHAnsi" w:hAnsiTheme="minorHAnsi" w:cstheme="minorHAnsi"/>
          <w:b/>
          <w:bCs/>
          <w:color w:val="0070C0"/>
          <w:sz w:val="20"/>
          <w:szCs w:val="20"/>
        </w:rPr>
        <w:t xml:space="preserve"> </w:t>
      </w:r>
      <w:r w:rsidR="004745FC" w:rsidRPr="004745FC">
        <w:rPr>
          <w:rFonts w:asciiTheme="minorHAnsi" w:hAnsiTheme="minorHAnsi" w:cstheme="minorHAnsi"/>
          <w:b/>
          <w:bCs/>
          <w:color w:val="0070C0"/>
          <w:sz w:val="20"/>
          <w:szCs w:val="20"/>
        </w:rPr>
        <w:t xml:space="preserve">Roles and Responsibilities </w:t>
      </w:r>
    </w:p>
    <w:p w14:paraId="28569EEC" w14:textId="77777777" w:rsidR="00AC2E56" w:rsidRPr="004745FC" w:rsidRDefault="00AC2E56" w:rsidP="00C166D4">
      <w:pPr>
        <w:pStyle w:val="Default"/>
        <w:rPr>
          <w:rFonts w:asciiTheme="minorHAnsi" w:hAnsiTheme="minorHAnsi" w:cstheme="minorHAnsi"/>
          <w:color w:val="0070C0"/>
          <w:sz w:val="20"/>
          <w:szCs w:val="20"/>
        </w:rPr>
      </w:pPr>
    </w:p>
    <w:p w14:paraId="12FBD939" w14:textId="77777777" w:rsidR="00FF447C" w:rsidRPr="004745FC" w:rsidRDefault="00A234B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All staff have a responsibility for ensuring that the principles outlined within this document are consistently applied. This policy applies to all members of staff who are involved in any aspect of referral management, patient booking or waiting list management.</w:t>
      </w:r>
    </w:p>
    <w:p w14:paraId="2187C3F6" w14:textId="77777777" w:rsidR="00AC2E56" w:rsidRPr="004745FC" w:rsidRDefault="00AC2E56" w:rsidP="00C166D4">
      <w:pPr>
        <w:spacing w:after="0" w:line="240" w:lineRule="auto"/>
        <w:rPr>
          <w:rFonts w:asciiTheme="minorHAnsi" w:hAnsiTheme="minorHAnsi" w:cstheme="minorHAnsi"/>
          <w:sz w:val="20"/>
          <w:szCs w:val="20"/>
        </w:rPr>
      </w:pPr>
    </w:p>
    <w:tbl>
      <w:tblPr>
        <w:tblW w:w="10441" w:type="dxa"/>
        <w:tblInd w:w="-108" w:type="dxa"/>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ayout w:type="fixed"/>
        <w:tblLook w:val="0000" w:firstRow="0" w:lastRow="0" w:firstColumn="0" w:lastColumn="0" w:noHBand="0" w:noVBand="0"/>
      </w:tblPr>
      <w:tblGrid>
        <w:gridCol w:w="2230"/>
        <w:gridCol w:w="8211"/>
      </w:tblGrid>
      <w:tr w:rsidR="00A234B2" w:rsidRPr="004745FC" w14:paraId="102187A7" w14:textId="77777777" w:rsidTr="00AC2E56">
        <w:trPr>
          <w:trHeight w:val="231"/>
        </w:trPr>
        <w:tc>
          <w:tcPr>
            <w:tcW w:w="2230" w:type="dxa"/>
            <w:shd w:val="clear" w:color="auto" w:fill="0070C0"/>
          </w:tcPr>
          <w:p w14:paraId="62C90DC9"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Chief Executive </w:t>
            </w:r>
          </w:p>
        </w:tc>
        <w:tc>
          <w:tcPr>
            <w:tcW w:w="8211" w:type="dxa"/>
          </w:tcPr>
          <w:p w14:paraId="63E11258"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Primary responsibility for ensuring the waiting time data the organisation submits to NHS England is accurate. </w:t>
            </w:r>
          </w:p>
          <w:p w14:paraId="5622CD0E"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17C86A55" w14:textId="77777777" w:rsidTr="00AC2E56">
        <w:trPr>
          <w:trHeight w:val="231"/>
        </w:trPr>
        <w:tc>
          <w:tcPr>
            <w:tcW w:w="2230" w:type="dxa"/>
            <w:shd w:val="clear" w:color="auto" w:fill="0070C0"/>
          </w:tcPr>
          <w:p w14:paraId="715DC4EB"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Chief Operating Officer </w:t>
            </w:r>
          </w:p>
        </w:tc>
        <w:tc>
          <w:tcPr>
            <w:tcW w:w="8211" w:type="dxa"/>
          </w:tcPr>
          <w:p w14:paraId="58EC1059"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COO is the named executive officer with strategic and operational responsibility for delivery of waiting times targets, reporting to the Trust Board on waiting times performance, themes, and the associated training strategy for staff across the organisation. </w:t>
            </w:r>
          </w:p>
          <w:p w14:paraId="35584E81"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3C322BD1" w14:textId="77777777" w:rsidTr="00AC2E56">
        <w:trPr>
          <w:trHeight w:val="231"/>
        </w:trPr>
        <w:tc>
          <w:tcPr>
            <w:tcW w:w="2230" w:type="dxa"/>
            <w:shd w:val="clear" w:color="auto" w:fill="0070C0"/>
          </w:tcPr>
          <w:p w14:paraId="7EA3EC95"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Divisional Directors of Operations </w:t>
            </w:r>
          </w:p>
        </w:tc>
        <w:tc>
          <w:tcPr>
            <w:tcW w:w="8211" w:type="dxa"/>
          </w:tcPr>
          <w:p w14:paraId="60E21E04" w14:textId="5393CEB5"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Accountable for performance within their divisions with review of performance </w:t>
            </w:r>
            <w:r w:rsidR="00AC2E56" w:rsidRPr="004745FC">
              <w:rPr>
                <w:rFonts w:asciiTheme="minorHAnsi" w:hAnsiTheme="minorHAnsi" w:cstheme="minorHAnsi"/>
                <w:color w:val="000000"/>
                <w:sz w:val="20"/>
                <w:szCs w:val="20"/>
                <w:lang w:eastAsia="en-GB"/>
              </w:rPr>
              <w:t>monthly</w:t>
            </w:r>
            <w:r w:rsidRPr="004745FC">
              <w:rPr>
                <w:rFonts w:asciiTheme="minorHAnsi" w:hAnsiTheme="minorHAnsi" w:cstheme="minorHAnsi"/>
                <w:color w:val="000000"/>
                <w:sz w:val="20"/>
                <w:szCs w:val="20"/>
                <w:lang w:eastAsia="en-GB"/>
              </w:rPr>
              <w:t xml:space="preserve"> through the Divisional Performance Review with executive directors. </w:t>
            </w:r>
          </w:p>
          <w:p w14:paraId="71B808B0"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00C8C18D" w14:textId="77777777" w:rsidTr="00AC2E56">
        <w:trPr>
          <w:trHeight w:val="231"/>
        </w:trPr>
        <w:tc>
          <w:tcPr>
            <w:tcW w:w="2230" w:type="dxa"/>
            <w:shd w:val="clear" w:color="auto" w:fill="0070C0"/>
          </w:tcPr>
          <w:p w14:paraId="6BC7CFB5"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General Manager</w:t>
            </w:r>
            <w:r w:rsidR="003A4FFB" w:rsidRPr="004745FC">
              <w:rPr>
                <w:rFonts w:asciiTheme="minorHAnsi" w:hAnsiTheme="minorHAnsi" w:cstheme="minorHAnsi"/>
                <w:b/>
                <w:bCs/>
                <w:color w:val="FFFFFF" w:themeColor="background1"/>
                <w:sz w:val="20"/>
                <w:szCs w:val="20"/>
                <w:lang w:eastAsia="en-GB"/>
              </w:rPr>
              <w:t>/ Heads of Service</w:t>
            </w:r>
            <w:r w:rsidRPr="004745FC">
              <w:rPr>
                <w:rFonts w:asciiTheme="minorHAnsi" w:hAnsiTheme="minorHAnsi" w:cstheme="minorHAnsi"/>
                <w:b/>
                <w:bCs/>
                <w:color w:val="FFFFFF" w:themeColor="background1"/>
                <w:sz w:val="20"/>
                <w:szCs w:val="20"/>
                <w:lang w:eastAsia="en-GB"/>
              </w:rPr>
              <w:t xml:space="preserve"> for Patient Access </w:t>
            </w:r>
          </w:p>
        </w:tc>
        <w:tc>
          <w:tcPr>
            <w:tcW w:w="8211" w:type="dxa"/>
          </w:tcPr>
          <w:p w14:paraId="6B784A56"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Accountable for the delivery of elective waiting list management and ensuring compliance with the policy within the admin structure </w:t>
            </w:r>
          </w:p>
        </w:tc>
      </w:tr>
      <w:tr w:rsidR="00A234B2" w:rsidRPr="004745FC" w14:paraId="0C1651AE" w14:textId="77777777" w:rsidTr="00AC2E56">
        <w:trPr>
          <w:trHeight w:val="231"/>
        </w:trPr>
        <w:tc>
          <w:tcPr>
            <w:tcW w:w="2230" w:type="dxa"/>
            <w:shd w:val="clear" w:color="auto" w:fill="0070C0"/>
          </w:tcPr>
          <w:p w14:paraId="30B5FEE3"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Director of Performance &amp; Information </w:t>
            </w:r>
          </w:p>
        </w:tc>
        <w:tc>
          <w:tcPr>
            <w:tcW w:w="8211" w:type="dxa"/>
          </w:tcPr>
          <w:p w14:paraId="59E3F351"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Provides assurance that data has been verified and validated prior to sub</w:t>
            </w:r>
            <w:r w:rsidR="00AC71B4" w:rsidRPr="004745FC">
              <w:rPr>
                <w:rFonts w:asciiTheme="minorHAnsi" w:hAnsiTheme="minorHAnsi" w:cstheme="minorHAnsi"/>
                <w:color w:val="000000"/>
                <w:sz w:val="20"/>
                <w:szCs w:val="20"/>
                <w:lang w:eastAsia="en-GB"/>
              </w:rPr>
              <w:t>mission to the executive board, will ensure that clear reports for managing PTL’s are available to operational teams.</w:t>
            </w:r>
          </w:p>
          <w:p w14:paraId="51001AF0"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05A97754" w14:textId="77777777" w:rsidTr="00AC2E56">
        <w:trPr>
          <w:trHeight w:val="231"/>
        </w:trPr>
        <w:tc>
          <w:tcPr>
            <w:tcW w:w="2230" w:type="dxa"/>
            <w:shd w:val="clear" w:color="auto" w:fill="0070C0"/>
          </w:tcPr>
          <w:p w14:paraId="4F482BF8"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Operational Managers </w:t>
            </w:r>
          </w:p>
        </w:tc>
        <w:tc>
          <w:tcPr>
            <w:tcW w:w="8211" w:type="dxa"/>
          </w:tcPr>
          <w:p w14:paraId="1ECBA5EF"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Accountable for implementing waiting list management and ensuring compliance with the access policy. Responsible for ensuring that services have adequate capacity to see patients within maximum wait times. Responsible for ensuring staff within their remit have accessed regular relevant training. </w:t>
            </w:r>
          </w:p>
        </w:tc>
      </w:tr>
      <w:tr w:rsidR="00A234B2" w:rsidRPr="004745FC" w14:paraId="79A42393" w14:textId="77777777" w:rsidTr="00AC2E56">
        <w:trPr>
          <w:trHeight w:val="231"/>
        </w:trPr>
        <w:tc>
          <w:tcPr>
            <w:tcW w:w="2230" w:type="dxa"/>
            <w:shd w:val="clear" w:color="auto" w:fill="0070C0"/>
          </w:tcPr>
          <w:p w14:paraId="51537927"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Clinical Administrative staff </w:t>
            </w:r>
          </w:p>
        </w:tc>
        <w:tc>
          <w:tcPr>
            <w:tcW w:w="8211" w:type="dxa"/>
          </w:tcPr>
          <w:p w14:paraId="1CAE6CF3"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Responsible for ensuring the accurate and timely input of data into trust electronic systems (PAS) </w:t>
            </w:r>
            <w:r w:rsidR="00AC2E56" w:rsidRPr="004745FC">
              <w:rPr>
                <w:rFonts w:asciiTheme="minorHAnsi" w:hAnsiTheme="minorHAnsi" w:cstheme="minorHAnsi"/>
                <w:color w:val="000000"/>
                <w:sz w:val="20"/>
                <w:szCs w:val="20"/>
                <w:lang w:eastAsia="en-GB"/>
              </w:rPr>
              <w:t>to</w:t>
            </w:r>
            <w:r w:rsidRPr="004745FC">
              <w:rPr>
                <w:rFonts w:asciiTheme="minorHAnsi" w:hAnsiTheme="minorHAnsi" w:cstheme="minorHAnsi"/>
                <w:color w:val="000000"/>
                <w:sz w:val="20"/>
                <w:szCs w:val="20"/>
                <w:lang w:eastAsia="en-GB"/>
              </w:rPr>
              <w:t xml:space="preserve"> record the patient activity through their pathway. Identifying and escalating through the relevant divisional management structures when they are unable to accommodate patients within the appropriate identified timescales and identify any other relev</w:t>
            </w:r>
            <w:r w:rsidR="00F14CE9" w:rsidRPr="004745FC">
              <w:rPr>
                <w:rFonts w:asciiTheme="minorHAnsi" w:hAnsiTheme="minorHAnsi" w:cstheme="minorHAnsi"/>
                <w:color w:val="000000"/>
                <w:sz w:val="20"/>
                <w:szCs w:val="20"/>
                <w:lang w:eastAsia="en-GB"/>
              </w:rPr>
              <w:t>ant blocks to pathway delivery.</w:t>
            </w:r>
          </w:p>
          <w:p w14:paraId="0A5BAA62" w14:textId="576C9018"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5EBDA093" w14:textId="77777777" w:rsidTr="00AC2E56">
        <w:trPr>
          <w:trHeight w:val="231"/>
        </w:trPr>
        <w:tc>
          <w:tcPr>
            <w:tcW w:w="2230" w:type="dxa"/>
            <w:shd w:val="clear" w:color="auto" w:fill="0070C0"/>
          </w:tcPr>
          <w:p w14:paraId="28F5C487"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All clinical </w:t>
            </w:r>
          </w:p>
          <w:p w14:paraId="778127E9"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staff </w:t>
            </w:r>
          </w:p>
        </w:tc>
        <w:tc>
          <w:tcPr>
            <w:tcW w:w="8211" w:type="dxa"/>
          </w:tcPr>
          <w:p w14:paraId="21D7A07E"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Responsible for ensuring they comply with their responsibilities as outlined in this Policy. </w:t>
            </w:r>
            <w:r w:rsidR="00F14CE9" w:rsidRPr="004745FC">
              <w:rPr>
                <w:rFonts w:asciiTheme="minorHAnsi" w:hAnsiTheme="minorHAnsi" w:cstheme="minorHAnsi"/>
                <w:color w:val="000000"/>
                <w:sz w:val="20"/>
                <w:szCs w:val="20"/>
                <w:lang w:eastAsia="en-GB"/>
              </w:rPr>
              <w:t xml:space="preserve">At all times clinicians must ensure that patients are triaged, have a clear plan, have been prioritised according to the Royal College of Surgeons guidance.  Clinicians must also ensure that patients are regularly </w:t>
            </w:r>
            <w:r w:rsidR="00AC2E56" w:rsidRPr="004745FC">
              <w:rPr>
                <w:rFonts w:asciiTheme="minorHAnsi" w:hAnsiTheme="minorHAnsi" w:cstheme="minorHAnsi"/>
                <w:color w:val="000000"/>
                <w:sz w:val="20"/>
                <w:szCs w:val="20"/>
                <w:lang w:eastAsia="en-GB"/>
              </w:rPr>
              <w:t>reviewed,</w:t>
            </w:r>
            <w:r w:rsidR="00F14CE9" w:rsidRPr="004745FC">
              <w:rPr>
                <w:rFonts w:asciiTheme="minorHAnsi" w:hAnsiTheme="minorHAnsi" w:cstheme="minorHAnsi"/>
                <w:color w:val="000000"/>
                <w:sz w:val="20"/>
                <w:szCs w:val="20"/>
                <w:lang w:eastAsia="en-GB"/>
              </w:rPr>
              <w:t xml:space="preserve"> and outcomes of reviews are available on Trust systems. Clinicians must complete a harm review document for any patient they feel may be coming to harm </w:t>
            </w:r>
            <w:r w:rsidR="00AC2E56" w:rsidRPr="004745FC">
              <w:rPr>
                <w:rFonts w:asciiTheme="minorHAnsi" w:hAnsiTheme="minorHAnsi" w:cstheme="minorHAnsi"/>
                <w:color w:val="000000"/>
                <w:sz w:val="20"/>
                <w:szCs w:val="20"/>
                <w:lang w:eastAsia="en-GB"/>
              </w:rPr>
              <w:t>because of</w:t>
            </w:r>
            <w:r w:rsidR="00F14CE9" w:rsidRPr="004745FC">
              <w:rPr>
                <w:rFonts w:asciiTheme="minorHAnsi" w:hAnsiTheme="minorHAnsi" w:cstheme="minorHAnsi"/>
                <w:color w:val="000000"/>
                <w:sz w:val="20"/>
                <w:szCs w:val="20"/>
                <w:lang w:eastAsia="en-GB"/>
              </w:rPr>
              <w:t xml:space="preserve"> a long wait or other clinical issues.</w:t>
            </w:r>
          </w:p>
          <w:p w14:paraId="30E510AE" w14:textId="7016C758"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740407CD" w14:textId="77777777" w:rsidTr="00AC2E56">
        <w:trPr>
          <w:trHeight w:val="231"/>
        </w:trPr>
        <w:tc>
          <w:tcPr>
            <w:tcW w:w="2230" w:type="dxa"/>
            <w:shd w:val="clear" w:color="auto" w:fill="0070C0"/>
          </w:tcPr>
          <w:p w14:paraId="2BC61E8A"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Information and Data Quality Team </w:t>
            </w:r>
          </w:p>
        </w:tc>
        <w:tc>
          <w:tcPr>
            <w:tcW w:w="8211" w:type="dxa"/>
          </w:tcPr>
          <w:p w14:paraId="4CA3A12F"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Responsible for providing operational reports and guidance to Divisions, services and their associated clinical admin teams to help them manage their pathways effectively and efficiently, and to ensure both current and prospective information is provided. Responsible also for undertaking a programmed and timely approach to auditing the application of the rules. </w:t>
            </w:r>
          </w:p>
          <w:p w14:paraId="6A8E66A0"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6415BAA1" w14:textId="77777777" w:rsidTr="00AC2E56">
        <w:trPr>
          <w:trHeight w:val="231"/>
        </w:trPr>
        <w:tc>
          <w:tcPr>
            <w:tcW w:w="2230" w:type="dxa"/>
            <w:shd w:val="clear" w:color="auto" w:fill="0070C0"/>
          </w:tcPr>
          <w:p w14:paraId="59AC3117"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The Patient/ </w:t>
            </w:r>
            <w:r w:rsidR="00574D4F" w:rsidRPr="004745FC">
              <w:rPr>
                <w:rFonts w:asciiTheme="minorHAnsi" w:hAnsiTheme="minorHAnsi" w:cstheme="minorHAnsi"/>
                <w:b/>
                <w:bCs/>
                <w:color w:val="FFFFFF" w:themeColor="background1"/>
                <w:sz w:val="20"/>
                <w:szCs w:val="20"/>
                <w:lang w:eastAsia="en-GB"/>
              </w:rPr>
              <w:t>C</w:t>
            </w:r>
            <w:r w:rsidRPr="004745FC">
              <w:rPr>
                <w:rFonts w:asciiTheme="minorHAnsi" w:hAnsiTheme="minorHAnsi" w:cstheme="minorHAnsi"/>
                <w:b/>
                <w:bCs/>
                <w:color w:val="FFFFFF" w:themeColor="background1"/>
                <w:sz w:val="20"/>
                <w:szCs w:val="20"/>
                <w:lang w:eastAsia="en-GB"/>
              </w:rPr>
              <w:t xml:space="preserve">arer </w:t>
            </w:r>
          </w:p>
        </w:tc>
        <w:tc>
          <w:tcPr>
            <w:tcW w:w="8211" w:type="dxa"/>
          </w:tcPr>
          <w:p w14:paraId="3DE435AB"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patient /carer is responsible for: </w:t>
            </w:r>
          </w:p>
          <w:p w14:paraId="7F7575B8"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76EBB3B0" w14:textId="77777777" w:rsidR="00A234B2" w:rsidRPr="004745FC" w:rsidRDefault="00A234B2"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making themselves available for appointments and admissions with reasonable notice. </w:t>
            </w:r>
          </w:p>
          <w:p w14:paraId="4B596D95" w14:textId="77777777" w:rsidR="00A234B2" w:rsidRPr="004745FC" w:rsidRDefault="00A234B2"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ensuring the hospital has up to date contact details including a mobile number. </w:t>
            </w:r>
          </w:p>
          <w:p w14:paraId="40CDD6B4" w14:textId="77777777" w:rsidR="00A234B2" w:rsidRPr="004745FC" w:rsidRDefault="00A234B2"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providing accurate information about their health, condition and status </w:t>
            </w:r>
          </w:p>
          <w:p w14:paraId="33B28E9C"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69B177AE" w14:textId="77777777" w:rsidTr="00AC2E56">
        <w:trPr>
          <w:trHeight w:val="231"/>
        </w:trPr>
        <w:tc>
          <w:tcPr>
            <w:tcW w:w="2230" w:type="dxa"/>
            <w:shd w:val="clear" w:color="auto" w:fill="0070C0"/>
          </w:tcPr>
          <w:p w14:paraId="30A5A907"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The patient’s GP and/or referrer </w:t>
            </w:r>
          </w:p>
        </w:tc>
        <w:tc>
          <w:tcPr>
            <w:tcW w:w="8211" w:type="dxa"/>
          </w:tcPr>
          <w:p w14:paraId="5E5232A7"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The patient’s GP and/or referrer is responsible for: </w:t>
            </w:r>
          </w:p>
          <w:p w14:paraId="129714F0" w14:textId="77777777" w:rsidR="00AC2E56" w:rsidRPr="004745FC" w:rsidRDefault="00AC2E56"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126E2AF4" w14:textId="77777777" w:rsidR="00A234B2" w:rsidRPr="004745FC" w:rsidRDefault="00A234B2"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referring the patient at the point where they are fit, willing and able to undertake their treatment within 18 weeks of referral. </w:t>
            </w:r>
          </w:p>
          <w:p w14:paraId="277296E7" w14:textId="77777777" w:rsidR="00A234B2" w:rsidRPr="004745FC" w:rsidRDefault="00A234B2"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ensuring quality referrals are submitted to the appropriate provider first time. </w:t>
            </w:r>
          </w:p>
          <w:p w14:paraId="7213E199" w14:textId="77777777" w:rsidR="00A234B2" w:rsidRPr="004745FC" w:rsidRDefault="00A234B2"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communicating the various outcomes of a referral, including specialist advice, virtual or in-person consultation (and likely waiting times) </w:t>
            </w:r>
          </w:p>
          <w:p w14:paraId="7FC2A7EF"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r w:rsidR="00A234B2" w:rsidRPr="004745FC" w14:paraId="1C438EE2" w14:textId="77777777" w:rsidTr="00AC2E56">
        <w:trPr>
          <w:trHeight w:val="231"/>
        </w:trPr>
        <w:tc>
          <w:tcPr>
            <w:tcW w:w="2230" w:type="dxa"/>
            <w:shd w:val="clear" w:color="auto" w:fill="0070C0"/>
          </w:tcPr>
          <w:p w14:paraId="584931CA" w14:textId="77777777" w:rsidR="00A234B2" w:rsidRPr="004745FC" w:rsidRDefault="00A234B2" w:rsidP="00C166D4">
            <w:pPr>
              <w:autoSpaceDE w:val="0"/>
              <w:autoSpaceDN w:val="0"/>
              <w:adjustRightInd w:val="0"/>
              <w:spacing w:after="0" w:line="240" w:lineRule="auto"/>
              <w:rPr>
                <w:rFonts w:asciiTheme="minorHAnsi" w:hAnsiTheme="minorHAnsi" w:cstheme="minorHAnsi"/>
                <w:b/>
                <w:bCs/>
                <w:color w:val="FFFFFF" w:themeColor="background1"/>
                <w:sz w:val="20"/>
                <w:szCs w:val="20"/>
                <w:lang w:eastAsia="en-GB"/>
              </w:rPr>
            </w:pPr>
            <w:r w:rsidRPr="004745FC">
              <w:rPr>
                <w:rFonts w:asciiTheme="minorHAnsi" w:hAnsiTheme="minorHAnsi" w:cstheme="minorHAnsi"/>
                <w:b/>
                <w:bCs/>
                <w:color w:val="FFFFFF" w:themeColor="background1"/>
                <w:sz w:val="20"/>
                <w:szCs w:val="20"/>
                <w:lang w:eastAsia="en-GB"/>
              </w:rPr>
              <w:t xml:space="preserve">Clinical commissioning Groups </w:t>
            </w:r>
          </w:p>
        </w:tc>
        <w:tc>
          <w:tcPr>
            <w:tcW w:w="8211" w:type="dxa"/>
          </w:tcPr>
          <w:p w14:paraId="0B07FB96"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4C4B5DDE" w14:textId="77777777" w:rsidR="00A234B2" w:rsidRPr="004745FC" w:rsidRDefault="00A234B2"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Responsible for ensuring all patients are aware of their right to treatment at an alternative provider in the event that their RTT wait goes beyond 18 weeks or if it is likely to do so. </w:t>
            </w:r>
          </w:p>
          <w:p w14:paraId="025CE638" w14:textId="16F0CC07" w:rsidR="00A234B2" w:rsidRPr="004745FC" w:rsidRDefault="00A234B2" w:rsidP="00DC6539">
            <w:pPr>
              <w:pStyle w:val="ListParagraph"/>
              <w:numPr>
                <w:ilvl w:val="0"/>
                <w:numId w:val="5"/>
              </w:num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Responsible for taking all reasonable steps to offer a suitable alternative provider(s) able to see or treat patients more quickly that the provider to which they were </w:t>
            </w:r>
            <w:r w:rsidR="00EF3C79" w:rsidRPr="004745FC">
              <w:rPr>
                <w:rFonts w:asciiTheme="minorHAnsi" w:hAnsiTheme="minorHAnsi" w:cstheme="minorHAnsi"/>
                <w:color w:val="000000"/>
                <w:sz w:val="20"/>
                <w:szCs w:val="20"/>
                <w:lang w:eastAsia="en-GB"/>
              </w:rPr>
              <w:t>referred.</w:t>
            </w:r>
            <w:r w:rsidRPr="004745FC">
              <w:rPr>
                <w:rFonts w:asciiTheme="minorHAnsi" w:hAnsiTheme="minorHAnsi" w:cstheme="minorHAnsi"/>
                <w:color w:val="000000"/>
                <w:sz w:val="20"/>
                <w:szCs w:val="20"/>
                <w:lang w:eastAsia="en-GB"/>
              </w:rPr>
              <w:t xml:space="preserve"> </w:t>
            </w:r>
          </w:p>
          <w:p w14:paraId="40F89A48" w14:textId="77777777" w:rsidR="00A234B2" w:rsidRPr="004745FC" w:rsidRDefault="00A234B2" w:rsidP="00C166D4">
            <w:pPr>
              <w:autoSpaceDE w:val="0"/>
              <w:autoSpaceDN w:val="0"/>
              <w:adjustRightInd w:val="0"/>
              <w:spacing w:after="0" w:line="240" w:lineRule="auto"/>
              <w:rPr>
                <w:rFonts w:asciiTheme="minorHAnsi" w:hAnsiTheme="minorHAnsi" w:cstheme="minorHAnsi"/>
                <w:color w:val="000000"/>
                <w:sz w:val="20"/>
                <w:szCs w:val="20"/>
                <w:lang w:eastAsia="en-GB"/>
              </w:rPr>
            </w:pPr>
          </w:p>
        </w:tc>
      </w:tr>
    </w:tbl>
    <w:p w14:paraId="66CD2C98" w14:textId="77777777" w:rsidR="00FF447C" w:rsidRPr="004745FC" w:rsidRDefault="00FF447C" w:rsidP="00C166D4">
      <w:pPr>
        <w:spacing w:after="0" w:line="240" w:lineRule="auto"/>
        <w:rPr>
          <w:rFonts w:asciiTheme="minorHAnsi" w:hAnsiTheme="minorHAnsi" w:cstheme="minorHAnsi"/>
          <w:sz w:val="20"/>
          <w:szCs w:val="20"/>
        </w:rPr>
      </w:pPr>
    </w:p>
    <w:p w14:paraId="6834C1C5" w14:textId="471396A6" w:rsidR="00A234B2" w:rsidRPr="004745FC" w:rsidRDefault="00574D4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 xml:space="preserve">1.3. </w:t>
      </w:r>
      <w:r w:rsidR="004745FC" w:rsidRPr="004745FC">
        <w:rPr>
          <w:rFonts w:asciiTheme="minorHAnsi" w:hAnsiTheme="minorHAnsi" w:cstheme="minorHAnsi"/>
          <w:b/>
          <w:bCs/>
          <w:color w:val="0070C0"/>
          <w:sz w:val="20"/>
          <w:szCs w:val="20"/>
        </w:rPr>
        <w:t xml:space="preserve">Escalation of Elective Access Issues </w:t>
      </w:r>
    </w:p>
    <w:p w14:paraId="43086637" w14:textId="77777777" w:rsidR="00AC2E56" w:rsidRPr="004745FC" w:rsidRDefault="00AC2E56" w:rsidP="00C166D4">
      <w:pPr>
        <w:pStyle w:val="Default"/>
        <w:rPr>
          <w:rFonts w:asciiTheme="minorHAnsi" w:hAnsiTheme="minorHAnsi" w:cstheme="minorHAnsi"/>
          <w:color w:val="0070C0"/>
          <w:sz w:val="20"/>
          <w:szCs w:val="20"/>
        </w:rPr>
      </w:pPr>
    </w:p>
    <w:p w14:paraId="4AFA9AC0" w14:textId="77777777" w:rsidR="00AC71B4" w:rsidRPr="004745FC" w:rsidRDefault="00A234B2"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Clear escalation is in place to ensure that capacity challenges can be raised and resolved.  There are clear roles and responsibilities to ensure appropriate action and where necessary, escalation is taken to avoid unnecessary patient delays.  All other barriers to delivering national waiting times are managed through the elective access governance structure. </w:t>
      </w:r>
    </w:p>
    <w:p w14:paraId="0B0F9F14" w14:textId="77777777" w:rsidR="00AC71B4" w:rsidRPr="004745FC" w:rsidRDefault="00AC71B4" w:rsidP="00C166D4">
      <w:pPr>
        <w:pStyle w:val="Default"/>
        <w:rPr>
          <w:rFonts w:asciiTheme="minorHAnsi" w:hAnsiTheme="minorHAnsi" w:cstheme="minorHAnsi"/>
          <w:color w:val="auto"/>
          <w:sz w:val="20"/>
          <w:szCs w:val="20"/>
        </w:rPr>
      </w:pPr>
    </w:p>
    <w:p w14:paraId="7156883F" w14:textId="77777777" w:rsidR="00FF447C" w:rsidRPr="004745FC" w:rsidRDefault="00A234B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Any issues or concerns relating to the delivery of patient pathways will be escalated to the Service Manager (or nominated deputy) in the first instance.  Further escalations will be made to the relevant General Manager.</w:t>
      </w:r>
    </w:p>
    <w:p w14:paraId="01EF1D6C" w14:textId="77777777" w:rsidR="00AC2E56" w:rsidRPr="004745FC" w:rsidRDefault="00AC2E56" w:rsidP="00C166D4">
      <w:pPr>
        <w:spacing w:after="0" w:line="240" w:lineRule="auto"/>
        <w:rPr>
          <w:rFonts w:asciiTheme="minorHAnsi" w:hAnsiTheme="minorHAnsi" w:cstheme="minorHAnsi"/>
          <w:sz w:val="20"/>
          <w:szCs w:val="20"/>
        </w:rPr>
      </w:pPr>
    </w:p>
    <w:p w14:paraId="1FB5CBC1" w14:textId="558E2E97" w:rsidR="00A234B2" w:rsidRPr="004745FC" w:rsidRDefault="00574D4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1.4</w:t>
      </w:r>
      <w:r w:rsidR="00AC71B4" w:rsidRPr="004745FC">
        <w:rPr>
          <w:rFonts w:asciiTheme="minorHAnsi" w:hAnsiTheme="minorHAnsi" w:cstheme="minorHAnsi"/>
          <w:b/>
          <w:bCs/>
          <w:color w:val="0070C0"/>
          <w:sz w:val="20"/>
          <w:szCs w:val="20"/>
        </w:rPr>
        <w:t>.</w:t>
      </w:r>
      <w:r w:rsidR="00A234B2" w:rsidRPr="004745FC">
        <w:rPr>
          <w:rFonts w:asciiTheme="minorHAnsi" w:hAnsiTheme="minorHAnsi" w:cstheme="minorHAnsi"/>
          <w:b/>
          <w:bCs/>
          <w:color w:val="0070C0"/>
          <w:sz w:val="20"/>
          <w:szCs w:val="20"/>
        </w:rPr>
        <w:t xml:space="preserve"> </w:t>
      </w:r>
      <w:r w:rsidR="004745FC" w:rsidRPr="004745FC">
        <w:rPr>
          <w:rFonts w:asciiTheme="minorHAnsi" w:hAnsiTheme="minorHAnsi" w:cstheme="minorHAnsi"/>
          <w:b/>
          <w:bCs/>
          <w:color w:val="0070C0"/>
          <w:sz w:val="20"/>
          <w:szCs w:val="20"/>
        </w:rPr>
        <w:t xml:space="preserve">Performance Monitoring and Reporting Structure </w:t>
      </w:r>
    </w:p>
    <w:p w14:paraId="6E8414D9" w14:textId="77777777" w:rsidR="00AC2E56" w:rsidRPr="004745FC" w:rsidRDefault="00AC2E56" w:rsidP="00C166D4">
      <w:pPr>
        <w:pStyle w:val="Default"/>
        <w:rPr>
          <w:rFonts w:asciiTheme="minorHAnsi" w:hAnsiTheme="minorHAnsi" w:cstheme="minorHAnsi"/>
          <w:b/>
          <w:color w:val="0070C0"/>
          <w:sz w:val="20"/>
          <w:szCs w:val="20"/>
        </w:rPr>
      </w:pPr>
    </w:p>
    <w:p w14:paraId="1C567020" w14:textId="70AAB191" w:rsidR="00FF447C" w:rsidRPr="004745FC" w:rsidRDefault="00A234B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All aspects of elective care are reported through the Trust Elective Access Group. </w:t>
      </w:r>
      <w:r w:rsidR="003F2623" w:rsidRPr="004745FC">
        <w:rPr>
          <w:rFonts w:asciiTheme="minorHAnsi" w:hAnsiTheme="minorHAnsi" w:cstheme="minorHAnsi"/>
          <w:sz w:val="20"/>
          <w:szCs w:val="20"/>
        </w:rPr>
        <w:t xml:space="preserve"> </w:t>
      </w:r>
      <w:r w:rsidRPr="004745FC">
        <w:rPr>
          <w:rFonts w:asciiTheme="minorHAnsi" w:hAnsiTheme="minorHAnsi" w:cstheme="minorHAnsi"/>
          <w:sz w:val="20"/>
          <w:szCs w:val="20"/>
        </w:rPr>
        <w:t>Cancer performance is reported through this same structure but also through the Trust Cancer Board, to the Ca</w:t>
      </w:r>
      <w:r w:rsidR="00F14CE9" w:rsidRPr="004745FC">
        <w:rPr>
          <w:rFonts w:asciiTheme="minorHAnsi" w:hAnsiTheme="minorHAnsi" w:cstheme="minorHAnsi"/>
          <w:sz w:val="20"/>
          <w:szCs w:val="20"/>
        </w:rPr>
        <w:t>ncer Registry and NHS England. E</w:t>
      </w:r>
      <w:r w:rsidRPr="004745FC">
        <w:rPr>
          <w:rFonts w:asciiTheme="minorHAnsi" w:hAnsiTheme="minorHAnsi" w:cstheme="minorHAnsi"/>
          <w:sz w:val="20"/>
          <w:szCs w:val="20"/>
        </w:rPr>
        <w:t>lective</w:t>
      </w:r>
      <w:r w:rsidR="00F14CE9" w:rsidRPr="004745FC">
        <w:rPr>
          <w:rFonts w:asciiTheme="minorHAnsi" w:hAnsiTheme="minorHAnsi" w:cstheme="minorHAnsi"/>
          <w:sz w:val="20"/>
          <w:szCs w:val="20"/>
        </w:rPr>
        <w:t>, diagnostic</w:t>
      </w:r>
      <w:r w:rsidRPr="004745FC">
        <w:rPr>
          <w:rFonts w:asciiTheme="minorHAnsi" w:hAnsiTheme="minorHAnsi" w:cstheme="minorHAnsi"/>
          <w:sz w:val="20"/>
          <w:szCs w:val="20"/>
        </w:rPr>
        <w:t xml:space="preserve"> and cancer performance is reported </w:t>
      </w:r>
      <w:r w:rsidR="00AC2E56" w:rsidRPr="004745FC">
        <w:rPr>
          <w:rFonts w:asciiTheme="minorHAnsi" w:hAnsiTheme="minorHAnsi" w:cstheme="minorHAnsi"/>
          <w:sz w:val="20"/>
          <w:szCs w:val="20"/>
        </w:rPr>
        <w:t>monthly</w:t>
      </w:r>
      <w:r w:rsidRPr="004745FC">
        <w:rPr>
          <w:rFonts w:asciiTheme="minorHAnsi" w:hAnsiTheme="minorHAnsi" w:cstheme="minorHAnsi"/>
          <w:sz w:val="20"/>
          <w:szCs w:val="20"/>
        </w:rPr>
        <w:t xml:space="preserve"> to the Trust Board as a part of the Board Report</w:t>
      </w:r>
      <w:r w:rsidR="00F14CE9" w:rsidRPr="004745FC">
        <w:rPr>
          <w:rFonts w:asciiTheme="minorHAnsi" w:hAnsiTheme="minorHAnsi" w:cstheme="minorHAnsi"/>
          <w:sz w:val="20"/>
          <w:szCs w:val="20"/>
        </w:rPr>
        <w:t>.</w:t>
      </w:r>
    </w:p>
    <w:p w14:paraId="6CDC866A" w14:textId="77777777" w:rsidR="00AC2E56" w:rsidRPr="004745FC" w:rsidRDefault="00AC2E56" w:rsidP="00C166D4">
      <w:pPr>
        <w:spacing w:after="0" w:line="240" w:lineRule="auto"/>
        <w:rPr>
          <w:rFonts w:asciiTheme="minorHAnsi" w:hAnsiTheme="minorHAnsi" w:cstheme="minorHAnsi"/>
          <w:sz w:val="20"/>
          <w:szCs w:val="20"/>
        </w:rPr>
      </w:pPr>
    </w:p>
    <w:p w14:paraId="3B183A44" w14:textId="326E4673" w:rsidR="003F2623" w:rsidRPr="004745FC" w:rsidRDefault="00574D4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1.5</w:t>
      </w:r>
      <w:r w:rsidR="00AC71B4" w:rsidRPr="004745FC">
        <w:rPr>
          <w:rFonts w:asciiTheme="minorHAnsi" w:hAnsiTheme="minorHAnsi" w:cstheme="minorHAnsi"/>
          <w:b/>
          <w:bCs/>
          <w:color w:val="0070C0"/>
          <w:sz w:val="20"/>
          <w:szCs w:val="20"/>
        </w:rPr>
        <w:t xml:space="preserve">. </w:t>
      </w:r>
      <w:r w:rsidR="004745FC" w:rsidRPr="004745FC">
        <w:rPr>
          <w:rFonts w:asciiTheme="minorHAnsi" w:hAnsiTheme="minorHAnsi" w:cstheme="minorHAnsi"/>
          <w:b/>
          <w:bCs/>
          <w:color w:val="0070C0"/>
          <w:sz w:val="20"/>
          <w:szCs w:val="20"/>
        </w:rPr>
        <w:t xml:space="preserve">Data Quality </w:t>
      </w:r>
    </w:p>
    <w:p w14:paraId="7FF20BB0" w14:textId="77777777" w:rsidR="00AC2E56" w:rsidRPr="004745FC" w:rsidRDefault="00AC2E56" w:rsidP="00C166D4">
      <w:pPr>
        <w:pStyle w:val="Default"/>
        <w:rPr>
          <w:rFonts w:asciiTheme="minorHAnsi" w:hAnsiTheme="minorHAnsi" w:cstheme="minorHAnsi"/>
          <w:color w:val="0070C0"/>
          <w:sz w:val="20"/>
          <w:szCs w:val="20"/>
        </w:rPr>
      </w:pPr>
    </w:p>
    <w:p w14:paraId="04A444DC" w14:textId="2D94A976" w:rsidR="00D24954" w:rsidRPr="004745FC" w:rsidRDefault="003F2623"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All Trusts have implemented a rolling audit of checks into the data integrity of our waiting lists; this will be further developed to ensure all aspects of patient waits are assessed for accuracy.  Findings and recommendations from these audits will be taken through the Trust Elective </w:t>
      </w:r>
      <w:r w:rsidR="00F14CE9" w:rsidRPr="004745FC">
        <w:rPr>
          <w:rFonts w:asciiTheme="minorHAnsi" w:hAnsiTheme="minorHAnsi" w:cstheme="minorHAnsi"/>
          <w:sz w:val="20"/>
          <w:szCs w:val="20"/>
        </w:rPr>
        <w:t>Performance meetings</w:t>
      </w:r>
      <w:r w:rsidRPr="004745FC">
        <w:rPr>
          <w:rFonts w:asciiTheme="minorHAnsi" w:hAnsiTheme="minorHAnsi" w:cstheme="minorHAnsi"/>
          <w:sz w:val="20"/>
          <w:szCs w:val="20"/>
        </w:rPr>
        <w:t xml:space="preserve"> where themes will be identified and appropriate action taken to rectify any identified issues.</w:t>
      </w:r>
    </w:p>
    <w:p w14:paraId="29B8FD35" w14:textId="77777777" w:rsidR="00AC2E56" w:rsidRPr="004745FC" w:rsidRDefault="00AC2E56" w:rsidP="00C166D4">
      <w:pPr>
        <w:spacing w:after="0" w:line="240" w:lineRule="auto"/>
        <w:rPr>
          <w:rFonts w:asciiTheme="minorHAnsi" w:hAnsiTheme="minorHAnsi" w:cstheme="minorHAnsi"/>
          <w:sz w:val="20"/>
          <w:szCs w:val="20"/>
        </w:rPr>
      </w:pPr>
    </w:p>
    <w:p w14:paraId="6BF95BFF" w14:textId="7B34EF93" w:rsidR="0027786D" w:rsidRPr="004745FC" w:rsidRDefault="00574D4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1.6</w:t>
      </w:r>
      <w:r w:rsidR="0027786D" w:rsidRPr="004745FC">
        <w:rPr>
          <w:rFonts w:asciiTheme="minorHAnsi" w:hAnsiTheme="minorHAnsi" w:cstheme="minorHAnsi"/>
          <w:b/>
          <w:bCs/>
          <w:color w:val="0070C0"/>
          <w:sz w:val="20"/>
          <w:szCs w:val="20"/>
        </w:rPr>
        <w:t xml:space="preserve"> </w:t>
      </w:r>
      <w:r w:rsidR="004745FC" w:rsidRPr="004745FC">
        <w:rPr>
          <w:rFonts w:asciiTheme="minorHAnsi" w:hAnsiTheme="minorHAnsi" w:cstheme="minorHAnsi"/>
          <w:b/>
          <w:bCs/>
          <w:color w:val="0070C0"/>
          <w:sz w:val="20"/>
          <w:szCs w:val="20"/>
        </w:rPr>
        <w:t xml:space="preserve">Referral </w:t>
      </w:r>
      <w:r w:rsidR="00EF3C79" w:rsidRPr="004745FC">
        <w:rPr>
          <w:rFonts w:asciiTheme="minorHAnsi" w:hAnsiTheme="minorHAnsi" w:cstheme="minorHAnsi"/>
          <w:b/>
          <w:bCs/>
          <w:color w:val="0070C0"/>
          <w:sz w:val="20"/>
          <w:szCs w:val="20"/>
        </w:rPr>
        <w:t>to</w:t>
      </w:r>
      <w:r w:rsidR="004745FC" w:rsidRPr="004745FC">
        <w:rPr>
          <w:rFonts w:asciiTheme="minorHAnsi" w:hAnsiTheme="minorHAnsi" w:cstheme="minorHAnsi"/>
          <w:b/>
          <w:bCs/>
          <w:color w:val="0070C0"/>
          <w:sz w:val="20"/>
          <w:szCs w:val="20"/>
        </w:rPr>
        <w:t xml:space="preserve"> Treatment Core Principles </w:t>
      </w:r>
    </w:p>
    <w:p w14:paraId="1DED83BB" w14:textId="77777777" w:rsidR="00AC2E56" w:rsidRPr="004745FC" w:rsidRDefault="00AC2E56" w:rsidP="00C166D4">
      <w:pPr>
        <w:pStyle w:val="Default"/>
        <w:rPr>
          <w:rFonts w:asciiTheme="minorHAnsi" w:hAnsiTheme="minorHAnsi" w:cstheme="minorHAnsi"/>
          <w:color w:val="0070C0"/>
          <w:sz w:val="20"/>
          <w:szCs w:val="20"/>
        </w:rPr>
      </w:pPr>
    </w:p>
    <w:p w14:paraId="584B2552" w14:textId="77777777" w:rsidR="0027786D" w:rsidRPr="004745FC" w:rsidRDefault="0027786D" w:rsidP="00C166D4">
      <w:pPr>
        <w:pStyle w:val="Default"/>
        <w:rPr>
          <w:rFonts w:asciiTheme="minorHAnsi" w:hAnsiTheme="minorHAnsi" w:cstheme="minorHAnsi"/>
          <w:sz w:val="20"/>
          <w:szCs w:val="20"/>
        </w:rPr>
      </w:pPr>
      <w:r w:rsidRPr="004745FC">
        <w:rPr>
          <w:rFonts w:asciiTheme="minorHAnsi" w:hAnsiTheme="minorHAnsi" w:cstheme="minorHAnsi"/>
          <w:sz w:val="20"/>
          <w:szCs w:val="20"/>
        </w:rPr>
        <w:t>The following section of the policy refer</w:t>
      </w:r>
      <w:r w:rsidR="003A4FFB" w:rsidRPr="004745FC">
        <w:rPr>
          <w:rFonts w:asciiTheme="minorHAnsi" w:hAnsiTheme="minorHAnsi" w:cstheme="minorHAnsi"/>
          <w:sz w:val="20"/>
          <w:szCs w:val="20"/>
        </w:rPr>
        <w:t>s</w:t>
      </w:r>
      <w:r w:rsidRPr="004745FC">
        <w:rPr>
          <w:rFonts w:asciiTheme="minorHAnsi" w:hAnsiTheme="minorHAnsi" w:cstheme="minorHAnsi"/>
          <w:sz w:val="20"/>
          <w:szCs w:val="20"/>
        </w:rPr>
        <w:t xml:space="preserve"> to, key rules and processes when applying RTT principles, </w:t>
      </w:r>
      <w:r w:rsidR="00AA389D" w:rsidRPr="004745FC">
        <w:rPr>
          <w:rFonts w:asciiTheme="minorHAnsi" w:hAnsiTheme="minorHAnsi" w:cstheme="minorHAnsi"/>
          <w:sz w:val="20"/>
          <w:szCs w:val="20"/>
        </w:rPr>
        <w:t xml:space="preserve">these </w:t>
      </w:r>
      <w:r w:rsidRPr="004745FC">
        <w:rPr>
          <w:rFonts w:asciiTheme="minorHAnsi" w:hAnsiTheme="minorHAnsi" w:cstheme="minorHAnsi"/>
          <w:sz w:val="20"/>
          <w:szCs w:val="20"/>
        </w:rPr>
        <w:t xml:space="preserve">will be referred to throughout this document. </w:t>
      </w:r>
    </w:p>
    <w:p w14:paraId="55E392FB" w14:textId="77777777" w:rsidR="00AA389D" w:rsidRPr="004745FC" w:rsidRDefault="00AA389D" w:rsidP="00C166D4">
      <w:pPr>
        <w:pStyle w:val="Default"/>
        <w:rPr>
          <w:rFonts w:asciiTheme="minorHAnsi" w:hAnsiTheme="minorHAnsi" w:cstheme="minorHAnsi"/>
          <w:sz w:val="20"/>
          <w:szCs w:val="20"/>
        </w:rPr>
      </w:pPr>
    </w:p>
    <w:p w14:paraId="168A7902" w14:textId="77777777" w:rsidR="0027786D" w:rsidRPr="004745FC" w:rsidRDefault="0027786D" w:rsidP="00C166D4">
      <w:pPr>
        <w:pStyle w:val="Default"/>
        <w:rPr>
          <w:rFonts w:asciiTheme="minorHAnsi" w:hAnsiTheme="minorHAnsi" w:cstheme="minorHAnsi"/>
          <w:i/>
          <w:iCs/>
          <w:sz w:val="20"/>
          <w:szCs w:val="20"/>
        </w:rPr>
      </w:pPr>
      <w:r w:rsidRPr="004745FC">
        <w:rPr>
          <w:rFonts w:asciiTheme="minorHAnsi" w:hAnsiTheme="minorHAnsi" w:cstheme="minorHAnsi"/>
          <w:sz w:val="20"/>
          <w:szCs w:val="20"/>
        </w:rPr>
        <w:t xml:space="preserve">The following national definitions around waiting times should be used for all routine, urgent and cancer referrals. Full guidance is available in DH publication </w:t>
      </w:r>
      <w:r w:rsidRPr="004745FC">
        <w:rPr>
          <w:rFonts w:asciiTheme="minorHAnsi" w:hAnsiTheme="minorHAnsi" w:cstheme="minorHAnsi"/>
          <w:i/>
          <w:iCs/>
          <w:sz w:val="20"/>
          <w:szCs w:val="20"/>
        </w:rPr>
        <w:t xml:space="preserve">Referral to Treatment Consultant-led Waiting Times Rules Suite (October 2015). </w:t>
      </w:r>
    </w:p>
    <w:p w14:paraId="595102B0" w14:textId="77777777" w:rsidR="00AD14CD" w:rsidRPr="004745FC" w:rsidRDefault="00AD14CD" w:rsidP="00C166D4">
      <w:pPr>
        <w:pStyle w:val="Default"/>
        <w:rPr>
          <w:rFonts w:asciiTheme="minorHAnsi" w:hAnsiTheme="minorHAnsi" w:cstheme="minorHAnsi"/>
          <w:i/>
          <w:iCs/>
          <w:sz w:val="20"/>
          <w:szCs w:val="20"/>
        </w:rPr>
      </w:pPr>
    </w:p>
    <w:p w14:paraId="13E10649" w14:textId="77777777" w:rsidR="00AD14CD" w:rsidRPr="004745FC" w:rsidRDefault="00AD14CD" w:rsidP="00C166D4">
      <w:pPr>
        <w:pStyle w:val="Default"/>
        <w:rPr>
          <w:rFonts w:asciiTheme="minorHAnsi" w:hAnsiTheme="minorHAnsi" w:cstheme="minorHAnsi"/>
          <w:i/>
          <w:iCs/>
          <w:sz w:val="20"/>
          <w:szCs w:val="20"/>
        </w:rPr>
      </w:pPr>
      <w:r w:rsidRPr="004745FC">
        <w:rPr>
          <w:rFonts w:asciiTheme="minorHAnsi" w:hAnsiTheme="minorHAnsi" w:cstheme="minorHAnsi"/>
          <w:noProof/>
          <w:sz w:val="20"/>
          <w:szCs w:val="20"/>
        </w:rPr>
        <w:drawing>
          <wp:inline distT="0" distB="0" distL="0" distR="0" wp14:anchorId="1D8CC2F8" wp14:editId="58B6A467">
            <wp:extent cx="6263916" cy="326707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68227" cy="3269324"/>
                    </a:xfrm>
                    <a:prstGeom prst="rect">
                      <a:avLst/>
                    </a:prstGeom>
                  </pic:spPr>
                </pic:pic>
              </a:graphicData>
            </a:graphic>
          </wp:inline>
        </w:drawing>
      </w:r>
    </w:p>
    <w:p w14:paraId="3ABAEB06" w14:textId="77777777" w:rsidR="0027786D" w:rsidRPr="004745FC" w:rsidRDefault="0027786D" w:rsidP="00C166D4">
      <w:pPr>
        <w:pStyle w:val="Default"/>
        <w:rPr>
          <w:rFonts w:asciiTheme="minorHAnsi" w:hAnsiTheme="minorHAnsi" w:cstheme="minorHAnsi"/>
          <w:sz w:val="20"/>
          <w:szCs w:val="20"/>
        </w:rPr>
      </w:pPr>
    </w:p>
    <w:p w14:paraId="2FD70A1D" w14:textId="77777777" w:rsidR="0027786D" w:rsidRPr="004745FC" w:rsidRDefault="00574D4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1.6.1</w:t>
      </w:r>
      <w:r w:rsidR="0027786D" w:rsidRPr="004745FC">
        <w:rPr>
          <w:rFonts w:asciiTheme="minorHAnsi" w:hAnsiTheme="minorHAnsi" w:cstheme="minorHAnsi"/>
          <w:b/>
          <w:bCs/>
          <w:color w:val="0070C0"/>
          <w:sz w:val="20"/>
          <w:szCs w:val="20"/>
        </w:rPr>
        <w:t xml:space="preserve"> RTT pathway clock start </w:t>
      </w:r>
    </w:p>
    <w:p w14:paraId="225AC434" w14:textId="77777777" w:rsidR="00AC2E56" w:rsidRPr="004745FC" w:rsidRDefault="00AC2E56" w:rsidP="00C166D4">
      <w:pPr>
        <w:pStyle w:val="Default"/>
        <w:rPr>
          <w:rFonts w:asciiTheme="minorHAnsi" w:hAnsiTheme="minorHAnsi" w:cstheme="minorHAnsi"/>
          <w:color w:val="0070C0"/>
          <w:sz w:val="20"/>
          <w:szCs w:val="20"/>
        </w:rPr>
      </w:pPr>
    </w:p>
    <w:p w14:paraId="67ABD891" w14:textId="77777777" w:rsidR="0027786D" w:rsidRPr="004745FC" w:rsidRDefault="0027786D"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A waiting time clock starts when any healthcare professional or service permitted by an English NHS commissioner to make such referrals, refers to: </w:t>
      </w:r>
    </w:p>
    <w:p w14:paraId="0A905621" w14:textId="073F7A50" w:rsidR="0027786D" w:rsidRPr="004745FC" w:rsidRDefault="0027786D" w:rsidP="00DC6539">
      <w:pPr>
        <w:pStyle w:val="Default"/>
        <w:numPr>
          <w:ilvl w:val="0"/>
          <w:numId w:val="5"/>
        </w:numPr>
        <w:rPr>
          <w:rFonts w:asciiTheme="minorHAnsi" w:hAnsiTheme="minorHAnsi" w:cstheme="minorHAnsi"/>
          <w:sz w:val="20"/>
          <w:szCs w:val="20"/>
        </w:rPr>
      </w:pPr>
      <w:r w:rsidRPr="004745FC">
        <w:rPr>
          <w:rFonts w:asciiTheme="minorHAnsi" w:hAnsiTheme="minorHAnsi" w:cstheme="minorHAnsi"/>
          <w:sz w:val="20"/>
          <w:szCs w:val="20"/>
        </w:rPr>
        <w:t xml:space="preserve">A consultant-led service, regardless of setting, with the intention that the patient will be assessed and if appropriate, treated before clinical responsibility transferred back to the </w:t>
      </w:r>
      <w:r w:rsidR="004745FC" w:rsidRPr="004745FC">
        <w:rPr>
          <w:rFonts w:asciiTheme="minorHAnsi" w:hAnsiTheme="minorHAnsi" w:cstheme="minorHAnsi"/>
          <w:sz w:val="20"/>
          <w:szCs w:val="20"/>
        </w:rPr>
        <w:t>referrer.</w:t>
      </w:r>
      <w:r w:rsidRPr="004745FC">
        <w:rPr>
          <w:rFonts w:asciiTheme="minorHAnsi" w:hAnsiTheme="minorHAnsi" w:cstheme="minorHAnsi"/>
          <w:sz w:val="20"/>
          <w:szCs w:val="20"/>
        </w:rPr>
        <w:t xml:space="preserve"> </w:t>
      </w:r>
    </w:p>
    <w:p w14:paraId="153E6DBD" w14:textId="06C22CDE" w:rsidR="0027786D" w:rsidRPr="004745FC" w:rsidRDefault="0027786D" w:rsidP="00DC6539">
      <w:pPr>
        <w:pStyle w:val="Default"/>
        <w:numPr>
          <w:ilvl w:val="0"/>
          <w:numId w:val="5"/>
        </w:numPr>
        <w:rPr>
          <w:rFonts w:asciiTheme="minorHAnsi" w:hAnsiTheme="minorHAnsi" w:cstheme="minorHAnsi"/>
          <w:sz w:val="20"/>
          <w:szCs w:val="20"/>
        </w:rPr>
      </w:pPr>
      <w:r w:rsidRPr="004745FC">
        <w:rPr>
          <w:rFonts w:asciiTheme="minorHAnsi" w:hAnsiTheme="minorHAnsi" w:cstheme="minorHAnsi"/>
          <w:sz w:val="20"/>
          <w:szCs w:val="20"/>
        </w:rPr>
        <w:t xml:space="preserve">An interface or referral management or assessment service, which may result in an onward referral to a consultant-led service before clinical responsibility is transferred back to the referrer. </w:t>
      </w:r>
    </w:p>
    <w:p w14:paraId="1704B4A5" w14:textId="77777777" w:rsidR="0027786D" w:rsidRPr="004745FC" w:rsidRDefault="0027786D" w:rsidP="00DC6539">
      <w:pPr>
        <w:pStyle w:val="Default"/>
        <w:numPr>
          <w:ilvl w:val="0"/>
          <w:numId w:val="5"/>
        </w:numPr>
        <w:rPr>
          <w:rFonts w:asciiTheme="minorHAnsi" w:hAnsiTheme="minorHAnsi" w:cstheme="minorHAnsi"/>
          <w:sz w:val="20"/>
          <w:szCs w:val="20"/>
        </w:rPr>
      </w:pPr>
      <w:r w:rsidRPr="004745FC">
        <w:rPr>
          <w:rFonts w:asciiTheme="minorHAnsi" w:hAnsiTheme="minorHAnsi" w:cstheme="minorHAnsi"/>
          <w:sz w:val="20"/>
          <w:szCs w:val="20"/>
        </w:rPr>
        <w:t xml:space="preserve">A patient self-refers into a consultant-led service for pre-agreed services agreed by providers and commissioners. Where the referral has been ratified by a healthcare professional permitted to do so. </w:t>
      </w:r>
    </w:p>
    <w:p w14:paraId="2A92CE46" w14:textId="77777777" w:rsidR="0027786D" w:rsidRPr="004745FC" w:rsidRDefault="0027786D" w:rsidP="00C166D4">
      <w:pPr>
        <w:pStyle w:val="Default"/>
        <w:rPr>
          <w:rFonts w:asciiTheme="minorHAnsi" w:hAnsiTheme="minorHAnsi" w:cstheme="minorHAnsi"/>
          <w:sz w:val="20"/>
          <w:szCs w:val="20"/>
        </w:rPr>
      </w:pPr>
    </w:p>
    <w:p w14:paraId="5D000CF9" w14:textId="6926B809" w:rsidR="0027786D" w:rsidRPr="004745FC" w:rsidRDefault="0027786D" w:rsidP="00C166D4">
      <w:pPr>
        <w:pStyle w:val="Default"/>
        <w:rPr>
          <w:rFonts w:asciiTheme="minorHAnsi" w:hAnsiTheme="minorHAnsi" w:cstheme="minorHAnsi"/>
          <w:sz w:val="20"/>
          <w:szCs w:val="20"/>
        </w:rPr>
      </w:pPr>
      <w:r w:rsidRPr="004745FC">
        <w:rPr>
          <w:rFonts w:asciiTheme="minorHAnsi" w:hAnsiTheme="minorHAnsi" w:cstheme="minorHAnsi"/>
          <w:sz w:val="20"/>
          <w:szCs w:val="20"/>
        </w:rPr>
        <w:t>The clock start should commence on the date the referral is received by the Trust or when an e-Referral UBRN (unique booking reference number) is converted</w:t>
      </w:r>
      <w:r w:rsidR="00E67500" w:rsidRPr="004745FC">
        <w:rPr>
          <w:rFonts w:asciiTheme="minorHAnsi" w:hAnsiTheme="minorHAnsi" w:cstheme="minorHAnsi"/>
          <w:sz w:val="20"/>
          <w:szCs w:val="20"/>
        </w:rPr>
        <w:t>, including where the referral is rejected by the chosen provider and the patient is subsequently re-referred.  The same will also apply to patients referred via a RAS (referral assessment service)</w:t>
      </w:r>
    </w:p>
    <w:p w14:paraId="51467ADB" w14:textId="77777777" w:rsidR="00AC2E56" w:rsidRPr="004745FC" w:rsidRDefault="00AC2E56" w:rsidP="00C166D4">
      <w:pPr>
        <w:pStyle w:val="Default"/>
        <w:rPr>
          <w:rFonts w:asciiTheme="minorHAnsi" w:hAnsiTheme="minorHAnsi" w:cstheme="minorHAnsi"/>
          <w:sz w:val="20"/>
          <w:szCs w:val="20"/>
        </w:rPr>
      </w:pPr>
    </w:p>
    <w:p w14:paraId="7352C22C" w14:textId="25B799C6" w:rsidR="0027786D" w:rsidRPr="004745FC" w:rsidRDefault="00574D4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1.6.2</w:t>
      </w:r>
      <w:r w:rsidR="0027786D" w:rsidRPr="004745FC">
        <w:rPr>
          <w:rFonts w:asciiTheme="minorHAnsi" w:hAnsiTheme="minorHAnsi" w:cstheme="minorHAnsi"/>
          <w:b/>
          <w:bCs/>
          <w:color w:val="0070C0"/>
          <w:sz w:val="20"/>
          <w:szCs w:val="20"/>
        </w:rPr>
        <w:t xml:space="preserve"> RTT pathway clock </w:t>
      </w:r>
      <w:r w:rsidR="00EF3C79" w:rsidRPr="004745FC">
        <w:rPr>
          <w:rFonts w:asciiTheme="minorHAnsi" w:hAnsiTheme="minorHAnsi" w:cstheme="minorHAnsi"/>
          <w:b/>
          <w:bCs/>
          <w:color w:val="0070C0"/>
          <w:sz w:val="20"/>
          <w:szCs w:val="20"/>
        </w:rPr>
        <w:t>stop.</w:t>
      </w:r>
      <w:r w:rsidR="0027786D" w:rsidRPr="004745FC">
        <w:rPr>
          <w:rFonts w:asciiTheme="minorHAnsi" w:hAnsiTheme="minorHAnsi" w:cstheme="minorHAnsi"/>
          <w:b/>
          <w:bCs/>
          <w:color w:val="0070C0"/>
          <w:sz w:val="20"/>
          <w:szCs w:val="20"/>
        </w:rPr>
        <w:t xml:space="preserve"> </w:t>
      </w:r>
    </w:p>
    <w:p w14:paraId="244E57C2" w14:textId="77777777" w:rsidR="00AC2E56" w:rsidRPr="004745FC" w:rsidRDefault="00AC2E56" w:rsidP="00C166D4">
      <w:pPr>
        <w:pStyle w:val="Default"/>
        <w:rPr>
          <w:rFonts w:asciiTheme="minorHAnsi" w:hAnsiTheme="minorHAnsi" w:cstheme="minorHAnsi"/>
          <w:color w:val="0070C0"/>
          <w:sz w:val="20"/>
          <w:szCs w:val="20"/>
        </w:rPr>
      </w:pPr>
    </w:p>
    <w:p w14:paraId="48EFFE8E" w14:textId="77777777" w:rsidR="0027786D" w:rsidRPr="004745FC" w:rsidRDefault="0027786D"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The waiting time clock will stop</w:t>
      </w:r>
      <w:r w:rsidR="00AA389D" w:rsidRPr="004745FC">
        <w:rPr>
          <w:rFonts w:asciiTheme="minorHAnsi" w:hAnsiTheme="minorHAnsi" w:cstheme="minorHAnsi"/>
          <w:color w:val="auto"/>
          <w:sz w:val="20"/>
          <w:szCs w:val="20"/>
        </w:rPr>
        <w:t xml:space="preserve"> when</w:t>
      </w:r>
      <w:r w:rsidRPr="004745FC">
        <w:rPr>
          <w:rFonts w:asciiTheme="minorHAnsi" w:hAnsiTheme="minorHAnsi" w:cstheme="minorHAnsi"/>
          <w:color w:val="auto"/>
          <w:sz w:val="20"/>
          <w:szCs w:val="20"/>
        </w:rPr>
        <w:t xml:space="preserve">: </w:t>
      </w:r>
    </w:p>
    <w:p w14:paraId="3A056F11" w14:textId="77777777" w:rsidR="0027786D" w:rsidRPr="004745FC" w:rsidRDefault="0027786D" w:rsidP="00C166D4">
      <w:pPr>
        <w:pStyle w:val="Default"/>
        <w:rPr>
          <w:rFonts w:asciiTheme="minorHAnsi" w:hAnsiTheme="minorHAnsi" w:cstheme="minorHAnsi"/>
          <w:color w:val="auto"/>
          <w:sz w:val="20"/>
          <w:szCs w:val="20"/>
        </w:rPr>
      </w:pPr>
    </w:p>
    <w:p w14:paraId="7D82C513" w14:textId="77777777" w:rsidR="0027786D" w:rsidRPr="004745FC" w:rsidRDefault="00D24359" w:rsidP="00C166D4">
      <w:pPr>
        <w:pStyle w:val="Default"/>
        <w:rPr>
          <w:rFonts w:asciiTheme="minorHAnsi" w:hAnsiTheme="minorHAnsi" w:cstheme="minorHAnsi"/>
          <w:color w:val="auto"/>
          <w:sz w:val="20"/>
          <w:szCs w:val="20"/>
        </w:rPr>
      </w:pPr>
      <w:r w:rsidRPr="004745FC">
        <w:rPr>
          <w:rFonts w:asciiTheme="minorHAnsi" w:hAnsiTheme="minorHAnsi" w:cstheme="minorHAnsi"/>
          <w:b/>
          <w:bCs/>
          <w:color w:val="0070C0"/>
          <w:sz w:val="20"/>
          <w:szCs w:val="20"/>
        </w:rPr>
        <w:t>F</w:t>
      </w:r>
      <w:r w:rsidR="0027786D" w:rsidRPr="004745FC">
        <w:rPr>
          <w:rFonts w:asciiTheme="minorHAnsi" w:hAnsiTheme="minorHAnsi" w:cstheme="minorHAnsi"/>
          <w:b/>
          <w:bCs/>
          <w:color w:val="0070C0"/>
          <w:sz w:val="20"/>
          <w:szCs w:val="20"/>
        </w:rPr>
        <w:t>irst definitive treatment</w:t>
      </w:r>
      <w:r w:rsidR="0027786D" w:rsidRPr="004745FC">
        <w:rPr>
          <w:rFonts w:asciiTheme="minorHAnsi" w:hAnsiTheme="minorHAnsi" w:cstheme="minorHAnsi"/>
          <w:b/>
          <w:bCs/>
          <w:color w:val="auto"/>
          <w:sz w:val="20"/>
          <w:szCs w:val="20"/>
        </w:rPr>
        <w:t xml:space="preserve"> </w:t>
      </w:r>
      <w:r w:rsidRPr="004745FC">
        <w:rPr>
          <w:rFonts w:asciiTheme="minorHAnsi" w:hAnsiTheme="minorHAnsi" w:cstheme="minorHAnsi"/>
          <w:b/>
          <w:bCs/>
          <w:color w:val="auto"/>
          <w:sz w:val="20"/>
          <w:szCs w:val="20"/>
        </w:rPr>
        <w:t>(</w:t>
      </w:r>
      <w:r w:rsidR="0027786D" w:rsidRPr="004745FC">
        <w:rPr>
          <w:rFonts w:asciiTheme="minorHAnsi" w:hAnsiTheme="minorHAnsi" w:cstheme="minorHAnsi"/>
          <w:color w:val="auto"/>
          <w:sz w:val="20"/>
          <w:szCs w:val="20"/>
        </w:rPr>
        <w:t xml:space="preserve">first definitive treatment is defined as ‘an intervention intended to manage a patient’s disease, condition or injury and avoid further intervention’). This could include: </w:t>
      </w:r>
    </w:p>
    <w:p w14:paraId="70056388" w14:textId="77777777" w:rsidR="00AC2E56" w:rsidRPr="004745FC" w:rsidRDefault="00AC2E56" w:rsidP="00C166D4">
      <w:pPr>
        <w:pStyle w:val="Default"/>
        <w:rPr>
          <w:rFonts w:asciiTheme="minorHAnsi" w:hAnsiTheme="minorHAnsi" w:cstheme="minorHAnsi"/>
          <w:color w:val="auto"/>
          <w:sz w:val="20"/>
          <w:szCs w:val="20"/>
        </w:rPr>
      </w:pPr>
    </w:p>
    <w:p w14:paraId="1CCF6B4E" w14:textId="3C1F9085"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treatment provided by an interface </w:t>
      </w:r>
      <w:r w:rsidR="00EF3C79" w:rsidRPr="004745FC">
        <w:rPr>
          <w:rFonts w:asciiTheme="minorHAnsi" w:hAnsiTheme="minorHAnsi" w:cstheme="minorHAnsi"/>
          <w:color w:val="auto"/>
          <w:sz w:val="20"/>
          <w:szCs w:val="20"/>
        </w:rPr>
        <w:t>service.</w:t>
      </w:r>
      <w:r w:rsidRPr="004745FC">
        <w:rPr>
          <w:rFonts w:asciiTheme="minorHAnsi" w:hAnsiTheme="minorHAnsi" w:cstheme="minorHAnsi"/>
          <w:color w:val="auto"/>
          <w:sz w:val="20"/>
          <w:szCs w:val="20"/>
        </w:rPr>
        <w:t xml:space="preserve"> </w:t>
      </w:r>
    </w:p>
    <w:p w14:paraId="5C545D7C" w14:textId="6FE9B511"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treatment provided by a consultant-led </w:t>
      </w:r>
      <w:r w:rsidR="00EF3C79" w:rsidRPr="004745FC">
        <w:rPr>
          <w:rFonts w:asciiTheme="minorHAnsi" w:hAnsiTheme="minorHAnsi" w:cstheme="minorHAnsi"/>
          <w:color w:val="auto"/>
          <w:sz w:val="20"/>
          <w:szCs w:val="20"/>
        </w:rPr>
        <w:t>service.</w:t>
      </w:r>
      <w:r w:rsidRPr="004745FC">
        <w:rPr>
          <w:rFonts w:asciiTheme="minorHAnsi" w:hAnsiTheme="minorHAnsi" w:cstheme="minorHAnsi"/>
          <w:color w:val="auto"/>
          <w:sz w:val="20"/>
          <w:szCs w:val="20"/>
        </w:rPr>
        <w:t xml:space="preserve"> </w:t>
      </w:r>
    </w:p>
    <w:p w14:paraId="2B934932" w14:textId="4B1C89E7"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therapy or healthcare science intervention provided in secondary care or at an interface service, if this is what the consultant-led or interface service decides is the best way to manage the patient’s disease, condition or injury and avoid further </w:t>
      </w:r>
      <w:r w:rsidR="00EF3C79" w:rsidRPr="004745FC">
        <w:rPr>
          <w:rFonts w:asciiTheme="minorHAnsi" w:hAnsiTheme="minorHAnsi" w:cstheme="minorHAnsi"/>
          <w:color w:val="auto"/>
          <w:sz w:val="20"/>
          <w:szCs w:val="20"/>
        </w:rPr>
        <w:t>interventions.</w:t>
      </w:r>
      <w:r w:rsidRPr="004745FC">
        <w:rPr>
          <w:rFonts w:asciiTheme="minorHAnsi" w:hAnsiTheme="minorHAnsi" w:cstheme="minorHAnsi"/>
          <w:color w:val="auto"/>
          <w:sz w:val="20"/>
          <w:szCs w:val="20"/>
        </w:rPr>
        <w:t xml:space="preserve"> </w:t>
      </w:r>
    </w:p>
    <w:p w14:paraId="4C6BD343" w14:textId="77777777" w:rsidR="0027786D" w:rsidRPr="004745FC" w:rsidRDefault="0027786D" w:rsidP="00C166D4">
      <w:pPr>
        <w:pStyle w:val="Default"/>
        <w:rPr>
          <w:rFonts w:asciiTheme="minorHAnsi" w:hAnsiTheme="minorHAnsi" w:cstheme="minorHAnsi"/>
          <w:color w:val="auto"/>
          <w:sz w:val="20"/>
          <w:szCs w:val="20"/>
        </w:rPr>
      </w:pPr>
    </w:p>
    <w:p w14:paraId="5F9491D9" w14:textId="77777777" w:rsidR="0027786D" w:rsidRPr="004745FC" w:rsidRDefault="0027786D"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When</w:t>
      </w:r>
      <w:r w:rsidR="00AA389D" w:rsidRPr="004745FC">
        <w:rPr>
          <w:rFonts w:asciiTheme="minorHAnsi" w:hAnsiTheme="minorHAnsi" w:cstheme="minorHAnsi"/>
          <w:b/>
          <w:bCs/>
          <w:color w:val="0070C0"/>
          <w:sz w:val="20"/>
          <w:szCs w:val="20"/>
        </w:rPr>
        <w:t xml:space="preserve"> a</w:t>
      </w:r>
      <w:r w:rsidRPr="004745FC">
        <w:rPr>
          <w:rFonts w:asciiTheme="minorHAnsi" w:hAnsiTheme="minorHAnsi" w:cstheme="minorHAnsi"/>
          <w:b/>
          <w:bCs/>
          <w:color w:val="0070C0"/>
          <w:sz w:val="20"/>
          <w:szCs w:val="20"/>
        </w:rPr>
        <w:t xml:space="preserve"> “non-treatment” </w:t>
      </w:r>
      <w:r w:rsidR="00D24359" w:rsidRPr="004745FC">
        <w:rPr>
          <w:rFonts w:asciiTheme="minorHAnsi" w:hAnsiTheme="minorHAnsi" w:cstheme="minorHAnsi"/>
          <w:b/>
          <w:bCs/>
          <w:color w:val="0070C0"/>
          <w:sz w:val="20"/>
          <w:szCs w:val="20"/>
        </w:rPr>
        <w:t>outcome is</w:t>
      </w:r>
      <w:r w:rsidRPr="004745FC">
        <w:rPr>
          <w:rFonts w:asciiTheme="minorHAnsi" w:hAnsiTheme="minorHAnsi" w:cstheme="minorHAnsi"/>
          <w:b/>
          <w:bCs/>
          <w:color w:val="0070C0"/>
          <w:sz w:val="20"/>
          <w:szCs w:val="20"/>
        </w:rPr>
        <w:t xml:space="preserve"> decided due to: </w:t>
      </w:r>
    </w:p>
    <w:p w14:paraId="32A950B3" w14:textId="77777777" w:rsidR="00AC2E56" w:rsidRPr="004745FC" w:rsidRDefault="00AC2E56" w:rsidP="00C166D4">
      <w:pPr>
        <w:pStyle w:val="Default"/>
        <w:rPr>
          <w:rFonts w:asciiTheme="minorHAnsi" w:hAnsiTheme="minorHAnsi" w:cstheme="minorHAnsi"/>
          <w:color w:val="0070C0"/>
          <w:sz w:val="20"/>
          <w:szCs w:val="20"/>
        </w:rPr>
      </w:pPr>
    </w:p>
    <w:p w14:paraId="61AC09DF" w14:textId="1660F0B0"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it being clinically appropriate to return the patient to primary care for non-consultant-led </w:t>
      </w:r>
      <w:r w:rsidR="00EF3C79" w:rsidRPr="004745FC">
        <w:rPr>
          <w:rFonts w:asciiTheme="minorHAnsi" w:hAnsiTheme="minorHAnsi" w:cstheme="minorHAnsi"/>
          <w:color w:val="auto"/>
          <w:sz w:val="20"/>
          <w:szCs w:val="20"/>
        </w:rPr>
        <w:t>treatment.</w:t>
      </w:r>
      <w:r w:rsidRPr="004745FC">
        <w:rPr>
          <w:rFonts w:asciiTheme="minorHAnsi" w:hAnsiTheme="minorHAnsi" w:cstheme="minorHAnsi"/>
          <w:color w:val="auto"/>
          <w:sz w:val="20"/>
          <w:szCs w:val="20"/>
        </w:rPr>
        <w:t xml:space="preserve"> </w:t>
      </w:r>
    </w:p>
    <w:p w14:paraId="4541C58B" w14:textId="7287237A" w:rsidR="0027786D" w:rsidRPr="004745FC" w:rsidRDefault="0074457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a period of active monitoring is initiated, either by the clinician or at the patient’s request, where such a delay is agreed as clinically appropriate </w:t>
      </w:r>
      <w:r w:rsidR="0027786D" w:rsidRPr="004745FC">
        <w:rPr>
          <w:rFonts w:asciiTheme="minorHAnsi" w:hAnsiTheme="minorHAnsi" w:cstheme="minorHAnsi"/>
          <w:color w:val="auto"/>
          <w:sz w:val="20"/>
          <w:szCs w:val="20"/>
        </w:rPr>
        <w:t xml:space="preserve">a clinical decision is made to add the patient to a transplant </w:t>
      </w:r>
      <w:r w:rsidR="00EF3C79" w:rsidRPr="004745FC">
        <w:rPr>
          <w:rFonts w:asciiTheme="minorHAnsi" w:hAnsiTheme="minorHAnsi" w:cstheme="minorHAnsi"/>
          <w:color w:val="auto"/>
          <w:sz w:val="20"/>
          <w:szCs w:val="20"/>
        </w:rPr>
        <w:t>list.</w:t>
      </w:r>
      <w:r w:rsidR="0027786D" w:rsidRPr="004745FC">
        <w:rPr>
          <w:rFonts w:asciiTheme="minorHAnsi" w:hAnsiTheme="minorHAnsi" w:cstheme="minorHAnsi"/>
          <w:color w:val="auto"/>
          <w:sz w:val="20"/>
          <w:szCs w:val="20"/>
        </w:rPr>
        <w:t xml:space="preserve"> </w:t>
      </w:r>
    </w:p>
    <w:p w14:paraId="07445119" w14:textId="42BE7FAA"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a patient declines treatment having been offered </w:t>
      </w:r>
      <w:r w:rsidR="00EF3C79" w:rsidRPr="004745FC">
        <w:rPr>
          <w:rFonts w:asciiTheme="minorHAnsi" w:hAnsiTheme="minorHAnsi" w:cstheme="minorHAnsi"/>
          <w:color w:val="auto"/>
          <w:sz w:val="20"/>
          <w:szCs w:val="20"/>
        </w:rPr>
        <w:t>it.</w:t>
      </w:r>
      <w:r w:rsidRPr="004745FC">
        <w:rPr>
          <w:rFonts w:asciiTheme="minorHAnsi" w:hAnsiTheme="minorHAnsi" w:cstheme="minorHAnsi"/>
          <w:color w:val="auto"/>
          <w:sz w:val="20"/>
          <w:szCs w:val="20"/>
        </w:rPr>
        <w:t xml:space="preserve"> </w:t>
      </w:r>
    </w:p>
    <w:p w14:paraId="62E7D943" w14:textId="0AA4B294"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a clinical decision is made not to </w:t>
      </w:r>
      <w:r w:rsidR="00EF3C79" w:rsidRPr="004745FC">
        <w:rPr>
          <w:rFonts w:asciiTheme="minorHAnsi" w:hAnsiTheme="minorHAnsi" w:cstheme="minorHAnsi"/>
          <w:color w:val="auto"/>
          <w:sz w:val="20"/>
          <w:szCs w:val="20"/>
        </w:rPr>
        <w:t>treat.</w:t>
      </w:r>
      <w:r w:rsidRPr="004745FC">
        <w:rPr>
          <w:rFonts w:asciiTheme="minorHAnsi" w:hAnsiTheme="minorHAnsi" w:cstheme="minorHAnsi"/>
          <w:color w:val="auto"/>
          <w:sz w:val="20"/>
          <w:szCs w:val="20"/>
        </w:rPr>
        <w:t xml:space="preserve"> </w:t>
      </w:r>
    </w:p>
    <w:p w14:paraId="5DD91D02" w14:textId="4D8ABAC7" w:rsidR="00B22BDA" w:rsidRPr="004745FC" w:rsidRDefault="00B22BDA" w:rsidP="00DC6539">
      <w:pPr>
        <w:pStyle w:val="ListParagraph"/>
        <w:numPr>
          <w:ilvl w:val="0"/>
          <w:numId w:val="5"/>
        </w:numPr>
        <w:spacing w:after="0" w:line="240" w:lineRule="auto"/>
        <w:ind w:right="720"/>
        <w:rPr>
          <w:rFonts w:asciiTheme="minorHAnsi" w:hAnsiTheme="minorHAnsi" w:cstheme="minorHAnsi"/>
          <w:sz w:val="20"/>
          <w:szCs w:val="20"/>
          <w:lang w:eastAsia="en-GB"/>
        </w:rPr>
      </w:pPr>
      <w:r w:rsidRPr="004745FC">
        <w:rPr>
          <w:rFonts w:asciiTheme="minorHAnsi" w:hAnsiTheme="minorHAnsi" w:cstheme="minorHAnsi"/>
          <w:sz w:val="20"/>
          <w:szCs w:val="20"/>
          <w:lang w:eastAsia="en-GB"/>
        </w:rPr>
        <w:t>A patient DNAs their first appointment following the initial referral that started their RTT clock, provided that the Trust can demonstrate the appointment was clearly communicated.</w:t>
      </w:r>
    </w:p>
    <w:p w14:paraId="608C4C05" w14:textId="77777777" w:rsidR="00B22BDA" w:rsidRPr="004745FC" w:rsidRDefault="00B22BDA" w:rsidP="00DC6539">
      <w:pPr>
        <w:pStyle w:val="ListParagraph"/>
        <w:numPr>
          <w:ilvl w:val="0"/>
          <w:numId w:val="5"/>
        </w:numPr>
        <w:spacing w:after="0" w:line="240" w:lineRule="auto"/>
        <w:ind w:right="720"/>
        <w:rPr>
          <w:rFonts w:asciiTheme="minorHAnsi" w:hAnsiTheme="minorHAnsi" w:cstheme="minorHAnsi"/>
          <w:sz w:val="20"/>
          <w:szCs w:val="20"/>
          <w:lang w:eastAsia="en-GB"/>
        </w:rPr>
      </w:pPr>
      <w:r w:rsidRPr="004745FC">
        <w:rPr>
          <w:rFonts w:asciiTheme="minorHAnsi" w:hAnsiTheme="minorHAnsi" w:cstheme="minorHAnsi"/>
          <w:sz w:val="20"/>
          <w:szCs w:val="20"/>
          <w:lang w:eastAsia="en-GB"/>
        </w:rPr>
        <w:t>• A patient DNAs any other in-person appointment and is subsequently discharged back to the care of their GP, provided that:</w:t>
      </w:r>
    </w:p>
    <w:p w14:paraId="55F5043C" w14:textId="7395C033" w:rsidR="00B22BDA" w:rsidRPr="004745FC" w:rsidRDefault="00B22BDA" w:rsidP="00DC6539">
      <w:pPr>
        <w:pStyle w:val="ListParagraph"/>
        <w:numPr>
          <w:ilvl w:val="1"/>
          <w:numId w:val="5"/>
        </w:numPr>
        <w:spacing w:after="0" w:line="240" w:lineRule="auto"/>
        <w:ind w:right="720"/>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Trust can demonstrate the appointment was clearly </w:t>
      </w:r>
      <w:r w:rsidR="00EF3C79" w:rsidRPr="004745FC">
        <w:rPr>
          <w:rFonts w:asciiTheme="minorHAnsi" w:hAnsiTheme="minorHAnsi" w:cstheme="minorHAnsi"/>
          <w:sz w:val="20"/>
          <w:szCs w:val="20"/>
          <w:lang w:eastAsia="en-GB"/>
        </w:rPr>
        <w:t>communicated.</w:t>
      </w:r>
    </w:p>
    <w:p w14:paraId="6D3ACF68" w14:textId="1BCBDB69" w:rsidR="00B22BDA" w:rsidRPr="004745FC" w:rsidRDefault="00B22BDA" w:rsidP="00DC6539">
      <w:pPr>
        <w:pStyle w:val="ListParagraph"/>
        <w:numPr>
          <w:ilvl w:val="1"/>
          <w:numId w:val="5"/>
        </w:numPr>
        <w:spacing w:after="0" w:line="240" w:lineRule="auto"/>
        <w:ind w:right="720"/>
        <w:rPr>
          <w:rFonts w:asciiTheme="minorHAnsi" w:hAnsiTheme="minorHAnsi" w:cstheme="minorHAnsi"/>
          <w:sz w:val="20"/>
          <w:szCs w:val="20"/>
          <w:lang w:eastAsia="en-GB"/>
        </w:rPr>
      </w:pPr>
      <w:r w:rsidRPr="004745FC">
        <w:rPr>
          <w:rFonts w:asciiTheme="minorHAnsi" w:hAnsiTheme="minorHAnsi" w:cstheme="minorHAnsi"/>
          <w:sz w:val="20"/>
          <w:szCs w:val="20"/>
          <w:lang w:eastAsia="en-GB"/>
        </w:rPr>
        <w:t>discharging the patient is not contrary to their best clinical interests</w:t>
      </w:r>
      <w:r w:rsidR="004E0B6F" w:rsidRPr="004745FC">
        <w:rPr>
          <w:rFonts w:asciiTheme="minorHAnsi" w:hAnsiTheme="minorHAnsi" w:cstheme="minorHAnsi"/>
          <w:sz w:val="20"/>
          <w:szCs w:val="20"/>
          <w:lang w:eastAsia="en-GB"/>
        </w:rPr>
        <w:t>.</w:t>
      </w:r>
    </w:p>
    <w:p w14:paraId="4D2F006F" w14:textId="45D765AB"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a patient cannot be contacted for a booked telephone appointment after no less than 3 attempts within 2 hours of the booked appointment </w:t>
      </w:r>
      <w:r w:rsidR="00EF3C79" w:rsidRPr="004745FC">
        <w:rPr>
          <w:rFonts w:asciiTheme="minorHAnsi" w:hAnsiTheme="minorHAnsi" w:cstheme="minorHAnsi"/>
          <w:color w:val="auto"/>
          <w:sz w:val="20"/>
          <w:szCs w:val="20"/>
        </w:rPr>
        <w:t>time.</w:t>
      </w:r>
      <w:r w:rsidRPr="004745FC">
        <w:rPr>
          <w:rFonts w:asciiTheme="minorHAnsi" w:hAnsiTheme="minorHAnsi" w:cstheme="minorHAnsi"/>
          <w:color w:val="auto"/>
          <w:sz w:val="20"/>
          <w:szCs w:val="20"/>
        </w:rPr>
        <w:t xml:space="preserve"> </w:t>
      </w:r>
    </w:p>
    <w:p w14:paraId="1F309052" w14:textId="15179930"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a patient fails to log onto a booked video appointment and cannot be contacted by video or telephone no less than 3 attempts within 2 hours of the booked appointment </w:t>
      </w:r>
      <w:r w:rsidR="00EF3C79" w:rsidRPr="004745FC">
        <w:rPr>
          <w:rFonts w:asciiTheme="minorHAnsi" w:hAnsiTheme="minorHAnsi" w:cstheme="minorHAnsi"/>
          <w:color w:val="auto"/>
          <w:sz w:val="20"/>
          <w:szCs w:val="20"/>
        </w:rPr>
        <w:t>time.</w:t>
      </w:r>
      <w:r w:rsidRPr="004745FC">
        <w:rPr>
          <w:rFonts w:asciiTheme="minorHAnsi" w:hAnsiTheme="minorHAnsi" w:cstheme="minorHAnsi"/>
          <w:color w:val="auto"/>
          <w:sz w:val="20"/>
          <w:szCs w:val="20"/>
        </w:rPr>
        <w:t xml:space="preserve"> </w:t>
      </w:r>
    </w:p>
    <w:p w14:paraId="44013DB8" w14:textId="77777777" w:rsidR="00902EE2" w:rsidRPr="004745FC" w:rsidRDefault="00902EE2" w:rsidP="00C166D4">
      <w:pPr>
        <w:pStyle w:val="Default"/>
        <w:rPr>
          <w:rFonts w:asciiTheme="minorHAnsi" w:hAnsiTheme="minorHAnsi" w:cstheme="minorHAnsi"/>
          <w:color w:val="auto"/>
          <w:sz w:val="20"/>
          <w:szCs w:val="20"/>
        </w:rPr>
      </w:pPr>
    </w:p>
    <w:p w14:paraId="56B1A727" w14:textId="4635B0B6" w:rsidR="004E0B6F" w:rsidRPr="004745FC" w:rsidRDefault="004E0B6F" w:rsidP="00C166D4">
      <w:pPr>
        <w:pStyle w:val="Default"/>
        <w:rPr>
          <w:rFonts w:asciiTheme="minorHAnsi" w:hAnsiTheme="minorHAnsi" w:cstheme="minorHAnsi"/>
          <w:sz w:val="20"/>
          <w:szCs w:val="20"/>
        </w:rPr>
      </w:pPr>
      <w:r w:rsidRPr="004745FC">
        <w:rPr>
          <w:rFonts w:asciiTheme="minorHAnsi" w:hAnsiTheme="minorHAnsi" w:cstheme="minorHAnsi"/>
          <w:b/>
          <w:bCs/>
          <w:sz w:val="20"/>
          <w:szCs w:val="20"/>
        </w:rPr>
        <w:t>Note:</w:t>
      </w:r>
      <w:r w:rsidRPr="004745FC">
        <w:rPr>
          <w:rFonts w:asciiTheme="minorHAnsi" w:hAnsiTheme="minorHAnsi" w:cstheme="minorHAnsi"/>
          <w:sz w:val="20"/>
          <w:szCs w:val="20"/>
        </w:rPr>
        <w:t xml:space="preserve"> In cases where a first appointment DNA leads to nullification of the RTT clock, a new RTT clock will begin if the patient contacts the Trust to rebook, or if the Trust offers a further appointment prior to patient contact.</w:t>
      </w:r>
    </w:p>
    <w:p w14:paraId="78667595" w14:textId="05A81B51" w:rsidR="004E0B6F" w:rsidRPr="004745FC" w:rsidRDefault="004E0B6F" w:rsidP="00C166D4">
      <w:pPr>
        <w:pStyle w:val="Default"/>
        <w:rPr>
          <w:rFonts w:asciiTheme="minorHAnsi" w:hAnsiTheme="minorHAnsi" w:cstheme="minorHAnsi"/>
          <w:sz w:val="20"/>
          <w:szCs w:val="20"/>
        </w:rPr>
      </w:pPr>
      <w:r w:rsidRPr="004745FC">
        <w:rPr>
          <w:rFonts w:asciiTheme="minorHAnsi" w:hAnsiTheme="minorHAnsi" w:cstheme="minorHAnsi"/>
          <w:sz w:val="20"/>
          <w:szCs w:val="20"/>
        </w:rPr>
        <w:t>For all DNAs, particular care must be taken where the patient is vulnerable or has known access barriers.</w:t>
      </w:r>
    </w:p>
    <w:p w14:paraId="58EEA895" w14:textId="77777777" w:rsidR="00B22BDA" w:rsidRPr="004745FC" w:rsidRDefault="00B22BDA" w:rsidP="00C166D4">
      <w:pPr>
        <w:pStyle w:val="Default"/>
        <w:rPr>
          <w:rFonts w:asciiTheme="minorHAnsi" w:hAnsiTheme="minorHAnsi" w:cstheme="minorHAnsi"/>
          <w:color w:val="auto"/>
          <w:sz w:val="20"/>
          <w:szCs w:val="20"/>
        </w:rPr>
      </w:pPr>
    </w:p>
    <w:p w14:paraId="1BBAA554" w14:textId="77777777" w:rsidR="00832CEF" w:rsidRPr="004745FC" w:rsidRDefault="00832CE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RTT Clock Rules for DNAs (Did Not Attend)</w:t>
      </w:r>
    </w:p>
    <w:p w14:paraId="52EE8485" w14:textId="77777777" w:rsidR="00AC2E56" w:rsidRPr="004745FC" w:rsidRDefault="00AC2E56" w:rsidP="00C166D4">
      <w:pPr>
        <w:pStyle w:val="Default"/>
        <w:rPr>
          <w:rFonts w:asciiTheme="minorHAnsi" w:hAnsiTheme="minorHAnsi" w:cstheme="minorHAnsi"/>
          <w:b/>
          <w:bCs/>
          <w:color w:val="0070C0"/>
          <w:sz w:val="20"/>
          <w:szCs w:val="20"/>
        </w:rPr>
      </w:pPr>
    </w:p>
    <w:p w14:paraId="626542B5" w14:textId="77777777" w:rsidR="00832CEF" w:rsidRPr="004745FC" w:rsidRDefault="00832CEF" w:rsidP="00C166D4">
      <w:pPr>
        <w:pStyle w:val="Default"/>
        <w:rPr>
          <w:rFonts w:asciiTheme="minorHAnsi" w:hAnsiTheme="minorHAnsi" w:cstheme="minorHAnsi"/>
          <w:sz w:val="20"/>
          <w:szCs w:val="20"/>
        </w:rPr>
      </w:pPr>
      <w:r w:rsidRPr="004745FC">
        <w:rPr>
          <w:rFonts w:asciiTheme="minorHAnsi" w:hAnsiTheme="minorHAnsi" w:cstheme="minorHAnsi"/>
          <w:sz w:val="20"/>
          <w:szCs w:val="20"/>
        </w:rPr>
        <w:t>In line with national RTT guidance (v1.4, February 2025), where a first appointment DNA results in nullification of the RTT clock:</w:t>
      </w:r>
    </w:p>
    <w:p w14:paraId="61BD069F" w14:textId="77777777" w:rsidR="00832CEF" w:rsidRPr="004745FC" w:rsidRDefault="00832CEF" w:rsidP="00C166D4">
      <w:pPr>
        <w:pStyle w:val="Default"/>
        <w:rPr>
          <w:rFonts w:asciiTheme="minorHAnsi" w:hAnsiTheme="minorHAnsi" w:cstheme="minorHAnsi"/>
          <w:sz w:val="20"/>
          <w:szCs w:val="20"/>
        </w:rPr>
      </w:pPr>
      <w:r w:rsidRPr="004745FC">
        <w:rPr>
          <w:rFonts w:asciiTheme="minorHAnsi" w:hAnsiTheme="minorHAnsi" w:cstheme="minorHAnsi"/>
          <w:sz w:val="20"/>
          <w:szCs w:val="20"/>
        </w:rPr>
        <w:t>A new RTT clock starts only when a decision to rebook is made, either, at the point the patient contacts the Trust to rebook or when the service decides to offer a further appointment before patient contact.</w:t>
      </w:r>
    </w:p>
    <w:p w14:paraId="0354087E" w14:textId="77777777" w:rsidR="00AC2E56" w:rsidRPr="004745FC" w:rsidRDefault="00AC2E56" w:rsidP="00C166D4">
      <w:pPr>
        <w:pStyle w:val="Default"/>
        <w:rPr>
          <w:rFonts w:asciiTheme="minorHAnsi" w:hAnsiTheme="minorHAnsi" w:cstheme="minorHAnsi"/>
          <w:sz w:val="20"/>
          <w:szCs w:val="20"/>
        </w:rPr>
      </w:pPr>
    </w:p>
    <w:p w14:paraId="2BB3FF0B" w14:textId="77777777" w:rsidR="00832CEF" w:rsidRPr="004745FC" w:rsidRDefault="00832CEF" w:rsidP="00C166D4">
      <w:pPr>
        <w:pStyle w:val="Default"/>
        <w:rPr>
          <w:rFonts w:asciiTheme="minorHAnsi" w:hAnsiTheme="minorHAnsi" w:cstheme="minorHAnsi"/>
          <w:sz w:val="20"/>
          <w:szCs w:val="20"/>
        </w:rPr>
      </w:pPr>
      <w:r w:rsidRPr="004745FC">
        <w:rPr>
          <w:rFonts w:asciiTheme="minorHAnsi" w:hAnsiTheme="minorHAnsi" w:cstheme="minorHAnsi"/>
          <w:sz w:val="20"/>
          <w:szCs w:val="20"/>
        </w:rPr>
        <w:t>The RTT clock must be started from the point of decision, not when an appointment is booked or offered.</w:t>
      </w:r>
    </w:p>
    <w:p w14:paraId="4B7995EA" w14:textId="77777777" w:rsidR="00AC2E56" w:rsidRPr="004745FC" w:rsidRDefault="00AC2E56" w:rsidP="00C166D4">
      <w:pPr>
        <w:pStyle w:val="Default"/>
        <w:rPr>
          <w:rFonts w:asciiTheme="minorHAnsi" w:hAnsiTheme="minorHAnsi" w:cstheme="minorHAnsi"/>
          <w:sz w:val="20"/>
          <w:szCs w:val="20"/>
        </w:rPr>
      </w:pPr>
    </w:p>
    <w:p w14:paraId="334C1772" w14:textId="5EED2A38" w:rsidR="00832CEF" w:rsidRPr="004745FC" w:rsidRDefault="00832CEF" w:rsidP="00C166D4">
      <w:pPr>
        <w:pStyle w:val="Default"/>
        <w:rPr>
          <w:rFonts w:asciiTheme="minorHAnsi" w:hAnsiTheme="minorHAnsi" w:cstheme="minorHAnsi"/>
          <w:sz w:val="20"/>
          <w:szCs w:val="20"/>
        </w:rPr>
      </w:pPr>
      <w:r w:rsidRPr="004745FC">
        <w:rPr>
          <w:rFonts w:asciiTheme="minorHAnsi" w:hAnsiTheme="minorHAnsi" w:cstheme="minorHAnsi"/>
          <w:sz w:val="20"/>
          <w:szCs w:val="20"/>
        </w:rPr>
        <w:t>Example of best practice</w:t>
      </w:r>
      <w:r w:rsidR="00AC2E56" w:rsidRPr="004745FC">
        <w:rPr>
          <w:rFonts w:asciiTheme="minorHAnsi" w:hAnsiTheme="minorHAnsi" w:cstheme="minorHAnsi"/>
          <w:sz w:val="20"/>
          <w:szCs w:val="20"/>
        </w:rPr>
        <w:t>:</w:t>
      </w:r>
    </w:p>
    <w:p w14:paraId="4924515D" w14:textId="77777777" w:rsidR="00AC2E56" w:rsidRPr="004745FC" w:rsidRDefault="00AC2E56" w:rsidP="00C166D4">
      <w:pPr>
        <w:pStyle w:val="Default"/>
        <w:rPr>
          <w:rFonts w:asciiTheme="minorHAnsi" w:hAnsiTheme="minorHAnsi" w:cstheme="minorHAnsi"/>
          <w:sz w:val="20"/>
          <w:szCs w:val="20"/>
        </w:rPr>
      </w:pPr>
    </w:p>
    <w:p w14:paraId="092C5113" w14:textId="77777777" w:rsidR="00832CEF" w:rsidRPr="004745FC" w:rsidRDefault="00832CEF" w:rsidP="00DC6539">
      <w:pPr>
        <w:pStyle w:val="Default"/>
        <w:numPr>
          <w:ilvl w:val="0"/>
          <w:numId w:val="35"/>
        </w:numPr>
        <w:rPr>
          <w:rFonts w:asciiTheme="minorHAnsi" w:hAnsiTheme="minorHAnsi" w:cstheme="minorHAnsi"/>
          <w:sz w:val="20"/>
          <w:szCs w:val="20"/>
        </w:rPr>
      </w:pPr>
      <w:r w:rsidRPr="004745FC">
        <w:rPr>
          <w:rFonts w:asciiTheme="minorHAnsi" w:hAnsiTheme="minorHAnsi" w:cstheme="minorHAnsi"/>
          <w:sz w:val="20"/>
          <w:szCs w:val="20"/>
        </w:rPr>
        <w:t>A patient DNAs their first appointment on 5 July 2025. On 10 July 2025, the patient calls and asks to be rebooked. The Trust rebooks them for 25 July 2025. A new RTT clock starts from 10 July 2025, the date of the patient’s contact and decision to rebook not 25 July 2025 the day of Appointment.</w:t>
      </w:r>
    </w:p>
    <w:p w14:paraId="042F0585" w14:textId="77777777" w:rsidR="00832CEF" w:rsidRPr="004745FC" w:rsidRDefault="00832CEF" w:rsidP="00C166D4">
      <w:pPr>
        <w:pStyle w:val="Default"/>
        <w:rPr>
          <w:rFonts w:asciiTheme="minorHAnsi" w:hAnsiTheme="minorHAnsi" w:cstheme="minorHAnsi"/>
          <w:sz w:val="20"/>
          <w:szCs w:val="20"/>
        </w:rPr>
      </w:pPr>
      <w:r w:rsidRPr="004745FC">
        <w:rPr>
          <w:rFonts w:asciiTheme="minorHAnsi" w:hAnsiTheme="minorHAnsi" w:cstheme="minorHAnsi"/>
          <w:sz w:val="20"/>
          <w:szCs w:val="20"/>
        </w:rPr>
        <w:t>Or</w:t>
      </w:r>
    </w:p>
    <w:p w14:paraId="1AF37AF6" w14:textId="77777777" w:rsidR="00832CEF" w:rsidRPr="004745FC" w:rsidRDefault="00832CEF" w:rsidP="00DC6539">
      <w:pPr>
        <w:pStyle w:val="Default"/>
        <w:numPr>
          <w:ilvl w:val="0"/>
          <w:numId w:val="35"/>
        </w:numPr>
        <w:rPr>
          <w:rFonts w:asciiTheme="minorHAnsi" w:hAnsiTheme="minorHAnsi" w:cstheme="minorHAnsi"/>
          <w:sz w:val="20"/>
          <w:szCs w:val="20"/>
        </w:rPr>
      </w:pPr>
      <w:r w:rsidRPr="004745FC">
        <w:rPr>
          <w:rFonts w:asciiTheme="minorHAnsi" w:hAnsiTheme="minorHAnsi" w:cstheme="minorHAnsi"/>
          <w:sz w:val="20"/>
          <w:szCs w:val="20"/>
        </w:rPr>
        <w:t>In accordance with RTT rules (v1.4, Feb 2025)</w:t>
      </w:r>
    </w:p>
    <w:p w14:paraId="251D6625" w14:textId="7E54AFA0" w:rsidR="0027786D" w:rsidRPr="004745FC" w:rsidRDefault="00832CEF" w:rsidP="00C166D4">
      <w:pPr>
        <w:pStyle w:val="Default"/>
        <w:rPr>
          <w:rFonts w:asciiTheme="minorHAnsi" w:hAnsiTheme="minorHAnsi" w:cstheme="minorHAnsi"/>
          <w:sz w:val="20"/>
          <w:szCs w:val="20"/>
        </w:rPr>
      </w:pPr>
      <w:r w:rsidRPr="004745FC">
        <w:rPr>
          <w:rFonts w:asciiTheme="minorHAnsi" w:hAnsiTheme="minorHAnsi" w:cstheme="minorHAnsi"/>
          <w:sz w:val="20"/>
          <w:szCs w:val="20"/>
        </w:rPr>
        <w:t>If a patient DNAs their first appointment and subsequently contacts the Trust or the Trust chooses to rebook them, the RTT clock will restart from the date the decision to rebook was made, regardless of when the appointment is scheduled or whether it goes onto an ASI (Appointment Slot Issue) list</w:t>
      </w:r>
      <w:r w:rsidR="00AC2E56" w:rsidRPr="004745FC">
        <w:rPr>
          <w:rFonts w:asciiTheme="minorHAnsi" w:hAnsiTheme="minorHAnsi" w:cstheme="minorHAnsi"/>
          <w:sz w:val="20"/>
          <w:szCs w:val="20"/>
        </w:rPr>
        <w:t>.</w:t>
      </w:r>
    </w:p>
    <w:p w14:paraId="7C8133CF" w14:textId="77777777" w:rsidR="00AC2E56" w:rsidRPr="004745FC" w:rsidRDefault="00AC2E56" w:rsidP="00C166D4">
      <w:pPr>
        <w:pStyle w:val="Default"/>
        <w:rPr>
          <w:rFonts w:asciiTheme="minorHAnsi" w:hAnsiTheme="minorHAnsi" w:cstheme="minorHAnsi"/>
          <w:sz w:val="20"/>
          <w:szCs w:val="20"/>
        </w:rPr>
      </w:pPr>
    </w:p>
    <w:p w14:paraId="73E45070" w14:textId="77777777" w:rsidR="0027786D" w:rsidRPr="004745FC" w:rsidRDefault="0027786D"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 xml:space="preserve">Reasonable offers </w:t>
      </w:r>
    </w:p>
    <w:p w14:paraId="68D51DA5" w14:textId="77777777" w:rsidR="00AC2E56" w:rsidRPr="004745FC" w:rsidRDefault="00AC2E56" w:rsidP="00C166D4">
      <w:pPr>
        <w:pStyle w:val="Default"/>
        <w:rPr>
          <w:rFonts w:asciiTheme="minorHAnsi" w:hAnsiTheme="minorHAnsi" w:cstheme="minorHAnsi"/>
          <w:color w:val="0070C0"/>
          <w:sz w:val="20"/>
          <w:szCs w:val="20"/>
        </w:rPr>
      </w:pPr>
    </w:p>
    <w:p w14:paraId="18EEBEF8" w14:textId="77777777" w:rsidR="0027786D" w:rsidRPr="004745FC" w:rsidRDefault="0027786D" w:rsidP="00C166D4">
      <w:pPr>
        <w:pStyle w:val="Default"/>
        <w:rPr>
          <w:rFonts w:asciiTheme="minorHAnsi" w:hAnsiTheme="minorHAnsi" w:cstheme="minorHAnsi"/>
          <w:color w:val="auto"/>
          <w:sz w:val="20"/>
          <w:szCs w:val="20"/>
        </w:rPr>
      </w:pPr>
      <w:r w:rsidRPr="004745FC">
        <w:rPr>
          <w:rFonts w:asciiTheme="minorHAnsi" w:hAnsiTheme="minorHAnsi" w:cstheme="minorHAnsi"/>
          <w:i/>
          <w:iCs/>
          <w:color w:val="auto"/>
          <w:sz w:val="20"/>
          <w:szCs w:val="20"/>
        </w:rPr>
        <w:t xml:space="preserve">‘Reasonableness’ </w:t>
      </w:r>
      <w:r w:rsidRPr="004745FC">
        <w:rPr>
          <w:rFonts w:asciiTheme="minorHAnsi" w:hAnsiTheme="minorHAnsi" w:cstheme="minorHAnsi"/>
          <w:color w:val="auto"/>
          <w:sz w:val="20"/>
          <w:szCs w:val="20"/>
        </w:rPr>
        <w:t>is a term applicable to all stages of the elective pathway. Reasonableness refers to specific criteria which should be adhered to when offering routine appointments and admission dates to patients to demonstrate that they have been given sufficient notice and a choice of dates. A reasonable offer is an ‘offer of two or more appointments at a time and date of three or more weeks from the time the offer was made’. Note that this definition applies to in-person</w:t>
      </w:r>
      <w:r w:rsidR="00AA389D" w:rsidRPr="004745FC">
        <w:rPr>
          <w:rFonts w:asciiTheme="minorHAnsi" w:hAnsiTheme="minorHAnsi" w:cstheme="minorHAnsi"/>
          <w:color w:val="auto"/>
          <w:sz w:val="20"/>
          <w:szCs w:val="20"/>
        </w:rPr>
        <w:t>/ face to face</w:t>
      </w:r>
      <w:r w:rsidRPr="004745FC">
        <w:rPr>
          <w:rFonts w:asciiTheme="minorHAnsi" w:hAnsiTheme="minorHAnsi" w:cstheme="minorHAnsi"/>
          <w:color w:val="auto"/>
          <w:sz w:val="20"/>
          <w:szCs w:val="20"/>
        </w:rPr>
        <w:t xml:space="preserve"> and virtual appointments. This does not preclude offering patients earlier offer dates, any date that is mutually agreed with a patient is considered a reasonable offer regardless of the period of notice. </w:t>
      </w:r>
    </w:p>
    <w:p w14:paraId="1A20E153" w14:textId="77777777" w:rsidR="0027786D" w:rsidRPr="004745FC" w:rsidRDefault="0027786D" w:rsidP="00C166D4">
      <w:pPr>
        <w:pStyle w:val="Default"/>
        <w:rPr>
          <w:rFonts w:asciiTheme="minorHAnsi" w:hAnsiTheme="minorHAnsi" w:cstheme="minorHAnsi"/>
          <w:color w:val="auto"/>
          <w:sz w:val="20"/>
          <w:szCs w:val="20"/>
        </w:rPr>
      </w:pPr>
    </w:p>
    <w:p w14:paraId="7A70ED96" w14:textId="77777777" w:rsidR="0027786D" w:rsidRPr="004745FC" w:rsidRDefault="0027786D"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Patients who decline one reasonable offer must be offered at least one further reasonable date. </w:t>
      </w:r>
    </w:p>
    <w:p w14:paraId="59579BC9" w14:textId="77777777" w:rsidR="0027786D" w:rsidRPr="004745FC" w:rsidRDefault="0027786D"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For patients on a cancer pathway, an offer will be deemed to be reasonable if 48 hours’ notice of an appointment/diagnostic test/admission is given. </w:t>
      </w:r>
    </w:p>
    <w:p w14:paraId="11005772" w14:textId="77777777" w:rsidR="001A3241" w:rsidRPr="004745FC" w:rsidRDefault="001A3241" w:rsidP="00C166D4">
      <w:pPr>
        <w:pStyle w:val="Default"/>
        <w:rPr>
          <w:rFonts w:asciiTheme="minorHAnsi" w:hAnsiTheme="minorHAnsi" w:cstheme="minorHAnsi"/>
          <w:color w:val="auto"/>
          <w:sz w:val="20"/>
          <w:szCs w:val="20"/>
        </w:rPr>
      </w:pPr>
    </w:p>
    <w:p w14:paraId="552779B1" w14:textId="77777777" w:rsidR="0027786D" w:rsidRPr="004745FC" w:rsidRDefault="0027786D"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All </w:t>
      </w:r>
      <w:r w:rsidR="00001CB6" w:rsidRPr="004745FC">
        <w:rPr>
          <w:rFonts w:asciiTheme="minorHAnsi" w:hAnsiTheme="minorHAnsi" w:cstheme="minorHAnsi"/>
          <w:color w:val="auto"/>
          <w:sz w:val="20"/>
          <w:szCs w:val="20"/>
        </w:rPr>
        <w:t xml:space="preserve">Trusts aim to verbally agree dates with the patient and </w:t>
      </w:r>
      <w:r w:rsidRPr="004745FC">
        <w:rPr>
          <w:rFonts w:asciiTheme="minorHAnsi" w:hAnsiTheme="minorHAnsi" w:cstheme="minorHAnsi"/>
          <w:color w:val="auto"/>
          <w:sz w:val="20"/>
          <w:szCs w:val="20"/>
        </w:rPr>
        <w:t xml:space="preserve">appointments will be confirmed electronically </w:t>
      </w:r>
      <w:r w:rsidR="004D4E27" w:rsidRPr="004745FC">
        <w:rPr>
          <w:rFonts w:asciiTheme="minorHAnsi" w:hAnsiTheme="minorHAnsi" w:cstheme="minorHAnsi"/>
          <w:color w:val="auto"/>
          <w:sz w:val="20"/>
          <w:szCs w:val="20"/>
        </w:rPr>
        <w:t>or in writing</w:t>
      </w:r>
      <w:r w:rsidRPr="004745FC">
        <w:rPr>
          <w:rFonts w:asciiTheme="minorHAnsi" w:hAnsiTheme="minorHAnsi" w:cstheme="minorHAnsi"/>
          <w:color w:val="auto"/>
          <w:sz w:val="20"/>
          <w:szCs w:val="20"/>
        </w:rPr>
        <w:t xml:space="preserve"> unless there is insufficient time to post a letter. </w:t>
      </w:r>
      <w:r w:rsidR="001A3241" w:rsidRPr="004745FC">
        <w:rPr>
          <w:rFonts w:asciiTheme="minorHAnsi" w:hAnsiTheme="minorHAnsi" w:cstheme="minorHAnsi"/>
          <w:color w:val="auto"/>
          <w:sz w:val="20"/>
          <w:szCs w:val="20"/>
        </w:rPr>
        <w:t xml:space="preserve"> </w:t>
      </w:r>
      <w:r w:rsidRPr="004745FC">
        <w:rPr>
          <w:rFonts w:asciiTheme="minorHAnsi" w:hAnsiTheme="minorHAnsi" w:cstheme="minorHAnsi"/>
          <w:color w:val="auto"/>
          <w:sz w:val="20"/>
          <w:szCs w:val="20"/>
        </w:rPr>
        <w:t>Short notice appointments will be confirmed by telephone and recorded on the Patient Administration System (PAS)</w:t>
      </w:r>
      <w:r w:rsidR="001A3241" w:rsidRPr="004745FC">
        <w:rPr>
          <w:rFonts w:asciiTheme="minorHAnsi" w:hAnsiTheme="minorHAnsi" w:cstheme="minorHAnsi"/>
          <w:color w:val="auto"/>
          <w:sz w:val="20"/>
          <w:szCs w:val="20"/>
        </w:rPr>
        <w:t xml:space="preserve"> to demonstrate where reasonableness cannot be met</w:t>
      </w:r>
      <w:r w:rsidRPr="004745FC">
        <w:rPr>
          <w:rFonts w:asciiTheme="minorHAnsi" w:hAnsiTheme="minorHAnsi" w:cstheme="minorHAnsi"/>
          <w:color w:val="auto"/>
          <w:sz w:val="20"/>
          <w:szCs w:val="20"/>
        </w:rPr>
        <w:t xml:space="preserve">. </w:t>
      </w:r>
    </w:p>
    <w:p w14:paraId="4A7D286C" w14:textId="77777777" w:rsidR="002334CD" w:rsidRPr="004745FC" w:rsidRDefault="002334CD" w:rsidP="00C166D4">
      <w:pPr>
        <w:pStyle w:val="Default"/>
        <w:rPr>
          <w:rFonts w:asciiTheme="minorHAnsi" w:hAnsiTheme="minorHAnsi" w:cstheme="minorHAnsi"/>
          <w:color w:val="auto"/>
          <w:sz w:val="20"/>
          <w:szCs w:val="20"/>
        </w:rPr>
      </w:pPr>
    </w:p>
    <w:p w14:paraId="777A6C0D" w14:textId="77777777" w:rsidR="002334CD" w:rsidRPr="004745FC" w:rsidRDefault="002334CD" w:rsidP="00E81E3F">
      <w:pPr>
        <w:pStyle w:val="Heading1"/>
      </w:pPr>
      <w:r w:rsidRPr="004745FC">
        <w:t>Management of Multiple Patient-Initiated Cancellations</w:t>
      </w:r>
    </w:p>
    <w:p w14:paraId="0A2F25FA" w14:textId="77777777" w:rsidR="00AC2E56" w:rsidRPr="004745FC" w:rsidRDefault="00AC2E56" w:rsidP="00C166D4">
      <w:pPr>
        <w:pStyle w:val="Default"/>
        <w:rPr>
          <w:rFonts w:asciiTheme="minorHAnsi" w:hAnsiTheme="minorHAnsi" w:cstheme="minorHAnsi"/>
          <w:sz w:val="20"/>
          <w:szCs w:val="20"/>
        </w:rPr>
      </w:pPr>
    </w:p>
    <w:p w14:paraId="2E902D47" w14:textId="41197F23" w:rsidR="002334CD" w:rsidRPr="004745FC" w:rsidRDefault="00AC2E56" w:rsidP="00C166D4">
      <w:pPr>
        <w:pStyle w:val="Default"/>
        <w:rPr>
          <w:rFonts w:asciiTheme="minorHAnsi" w:hAnsiTheme="minorHAnsi" w:cstheme="minorHAnsi"/>
          <w:sz w:val="20"/>
          <w:szCs w:val="20"/>
        </w:rPr>
      </w:pPr>
      <w:r w:rsidRPr="004745FC">
        <w:rPr>
          <w:rFonts w:asciiTheme="minorHAnsi" w:hAnsiTheme="minorHAnsi" w:cstheme="minorHAnsi"/>
          <w:sz w:val="20"/>
          <w:szCs w:val="20"/>
        </w:rPr>
        <w:t>W</w:t>
      </w:r>
      <w:r w:rsidR="002334CD" w:rsidRPr="004745FC">
        <w:rPr>
          <w:rFonts w:asciiTheme="minorHAnsi" w:hAnsiTheme="minorHAnsi" w:cstheme="minorHAnsi"/>
          <w:sz w:val="20"/>
          <w:szCs w:val="20"/>
        </w:rPr>
        <w:t>here a patient initiates multiple cancellations of appointments or admissions, the Trust will take a supportive and consistent approach to determine whether continued pathway progression is appropriate.</w:t>
      </w:r>
    </w:p>
    <w:p w14:paraId="6C25CEB0" w14:textId="77777777" w:rsidR="002334CD" w:rsidRPr="004745FC" w:rsidRDefault="002334CD" w:rsidP="00C166D4">
      <w:pPr>
        <w:pStyle w:val="Default"/>
        <w:rPr>
          <w:rFonts w:asciiTheme="minorHAnsi" w:hAnsiTheme="minorHAnsi" w:cstheme="minorHAnsi"/>
          <w:sz w:val="20"/>
          <w:szCs w:val="20"/>
        </w:rPr>
      </w:pPr>
      <w:r w:rsidRPr="004745FC">
        <w:rPr>
          <w:rFonts w:asciiTheme="minorHAnsi" w:hAnsiTheme="minorHAnsi" w:cstheme="minorHAnsi"/>
          <w:sz w:val="20"/>
          <w:szCs w:val="20"/>
        </w:rPr>
        <w:t>A single cancellation by the patient will not in itself stop the RTT clock, provided that the Trust is able to offer a further appointment within a clinically acceptable timeframe.</w:t>
      </w:r>
    </w:p>
    <w:p w14:paraId="238E565F" w14:textId="77777777" w:rsidR="002334CD" w:rsidRPr="004745FC" w:rsidRDefault="002334CD" w:rsidP="00C166D4">
      <w:pPr>
        <w:pStyle w:val="Default"/>
        <w:rPr>
          <w:rFonts w:asciiTheme="minorHAnsi" w:hAnsiTheme="minorHAnsi" w:cstheme="minorHAnsi"/>
          <w:sz w:val="20"/>
          <w:szCs w:val="20"/>
        </w:rPr>
      </w:pPr>
    </w:p>
    <w:p w14:paraId="0177243C" w14:textId="77777777" w:rsidR="002334CD" w:rsidRPr="004745FC" w:rsidRDefault="002334CD" w:rsidP="00C166D4">
      <w:pPr>
        <w:pStyle w:val="Default"/>
        <w:rPr>
          <w:rFonts w:asciiTheme="minorHAnsi" w:hAnsiTheme="minorHAnsi" w:cstheme="minorHAnsi"/>
          <w:sz w:val="20"/>
          <w:szCs w:val="20"/>
        </w:rPr>
      </w:pPr>
      <w:r w:rsidRPr="004745FC">
        <w:rPr>
          <w:rFonts w:asciiTheme="minorHAnsi" w:hAnsiTheme="minorHAnsi" w:cstheme="minorHAnsi"/>
          <w:sz w:val="20"/>
          <w:szCs w:val="20"/>
        </w:rPr>
        <w:t>However, where a patient cancels on two or more occasions, or indicates an ongoing inability to attend, this may indicate that the patient is not currently available for treatment. In these circumstances:</w:t>
      </w:r>
    </w:p>
    <w:p w14:paraId="29367F59" w14:textId="77777777" w:rsidR="002334CD" w:rsidRPr="004745FC" w:rsidRDefault="002334CD" w:rsidP="00C166D4">
      <w:pPr>
        <w:pStyle w:val="Default"/>
        <w:rPr>
          <w:rFonts w:asciiTheme="minorHAnsi" w:hAnsiTheme="minorHAnsi" w:cstheme="minorHAnsi"/>
          <w:sz w:val="20"/>
          <w:szCs w:val="20"/>
        </w:rPr>
      </w:pPr>
    </w:p>
    <w:p w14:paraId="52B5D3A8" w14:textId="77777777" w:rsidR="002334CD" w:rsidRPr="004745FC" w:rsidRDefault="002334CD" w:rsidP="00DC6539">
      <w:pPr>
        <w:pStyle w:val="Default"/>
        <w:numPr>
          <w:ilvl w:val="0"/>
          <w:numId w:val="27"/>
        </w:numPr>
        <w:rPr>
          <w:rFonts w:asciiTheme="minorHAnsi" w:hAnsiTheme="minorHAnsi" w:cstheme="minorHAnsi"/>
          <w:sz w:val="20"/>
          <w:szCs w:val="20"/>
        </w:rPr>
      </w:pPr>
      <w:r w:rsidRPr="004745FC">
        <w:rPr>
          <w:rFonts w:asciiTheme="minorHAnsi" w:hAnsiTheme="minorHAnsi" w:cstheme="minorHAnsi"/>
          <w:sz w:val="20"/>
          <w:szCs w:val="20"/>
        </w:rPr>
        <w:t>The case must be reviewed by the relevant clinical team, and</w:t>
      </w:r>
    </w:p>
    <w:p w14:paraId="2485C746" w14:textId="77777777" w:rsidR="002334CD" w:rsidRPr="004745FC" w:rsidRDefault="002334CD" w:rsidP="00DC6539">
      <w:pPr>
        <w:pStyle w:val="Default"/>
        <w:numPr>
          <w:ilvl w:val="0"/>
          <w:numId w:val="27"/>
        </w:numPr>
        <w:rPr>
          <w:rFonts w:asciiTheme="minorHAnsi" w:hAnsiTheme="minorHAnsi" w:cstheme="minorHAnsi"/>
          <w:sz w:val="20"/>
          <w:szCs w:val="20"/>
        </w:rPr>
      </w:pPr>
      <w:r w:rsidRPr="004745FC">
        <w:rPr>
          <w:rFonts w:asciiTheme="minorHAnsi" w:hAnsiTheme="minorHAnsi" w:cstheme="minorHAnsi"/>
          <w:sz w:val="20"/>
          <w:szCs w:val="20"/>
        </w:rPr>
        <w:t>A decision may be made to commence a period of active monitoring, or</w:t>
      </w:r>
    </w:p>
    <w:p w14:paraId="3B3A954F" w14:textId="77777777" w:rsidR="002334CD" w:rsidRPr="004745FC" w:rsidRDefault="002334CD" w:rsidP="00DC6539">
      <w:pPr>
        <w:pStyle w:val="Default"/>
        <w:numPr>
          <w:ilvl w:val="0"/>
          <w:numId w:val="27"/>
        </w:numPr>
        <w:rPr>
          <w:rFonts w:asciiTheme="minorHAnsi" w:hAnsiTheme="minorHAnsi" w:cstheme="minorHAnsi"/>
          <w:sz w:val="20"/>
          <w:szCs w:val="20"/>
        </w:rPr>
      </w:pPr>
      <w:r w:rsidRPr="004745FC">
        <w:rPr>
          <w:rFonts w:asciiTheme="minorHAnsi" w:hAnsiTheme="minorHAnsi" w:cstheme="minorHAnsi"/>
          <w:sz w:val="20"/>
          <w:szCs w:val="20"/>
        </w:rPr>
        <w:t>The patient may be returned to the care of their GP, if clinically appropriate and in line with patient wishes.</w:t>
      </w:r>
    </w:p>
    <w:p w14:paraId="36F829E9" w14:textId="77777777" w:rsidR="002334CD" w:rsidRPr="004745FC" w:rsidRDefault="002334CD" w:rsidP="00C166D4">
      <w:pPr>
        <w:pStyle w:val="Default"/>
        <w:rPr>
          <w:rFonts w:asciiTheme="minorHAnsi" w:hAnsiTheme="minorHAnsi" w:cstheme="minorHAnsi"/>
          <w:sz w:val="20"/>
          <w:szCs w:val="20"/>
        </w:rPr>
      </w:pPr>
    </w:p>
    <w:p w14:paraId="517EB91C" w14:textId="1509E08C" w:rsidR="002334CD" w:rsidRPr="004745FC" w:rsidRDefault="002334CD" w:rsidP="00C166D4">
      <w:pPr>
        <w:pStyle w:val="Default"/>
        <w:rPr>
          <w:rFonts w:asciiTheme="minorHAnsi" w:hAnsiTheme="minorHAnsi" w:cstheme="minorHAnsi"/>
          <w:sz w:val="20"/>
          <w:szCs w:val="20"/>
        </w:rPr>
      </w:pPr>
      <w:r w:rsidRPr="004745FC">
        <w:rPr>
          <w:rFonts w:asciiTheme="minorHAnsi" w:hAnsiTheme="minorHAnsi" w:cstheme="minorHAnsi"/>
          <w:sz w:val="20"/>
          <w:szCs w:val="20"/>
        </w:rPr>
        <w:t>All decisions must be clearly documented in the patient record and communicated to the patient and referrer. Any change in RTT status must be made in accordance with the national RTT Rules and should not result in the patient being disadvantaged for reasons outside of their control.</w:t>
      </w:r>
    </w:p>
    <w:p w14:paraId="23978C94" w14:textId="77777777" w:rsidR="002334CD" w:rsidRPr="004745FC" w:rsidRDefault="002334CD" w:rsidP="00C166D4">
      <w:pPr>
        <w:pStyle w:val="Default"/>
        <w:rPr>
          <w:rFonts w:asciiTheme="minorHAnsi" w:hAnsiTheme="minorHAnsi" w:cstheme="minorHAnsi"/>
          <w:sz w:val="20"/>
          <w:szCs w:val="20"/>
        </w:rPr>
      </w:pPr>
    </w:p>
    <w:p w14:paraId="5B91788E" w14:textId="57A81F34" w:rsidR="002334CD" w:rsidRPr="004745FC" w:rsidRDefault="002334CD" w:rsidP="00C166D4">
      <w:pPr>
        <w:pStyle w:val="Default"/>
        <w:rPr>
          <w:rFonts w:asciiTheme="minorHAnsi" w:hAnsiTheme="minorHAnsi" w:cstheme="minorHAnsi"/>
          <w:sz w:val="20"/>
          <w:szCs w:val="20"/>
        </w:rPr>
      </w:pPr>
      <w:r w:rsidRPr="004745FC">
        <w:rPr>
          <w:rFonts w:asciiTheme="minorHAnsi" w:hAnsiTheme="minorHAnsi" w:cstheme="minorHAnsi"/>
          <w:sz w:val="20"/>
          <w:szCs w:val="20"/>
        </w:rPr>
        <w:t>If the patient is vulnerable or has additional communication or support needs, appropriate steps must be taken to ensure that cancellations are not due to access barriers or safeguarding concerns.</w:t>
      </w:r>
    </w:p>
    <w:p w14:paraId="66746DDD" w14:textId="77777777" w:rsidR="001A3241" w:rsidRPr="004745FC" w:rsidRDefault="001A3241" w:rsidP="00C166D4">
      <w:pPr>
        <w:pStyle w:val="Default"/>
        <w:rPr>
          <w:rFonts w:asciiTheme="minorHAnsi" w:hAnsiTheme="minorHAnsi" w:cstheme="minorHAnsi"/>
          <w:color w:val="auto"/>
          <w:sz w:val="20"/>
          <w:szCs w:val="20"/>
        </w:rPr>
      </w:pPr>
    </w:p>
    <w:p w14:paraId="1BA7AD13" w14:textId="77777777" w:rsidR="0027786D" w:rsidRPr="004745FC" w:rsidRDefault="00D24359"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RTT E</w:t>
      </w:r>
      <w:r w:rsidR="0027786D" w:rsidRPr="004745FC">
        <w:rPr>
          <w:rFonts w:asciiTheme="minorHAnsi" w:hAnsiTheme="minorHAnsi" w:cstheme="minorHAnsi"/>
          <w:b/>
          <w:bCs/>
          <w:color w:val="0070C0"/>
          <w:sz w:val="20"/>
          <w:szCs w:val="20"/>
        </w:rPr>
        <w:t xml:space="preserve">xclusions </w:t>
      </w:r>
    </w:p>
    <w:p w14:paraId="167ED01D" w14:textId="77777777" w:rsidR="00AC2E56" w:rsidRPr="004745FC" w:rsidRDefault="00AC2E56" w:rsidP="00C166D4">
      <w:pPr>
        <w:pStyle w:val="Default"/>
        <w:rPr>
          <w:rFonts w:asciiTheme="minorHAnsi" w:hAnsiTheme="minorHAnsi" w:cstheme="minorHAnsi"/>
          <w:color w:val="0070C0"/>
          <w:sz w:val="20"/>
          <w:szCs w:val="20"/>
        </w:rPr>
      </w:pPr>
    </w:p>
    <w:p w14:paraId="0AA77A10" w14:textId="77777777" w:rsidR="0027786D" w:rsidRPr="004745FC" w:rsidRDefault="0027786D" w:rsidP="00C166D4">
      <w:pPr>
        <w:pStyle w:val="Default"/>
        <w:rPr>
          <w:rFonts w:asciiTheme="minorHAnsi" w:hAnsiTheme="minorHAnsi" w:cstheme="minorHAnsi"/>
          <w:sz w:val="20"/>
          <w:szCs w:val="20"/>
        </w:rPr>
      </w:pPr>
      <w:r w:rsidRPr="004745FC">
        <w:rPr>
          <w:rFonts w:asciiTheme="minorHAnsi" w:hAnsiTheme="minorHAnsi" w:cstheme="minorHAnsi"/>
          <w:color w:val="auto"/>
          <w:sz w:val="20"/>
          <w:szCs w:val="20"/>
        </w:rPr>
        <w:t>The following activity is excluded from the RTT</w:t>
      </w:r>
      <w:r w:rsidR="00D24359" w:rsidRPr="004745FC">
        <w:rPr>
          <w:rFonts w:asciiTheme="minorHAnsi" w:hAnsiTheme="minorHAnsi" w:cstheme="minorHAnsi"/>
          <w:color w:val="auto"/>
          <w:sz w:val="20"/>
          <w:szCs w:val="20"/>
        </w:rPr>
        <w:t xml:space="preserve"> </w:t>
      </w:r>
      <w:r w:rsidRPr="004745FC">
        <w:rPr>
          <w:rFonts w:asciiTheme="minorHAnsi" w:hAnsiTheme="minorHAnsi" w:cstheme="minorHAnsi"/>
          <w:sz w:val="20"/>
          <w:szCs w:val="20"/>
        </w:rPr>
        <w:t xml:space="preserve">(18 week) standard: </w:t>
      </w:r>
    </w:p>
    <w:p w14:paraId="56026837" w14:textId="77777777" w:rsidR="001A3241" w:rsidRPr="004745FC" w:rsidRDefault="001A3241" w:rsidP="00C166D4">
      <w:pPr>
        <w:pStyle w:val="Default"/>
        <w:rPr>
          <w:rFonts w:asciiTheme="minorHAnsi" w:hAnsiTheme="minorHAnsi" w:cstheme="minorHAnsi"/>
          <w:sz w:val="20"/>
          <w:szCs w:val="20"/>
        </w:rPr>
      </w:pPr>
    </w:p>
    <w:p w14:paraId="3564ECDC" w14:textId="775CA256" w:rsidR="0027786D" w:rsidRPr="004745FC" w:rsidRDefault="00AC2E56"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Non-consultant</w:t>
      </w:r>
      <w:r w:rsidR="0027786D" w:rsidRPr="004745FC">
        <w:rPr>
          <w:rFonts w:asciiTheme="minorHAnsi" w:hAnsiTheme="minorHAnsi" w:cstheme="minorHAnsi"/>
          <w:color w:val="auto"/>
          <w:sz w:val="20"/>
          <w:szCs w:val="20"/>
        </w:rPr>
        <w:t xml:space="preserve">-led activity, where a consultant does not take overall clinical responsibility for the </w:t>
      </w:r>
      <w:r w:rsidR="00EF3C79" w:rsidRPr="004745FC">
        <w:rPr>
          <w:rFonts w:asciiTheme="minorHAnsi" w:hAnsiTheme="minorHAnsi" w:cstheme="minorHAnsi"/>
          <w:color w:val="auto"/>
          <w:sz w:val="20"/>
          <w:szCs w:val="20"/>
        </w:rPr>
        <w:t>patient.</w:t>
      </w:r>
      <w:r w:rsidR="0027786D" w:rsidRPr="004745FC">
        <w:rPr>
          <w:rFonts w:asciiTheme="minorHAnsi" w:hAnsiTheme="minorHAnsi" w:cstheme="minorHAnsi"/>
          <w:color w:val="auto"/>
          <w:sz w:val="20"/>
          <w:szCs w:val="20"/>
        </w:rPr>
        <w:t xml:space="preserve"> </w:t>
      </w:r>
    </w:p>
    <w:p w14:paraId="7BDF7674" w14:textId="77777777"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Emergency admissions </w:t>
      </w:r>
    </w:p>
    <w:p w14:paraId="46D04BBB" w14:textId="77777777"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Obstetric and midwifery patients (unless referred for a condition other than pregnancy) </w:t>
      </w:r>
    </w:p>
    <w:p w14:paraId="3FF62E0F" w14:textId="77777777"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Elective patients undergoing planned series of procedures (e.g. check cystoscopies) </w:t>
      </w:r>
    </w:p>
    <w:p w14:paraId="6251C938" w14:textId="3F4630E6"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Patients whose </w:t>
      </w:r>
      <w:r w:rsidR="00AC2E56" w:rsidRPr="004745FC">
        <w:rPr>
          <w:rFonts w:asciiTheme="minorHAnsi" w:hAnsiTheme="minorHAnsi" w:cstheme="minorHAnsi"/>
          <w:color w:val="auto"/>
          <w:sz w:val="20"/>
          <w:szCs w:val="20"/>
        </w:rPr>
        <w:t>18-week</w:t>
      </w:r>
      <w:r w:rsidRPr="004745FC">
        <w:rPr>
          <w:rFonts w:asciiTheme="minorHAnsi" w:hAnsiTheme="minorHAnsi" w:cstheme="minorHAnsi"/>
          <w:color w:val="auto"/>
          <w:sz w:val="20"/>
          <w:szCs w:val="20"/>
        </w:rPr>
        <w:t xml:space="preserve"> clock has stopped for active monitoring. </w:t>
      </w:r>
    </w:p>
    <w:p w14:paraId="76A14607" w14:textId="4E295088"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Referrals for patients from </w:t>
      </w:r>
      <w:r w:rsidR="00AC2E56" w:rsidRPr="004745FC">
        <w:rPr>
          <w:rFonts w:asciiTheme="minorHAnsi" w:hAnsiTheme="minorHAnsi" w:cstheme="minorHAnsi"/>
          <w:color w:val="auto"/>
          <w:sz w:val="20"/>
          <w:szCs w:val="20"/>
        </w:rPr>
        <w:t>non-English</w:t>
      </w:r>
      <w:r w:rsidRPr="004745FC">
        <w:rPr>
          <w:rFonts w:asciiTheme="minorHAnsi" w:hAnsiTheme="minorHAnsi" w:cstheme="minorHAnsi"/>
          <w:color w:val="auto"/>
          <w:sz w:val="20"/>
          <w:szCs w:val="20"/>
        </w:rPr>
        <w:t xml:space="preserve"> commissioners </w:t>
      </w:r>
    </w:p>
    <w:p w14:paraId="24086ED5" w14:textId="77777777" w:rsidR="0027786D" w:rsidRPr="004745FC" w:rsidRDefault="0027786D" w:rsidP="00DC6539">
      <w:pPr>
        <w:pStyle w:val="Default"/>
        <w:numPr>
          <w:ilvl w:val="0"/>
          <w:numId w:val="5"/>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Genitourinary medicine (GUM) services </w:t>
      </w:r>
    </w:p>
    <w:p w14:paraId="7290B79E" w14:textId="77777777" w:rsidR="0027786D" w:rsidRPr="004745FC" w:rsidRDefault="0027786D" w:rsidP="00C166D4">
      <w:pPr>
        <w:pStyle w:val="Default"/>
        <w:rPr>
          <w:rFonts w:asciiTheme="minorHAnsi" w:hAnsiTheme="minorHAnsi" w:cstheme="minorHAnsi"/>
          <w:color w:val="0070C0"/>
          <w:sz w:val="20"/>
          <w:szCs w:val="20"/>
        </w:rPr>
      </w:pPr>
    </w:p>
    <w:p w14:paraId="34E12B39" w14:textId="46BABEA0" w:rsidR="0027786D" w:rsidRPr="004745FC" w:rsidRDefault="00574D4F"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1.6</w:t>
      </w:r>
      <w:r w:rsidR="00BF5DB1" w:rsidRPr="004745FC">
        <w:rPr>
          <w:rFonts w:asciiTheme="minorHAnsi" w:hAnsiTheme="minorHAnsi" w:cstheme="minorHAnsi"/>
          <w:b/>
          <w:bCs/>
          <w:color w:val="0070C0"/>
          <w:sz w:val="20"/>
          <w:szCs w:val="20"/>
        </w:rPr>
        <w:t>.3</w:t>
      </w:r>
      <w:r w:rsidR="0027786D" w:rsidRPr="004745FC">
        <w:rPr>
          <w:rFonts w:asciiTheme="minorHAnsi" w:hAnsiTheme="minorHAnsi" w:cstheme="minorHAnsi"/>
          <w:b/>
          <w:bCs/>
          <w:color w:val="0070C0"/>
          <w:sz w:val="20"/>
          <w:szCs w:val="20"/>
        </w:rPr>
        <w:t xml:space="preserve"> New </w:t>
      </w:r>
      <w:r w:rsidR="004745FC" w:rsidRPr="004745FC">
        <w:rPr>
          <w:rFonts w:asciiTheme="minorHAnsi" w:hAnsiTheme="minorHAnsi" w:cstheme="minorHAnsi"/>
          <w:b/>
          <w:bCs/>
          <w:color w:val="0070C0"/>
          <w:sz w:val="20"/>
          <w:szCs w:val="20"/>
        </w:rPr>
        <w:t>Clock Start for the Same Condition</w:t>
      </w:r>
    </w:p>
    <w:p w14:paraId="3D44093E" w14:textId="77777777" w:rsidR="001A3241" w:rsidRPr="004745FC" w:rsidRDefault="001A3241" w:rsidP="00C166D4">
      <w:pPr>
        <w:pStyle w:val="Default"/>
        <w:rPr>
          <w:rFonts w:asciiTheme="minorHAnsi" w:hAnsiTheme="minorHAnsi" w:cstheme="minorHAnsi"/>
          <w:color w:val="auto"/>
          <w:sz w:val="20"/>
          <w:szCs w:val="20"/>
        </w:rPr>
      </w:pPr>
    </w:p>
    <w:p w14:paraId="26F744E6" w14:textId="77777777" w:rsidR="00364C32" w:rsidRPr="004745FC" w:rsidRDefault="00364C3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 new RTT clock will start in the following circumstances, in line with Rule 3 of the national RTT rules:</w:t>
      </w:r>
    </w:p>
    <w:p w14:paraId="72B580B5" w14:textId="77777777" w:rsidR="00AC2E56" w:rsidRPr="004745FC" w:rsidRDefault="00AC2E56" w:rsidP="00C166D4">
      <w:pPr>
        <w:spacing w:after="0" w:line="240" w:lineRule="auto"/>
        <w:rPr>
          <w:rFonts w:asciiTheme="minorHAnsi" w:hAnsiTheme="minorHAnsi" w:cstheme="minorHAnsi"/>
          <w:sz w:val="20"/>
          <w:szCs w:val="20"/>
        </w:rPr>
      </w:pPr>
    </w:p>
    <w:p w14:paraId="7A9D2B90" w14:textId="77777777" w:rsidR="00AC2E56" w:rsidRPr="004745FC" w:rsidRDefault="00364C32" w:rsidP="00C166D4">
      <w:pPr>
        <w:spacing w:after="0" w:line="240" w:lineRule="auto"/>
        <w:rPr>
          <w:rStyle w:val="Heading1Char"/>
          <w:sz w:val="20"/>
          <w:szCs w:val="20"/>
        </w:rPr>
      </w:pPr>
      <w:r w:rsidRPr="004745FC">
        <w:rPr>
          <w:rStyle w:val="Heading1Char"/>
          <w:sz w:val="20"/>
          <w:szCs w:val="20"/>
        </w:rPr>
        <w:t>Second side of a bilateral procedure</w:t>
      </w:r>
    </w:p>
    <w:p w14:paraId="771AE792" w14:textId="38178D86" w:rsidR="00364C32" w:rsidRPr="004745FC" w:rsidRDefault="00364C3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br/>
        <w:t>When a patient becomes fit and ready for the second side of a bilateral procedure (e.g. cataract or joint replacement), a new RTT clock will start on that date.</w:t>
      </w:r>
    </w:p>
    <w:p w14:paraId="17371100" w14:textId="77777777" w:rsidR="004745FC" w:rsidRPr="004745FC" w:rsidRDefault="004745FC" w:rsidP="00C166D4">
      <w:pPr>
        <w:spacing w:after="0" w:line="240" w:lineRule="auto"/>
        <w:rPr>
          <w:rFonts w:asciiTheme="minorHAnsi" w:hAnsiTheme="minorHAnsi" w:cstheme="minorHAnsi"/>
          <w:sz w:val="20"/>
          <w:szCs w:val="20"/>
        </w:rPr>
      </w:pPr>
    </w:p>
    <w:p w14:paraId="797B1B64" w14:textId="77777777" w:rsidR="00AC2E56" w:rsidRPr="004745FC" w:rsidRDefault="00364C32" w:rsidP="00C166D4">
      <w:pPr>
        <w:spacing w:after="0" w:line="240" w:lineRule="auto"/>
        <w:rPr>
          <w:rStyle w:val="Heading1Char"/>
          <w:sz w:val="20"/>
          <w:szCs w:val="20"/>
        </w:rPr>
      </w:pPr>
      <w:r w:rsidRPr="004745FC">
        <w:rPr>
          <w:rStyle w:val="Heading1Char"/>
          <w:sz w:val="20"/>
          <w:szCs w:val="20"/>
        </w:rPr>
        <w:t>Substantively new or different treatment</w:t>
      </w:r>
    </w:p>
    <w:p w14:paraId="5E32B8D5" w14:textId="7A9D2400" w:rsidR="00364C32" w:rsidRPr="004745FC" w:rsidRDefault="00364C3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br/>
        <w:t xml:space="preserve">Where a new or different treatment is required that was </w:t>
      </w:r>
      <w:r w:rsidRPr="004745FC">
        <w:rPr>
          <w:rFonts w:asciiTheme="minorHAnsi" w:hAnsiTheme="minorHAnsi" w:cstheme="minorHAnsi"/>
          <w:b/>
          <w:bCs/>
          <w:sz w:val="20"/>
          <w:szCs w:val="20"/>
        </w:rPr>
        <w:t>not part of the existing agreed care plan</w:t>
      </w:r>
      <w:r w:rsidRPr="004745FC">
        <w:rPr>
          <w:rFonts w:asciiTheme="minorHAnsi" w:hAnsiTheme="minorHAnsi" w:cstheme="minorHAnsi"/>
          <w:sz w:val="20"/>
          <w:szCs w:val="20"/>
        </w:rPr>
        <w:t>, a new RTT clock will start from the date of decision to treat or refer. This may include escalation from conservative to surgical treatment.</w:t>
      </w:r>
    </w:p>
    <w:p w14:paraId="06986328" w14:textId="77777777" w:rsidR="00AC2E56" w:rsidRPr="004745FC" w:rsidRDefault="00AC2E56" w:rsidP="00C166D4">
      <w:pPr>
        <w:spacing w:after="0" w:line="240" w:lineRule="auto"/>
        <w:rPr>
          <w:rFonts w:asciiTheme="minorHAnsi" w:hAnsiTheme="minorHAnsi" w:cstheme="minorHAnsi"/>
          <w:sz w:val="20"/>
          <w:szCs w:val="20"/>
        </w:rPr>
      </w:pPr>
    </w:p>
    <w:p w14:paraId="41544DA9" w14:textId="77777777" w:rsidR="00AC2E56" w:rsidRPr="004745FC" w:rsidRDefault="00364C32" w:rsidP="00C166D4">
      <w:pPr>
        <w:spacing w:after="0" w:line="240" w:lineRule="auto"/>
        <w:rPr>
          <w:rStyle w:val="Heading1Char"/>
          <w:sz w:val="20"/>
          <w:szCs w:val="20"/>
        </w:rPr>
      </w:pPr>
      <w:r w:rsidRPr="004745FC">
        <w:rPr>
          <w:rStyle w:val="Heading1Char"/>
          <w:sz w:val="20"/>
          <w:szCs w:val="20"/>
        </w:rPr>
        <w:t>Re-referral after previous pathway completion</w:t>
      </w:r>
    </w:p>
    <w:p w14:paraId="5AE9B9B0" w14:textId="13E1733D" w:rsidR="00364C32" w:rsidRPr="004745FC" w:rsidRDefault="00364C3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br/>
        <w:t xml:space="preserve">When a patient is </w:t>
      </w:r>
      <w:r w:rsidRPr="004745FC">
        <w:rPr>
          <w:rFonts w:asciiTheme="minorHAnsi" w:hAnsiTheme="minorHAnsi" w:cstheme="minorHAnsi"/>
          <w:b/>
          <w:bCs/>
          <w:sz w:val="20"/>
          <w:szCs w:val="20"/>
        </w:rPr>
        <w:t>re-referred</w:t>
      </w:r>
      <w:r w:rsidRPr="004745FC">
        <w:rPr>
          <w:rFonts w:asciiTheme="minorHAnsi" w:hAnsiTheme="minorHAnsi" w:cstheme="minorHAnsi"/>
          <w:sz w:val="20"/>
          <w:szCs w:val="20"/>
        </w:rPr>
        <w:t xml:space="preserve"> into a consultant-led service, interface or referral assessment service for the same or a different condition, following the closure of a previous RTT pathway, a new clock will start on the date the referral is received</w:t>
      </w:r>
      <w:r w:rsidR="00154B87" w:rsidRPr="004745FC">
        <w:rPr>
          <w:rFonts w:asciiTheme="minorHAnsi" w:hAnsiTheme="minorHAnsi" w:cstheme="minorHAnsi"/>
          <w:sz w:val="20"/>
          <w:szCs w:val="20"/>
        </w:rPr>
        <w:t xml:space="preserve"> provided that the original clock was stopped legitimately </w:t>
      </w:r>
      <w:r w:rsidR="00AC2E56" w:rsidRPr="004745FC">
        <w:rPr>
          <w:rFonts w:asciiTheme="minorHAnsi" w:hAnsiTheme="minorHAnsi" w:cstheme="minorHAnsi"/>
          <w:sz w:val="20"/>
          <w:szCs w:val="20"/>
        </w:rPr>
        <w:t>because of</w:t>
      </w:r>
      <w:r w:rsidR="00154B87" w:rsidRPr="004745FC">
        <w:rPr>
          <w:rFonts w:asciiTheme="minorHAnsi" w:hAnsiTheme="minorHAnsi" w:cstheme="minorHAnsi"/>
          <w:sz w:val="20"/>
          <w:szCs w:val="20"/>
        </w:rPr>
        <w:t xml:space="preserve"> definitive treatment. </w:t>
      </w:r>
    </w:p>
    <w:p w14:paraId="1FBDF593" w14:textId="77777777" w:rsidR="00AC2E56" w:rsidRPr="004745FC" w:rsidRDefault="00AC2E56" w:rsidP="00C166D4">
      <w:pPr>
        <w:spacing w:after="0" w:line="240" w:lineRule="auto"/>
        <w:rPr>
          <w:rFonts w:asciiTheme="minorHAnsi" w:hAnsiTheme="minorHAnsi" w:cstheme="minorHAnsi"/>
          <w:sz w:val="20"/>
          <w:szCs w:val="20"/>
        </w:rPr>
      </w:pPr>
    </w:p>
    <w:p w14:paraId="0EE2371C" w14:textId="77777777" w:rsidR="00AC2E56" w:rsidRPr="004745FC" w:rsidRDefault="00364C32" w:rsidP="00C166D4">
      <w:pPr>
        <w:spacing w:after="0" w:line="240" w:lineRule="auto"/>
        <w:rPr>
          <w:rStyle w:val="Heading1Char"/>
          <w:sz w:val="20"/>
          <w:szCs w:val="20"/>
        </w:rPr>
      </w:pPr>
      <w:r w:rsidRPr="004745FC">
        <w:rPr>
          <w:rStyle w:val="Heading1Char"/>
          <w:sz w:val="20"/>
          <w:szCs w:val="20"/>
        </w:rPr>
        <w:t>Following active monitoring</w:t>
      </w:r>
    </w:p>
    <w:p w14:paraId="53858DDF" w14:textId="4B0EB929" w:rsidR="00364C32" w:rsidRPr="004745FC" w:rsidRDefault="00364C3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br/>
        <w:t>If a patient has been on a period of active monitoring and a new decision is made to proceed with treatment or diagnostics, a new RTT clock will start from the date of that decision.</w:t>
      </w:r>
    </w:p>
    <w:p w14:paraId="2D459491" w14:textId="77777777" w:rsidR="00AC2E56" w:rsidRPr="004745FC" w:rsidRDefault="00AC2E56" w:rsidP="00C166D4">
      <w:pPr>
        <w:spacing w:after="0" w:line="240" w:lineRule="auto"/>
        <w:rPr>
          <w:rFonts w:asciiTheme="minorHAnsi" w:hAnsiTheme="minorHAnsi" w:cstheme="minorHAnsi"/>
          <w:sz w:val="20"/>
          <w:szCs w:val="20"/>
        </w:rPr>
      </w:pPr>
    </w:p>
    <w:p w14:paraId="69970AC9" w14:textId="77777777" w:rsidR="00AC2E56" w:rsidRPr="004745FC" w:rsidRDefault="00364C32" w:rsidP="00C166D4">
      <w:pPr>
        <w:spacing w:after="0" w:line="240" w:lineRule="auto"/>
        <w:rPr>
          <w:rStyle w:val="Heading1Char"/>
          <w:sz w:val="20"/>
          <w:szCs w:val="20"/>
        </w:rPr>
      </w:pPr>
      <w:r w:rsidRPr="004745FC">
        <w:rPr>
          <w:rStyle w:val="Heading1Char"/>
          <w:sz w:val="20"/>
          <w:szCs w:val="20"/>
        </w:rPr>
        <w:t>Rebooking after DNA of a first appointment</w:t>
      </w:r>
    </w:p>
    <w:p w14:paraId="45A0844B" w14:textId="61613765" w:rsidR="00364C32" w:rsidRPr="009E55CA" w:rsidRDefault="00364C32" w:rsidP="00C166D4">
      <w:pPr>
        <w:spacing w:after="0" w:line="240" w:lineRule="auto"/>
        <w:rPr>
          <w:rFonts w:asciiTheme="minorHAnsi" w:hAnsiTheme="minorHAnsi" w:cstheme="minorHAnsi"/>
          <w:sz w:val="20"/>
          <w:szCs w:val="20"/>
          <w:highlight w:val="yellow"/>
        </w:rPr>
      </w:pPr>
      <w:r w:rsidRPr="004745FC">
        <w:rPr>
          <w:rFonts w:asciiTheme="minorHAnsi" w:hAnsiTheme="minorHAnsi" w:cstheme="minorHAnsi"/>
          <w:sz w:val="20"/>
          <w:szCs w:val="20"/>
        </w:rPr>
        <w:br/>
      </w:r>
      <w:r w:rsidRPr="009E55CA">
        <w:rPr>
          <w:rFonts w:asciiTheme="minorHAnsi" w:hAnsiTheme="minorHAnsi" w:cstheme="minorHAnsi"/>
          <w:sz w:val="20"/>
          <w:szCs w:val="20"/>
          <w:highlight w:val="yellow"/>
        </w:rPr>
        <w:t>If a patient DNA their first appointment and the RTT clock was nullified, a new RTT clock will start on the date that the patient contacts the Trust to rebook or when the Trust offers another appointment prior to contact from the patient.</w:t>
      </w:r>
    </w:p>
    <w:p w14:paraId="20D34155" w14:textId="097E2A6D" w:rsidR="001413B7" w:rsidRPr="004745FC" w:rsidRDefault="00364C32" w:rsidP="00C166D4">
      <w:pPr>
        <w:spacing w:after="0" w:line="240" w:lineRule="auto"/>
        <w:rPr>
          <w:rFonts w:asciiTheme="minorHAnsi" w:hAnsiTheme="minorHAnsi" w:cstheme="minorHAnsi"/>
          <w:sz w:val="20"/>
          <w:szCs w:val="20"/>
        </w:rPr>
      </w:pPr>
      <w:r w:rsidRPr="009E55CA">
        <w:rPr>
          <w:rFonts w:asciiTheme="minorHAnsi" w:hAnsiTheme="minorHAnsi" w:cstheme="minorHAnsi"/>
          <w:sz w:val="20"/>
          <w:szCs w:val="20"/>
          <w:highlight w:val="yellow"/>
        </w:rPr>
        <w:t>In all cases, clear documentation must be maintained to record the rationale for the new clock start and ensure the new RTT period is not incorrectly linked to the previous one.</w:t>
      </w:r>
    </w:p>
    <w:p w14:paraId="20774DF6" w14:textId="77777777" w:rsidR="001A3241" w:rsidRPr="004745FC" w:rsidRDefault="001A3241" w:rsidP="00C166D4">
      <w:pPr>
        <w:spacing w:after="0" w:line="240" w:lineRule="auto"/>
        <w:rPr>
          <w:rFonts w:asciiTheme="minorHAnsi" w:hAnsiTheme="minorHAnsi" w:cstheme="minorHAnsi"/>
          <w:color w:val="0070C0"/>
          <w:sz w:val="20"/>
          <w:szCs w:val="20"/>
        </w:rPr>
      </w:pPr>
    </w:p>
    <w:p w14:paraId="1BF69755" w14:textId="77777777" w:rsidR="0027786D" w:rsidRPr="004745FC" w:rsidRDefault="0027786D"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 xml:space="preserve">Non RTT </w:t>
      </w:r>
    </w:p>
    <w:p w14:paraId="3D449C8E" w14:textId="77777777" w:rsidR="00AC2E56" w:rsidRPr="004745FC" w:rsidRDefault="00AC2E56" w:rsidP="00C166D4">
      <w:pPr>
        <w:pStyle w:val="Default"/>
        <w:rPr>
          <w:rFonts w:asciiTheme="minorHAnsi" w:hAnsiTheme="minorHAnsi" w:cstheme="minorHAnsi"/>
          <w:b/>
          <w:bCs/>
          <w:color w:val="0070C0"/>
          <w:sz w:val="20"/>
          <w:szCs w:val="20"/>
        </w:rPr>
      </w:pPr>
    </w:p>
    <w:p w14:paraId="67D5B3C9" w14:textId="42D7A3D2" w:rsidR="0027786D" w:rsidRPr="004745FC" w:rsidRDefault="0027786D"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Non RTT wait lists are managed through the electronic wait lists in the PAS. </w:t>
      </w:r>
      <w:r w:rsidR="00D24359" w:rsidRPr="004745FC">
        <w:rPr>
          <w:rFonts w:asciiTheme="minorHAnsi" w:hAnsiTheme="minorHAnsi" w:cstheme="minorHAnsi"/>
          <w:color w:val="auto"/>
          <w:sz w:val="20"/>
          <w:szCs w:val="20"/>
        </w:rPr>
        <w:t xml:space="preserve">These can be defined as Maternity, Emergency, </w:t>
      </w:r>
      <w:r w:rsidR="00233EDB" w:rsidRPr="004745FC">
        <w:rPr>
          <w:rFonts w:asciiTheme="minorHAnsi" w:hAnsiTheme="minorHAnsi" w:cstheme="minorHAnsi"/>
          <w:color w:val="auto"/>
          <w:sz w:val="20"/>
          <w:szCs w:val="20"/>
        </w:rPr>
        <w:t xml:space="preserve">Transplant waiting lists, </w:t>
      </w:r>
      <w:r w:rsidR="00EF3C79" w:rsidRPr="004745FC">
        <w:rPr>
          <w:rFonts w:asciiTheme="minorHAnsi" w:hAnsiTheme="minorHAnsi" w:cstheme="minorHAnsi"/>
          <w:color w:val="auto"/>
          <w:sz w:val="20"/>
          <w:szCs w:val="20"/>
        </w:rPr>
        <w:t>non-consultant</w:t>
      </w:r>
      <w:r w:rsidR="00D24359" w:rsidRPr="004745FC">
        <w:rPr>
          <w:rFonts w:asciiTheme="minorHAnsi" w:hAnsiTheme="minorHAnsi" w:cstheme="minorHAnsi"/>
          <w:color w:val="auto"/>
          <w:sz w:val="20"/>
          <w:szCs w:val="20"/>
        </w:rPr>
        <w:t xml:space="preserve"> led pathways or post treatment waiting lists.</w:t>
      </w:r>
    </w:p>
    <w:p w14:paraId="0C5F1152" w14:textId="77777777" w:rsidR="001A3241" w:rsidRPr="004745FC" w:rsidRDefault="001A3241" w:rsidP="00C166D4">
      <w:pPr>
        <w:pStyle w:val="Default"/>
        <w:rPr>
          <w:rFonts w:asciiTheme="minorHAnsi" w:hAnsiTheme="minorHAnsi" w:cstheme="minorHAnsi"/>
          <w:color w:val="auto"/>
          <w:sz w:val="20"/>
          <w:szCs w:val="20"/>
        </w:rPr>
      </w:pPr>
    </w:p>
    <w:p w14:paraId="30459FA4" w14:textId="77777777" w:rsidR="00951122" w:rsidRPr="004745FC" w:rsidRDefault="00D24359"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Planned Waiting L</w:t>
      </w:r>
      <w:r w:rsidR="0027786D" w:rsidRPr="004745FC">
        <w:rPr>
          <w:rFonts w:asciiTheme="minorHAnsi" w:hAnsiTheme="minorHAnsi" w:cstheme="minorHAnsi"/>
          <w:b/>
          <w:bCs/>
          <w:color w:val="0070C0"/>
          <w:sz w:val="20"/>
          <w:szCs w:val="20"/>
        </w:rPr>
        <w:t>ists</w:t>
      </w:r>
    </w:p>
    <w:p w14:paraId="2E2C9C39" w14:textId="77777777" w:rsidR="00AC2E56" w:rsidRPr="004745FC" w:rsidRDefault="00AC2E56" w:rsidP="00C166D4">
      <w:pPr>
        <w:pStyle w:val="Default"/>
        <w:rPr>
          <w:rFonts w:asciiTheme="minorHAnsi" w:hAnsiTheme="minorHAnsi" w:cstheme="minorHAnsi"/>
          <w:b/>
          <w:bCs/>
          <w:color w:val="0070C0"/>
          <w:sz w:val="20"/>
          <w:szCs w:val="20"/>
        </w:rPr>
      </w:pPr>
    </w:p>
    <w:p w14:paraId="3E8B3D22" w14:textId="46C936BC" w:rsidR="0027786D" w:rsidRPr="004745FC" w:rsidRDefault="00E0177D"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All planned patients must be added to a planned waiting list with an appropriate admit by dated.  Planned waiting lists must be regularly reviewed to ensure that patients are being managed alongside elective pathway.</w:t>
      </w:r>
      <w:r w:rsidR="0027786D" w:rsidRPr="004745FC">
        <w:rPr>
          <w:rFonts w:asciiTheme="minorHAnsi" w:hAnsiTheme="minorHAnsi" w:cstheme="minorHAnsi"/>
          <w:color w:val="auto"/>
          <w:sz w:val="20"/>
          <w:szCs w:val="20"/>
        </w:rPr>
        <w:t xml:space="preserve"> </w:t>
      </w:r>
    </w:p>
    <w:p w14:paraId="7EB51A23" w14:textId="77777777" w:rsidR="001A3241" w:rsidRPr="004745FC" w:rsidRDefault="001A3241" w:rsidP="00C166D4">
      <w:pPr>
        <w:pStyle w:val="Default"/>
        <w:rPr>
          <w:rFonts w:asciiTheme="minorHAnsi" w:hAnsiTheme="minorHAnsi" w:cstheme="minorHAnsi"/>
          <w:color w:val="auto"/>
          <w:sz w:val="20"/>
          <w:szCs w:val="20"/>
        </w:rPr>
      </w:pPr>
    </w:p>
    <w:p w14:paraId="39F8624B" w14:textId="5A32286A" w:rsidR="00E0177D" w:rsidRPr="004745FC" w:rsidRDefault="00E0177D" w:rsidP="00DC6539">
      <w:pPr>
        <w:pStyle w:val="Default"/>
        <w:numPr>
          <w:ilvl w:val="0"/>
          <w:numId w:val="18"/>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 waiting lists will be reviewed on a weekly basis to identify all patients due to be contacted for a planned procedure in six weeks’ time. </w:t>
      </w:r>
    </w:p>
    <w:p w14:paraId="08DFADB8" w14:textId="39C046E2" w:rsidR="00E0177D" w:rsidRPr="004745FC" w:rsidRDefault="00E0177D" w:rsidP="00DC6539">
      <w:pPr>
        <w:pStyle w:val="Default"/>
        <w:numPr>
          <w:ilvl w:val="0"/>
          <w:numId w:val="18"/>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Patients will be contacted according and offered dates within </w:t>
      </w:r>
      <w:r w:rsidR="000C6121" w:rsidRPr="004745FC">
        <w:rPr>
          <w:rFonts w:asciiTheme="minorHAnsi" w:hAnsiTheme="minorHAnsi" w:cstheme="minorHAnsi"/>
          <w:color w:val="auto"/>
          <w:sz w:val="20"/>
          <w:szCs w:val="20"/>
        </w:rPr>
        <w:t>3</w:t>
      </w:r>
      <w:r w:rsidRPr="004745FC">
        <w:rPr>
          <w:rFonts w:asciiTheme="minorHAnsi" w:hAnsiTheme="minorHAnsi" w:cstheme="minorHAnsi"/>
          <w:color w:val="auto"/>
          <w:sz w:val="20"/>
          <w:szCs w:val="20"/>
        </w:rPr>
        <w:t xml:space="preserve"> weeks on either side of the planned procedure </w:t>
      </w:r>
      <w:r w:rsidR="00EF3C79" w:rsidRPr="004745FC">
        <w:rPr>
          <w:rFonts w:asciiTheme="minorHAnsi" w:hAnsiTheme="minorHAnsi" w:cstheme="minorHAnsi"/>
          <w:color w:val="auto"/>
          <w:sz w:val="20"/>
          <w:szCs w:val="20"/>
        </w:rPr>
        <w:t>date.</w:t>
      </w:r>
      <w:r w:rsidRPr="004745FC">
        <w:rPr>
          <w:rFonts w:asciiTheme="minorHAnsi" w:hAnsiTheme="minorHAnsi" w:cstheme="minorHAnsi"/>
          <w:color w:val="auto"/>
          <w:sz w:val="20"/>
          <w:szCs w:val="20"/>
        </w:rPr>
        <w:t xml:space="preserve"> </w:t>
      </w:r>
    </w:p>
    <w:p w14:paraId="3DCF48E1" w14:textId="77777777" w:rsidR="0027786D" w:rsidRPr="004745FC" w:rsidRDefault="0027786D" w:rsidP="00C166D4">
      <w:pPr>
        <w:pStyle w:val="Default"/>
        <w:rPr>
          <w:rFonts w:asciiTheme="minorHAnsi" w:hAnsiTheme="minorHAnsi" w:cstheme="minorHAnsi"/>
          <w:color w:val="auto"/>
          <w:sz w:val="20"/>
          <w:szCs w:val="20"/>
        </w:rPr>
      </w:pPr>
    </w:p>
    <w:p w14:paraId="542BA8B8" w14:textId="710C53CE" w:rsidR="0027786D" w:rsidRPr="004745FC" w:rsidRDefault="00D2435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The following sections describe the operational management of each stage of the patient </w:t>
      </w:r>
      <w:r w:rsidR="00EF3C79" w:rsidRPr="004745FC">
        <w:rPr>
          <w:rFonts w:asciiTheme="minorHAnsi" w:hAnsiTheme="minorHAnsi" w:cstheme="minorHAnsi"/>
          <w:color w:val="auto"/>
          <w:sz w:val="20"/>
          <w:szCs w:val="20"/>
        </w:rPr>
        <w:t>pathway;</w:t>
      </w:r>
      <w:r w:rsidRPr="004745FC">
        <w:rPr>
          <w:rFonts w:asciiTheme="minorHAnsi" w:hAnsiTheme="minorHAnsi" w:cstheme="minorHAnsi"/>
          <w:color w:val="auto"/>
          <w:sz w:val="20"/>
          <w:szCs w:val="20"/>
        </w:rPr>
        <w:t xml:space="preserve"> it aims to provide </w:t>
      </w:r>
      <w:r w:rsidR="00D2754A" w:rsidRPr="004745FC">
        <w:rPr>
          <w:rFonts w:asciiTheme="minorHAnsi" w:hAnsiTheme="minorHAnsi" w:cstheme="minorHAnsi"/>
          <w:color w:val="auto"/>
          <w:sz w:val="20"/>
          <w:szCs w:val="20"/>
        </w:rPr>
        <w:t>clarity</w:t>
      </w:r>
      <w:r w:rsidRPr="004745FC">
        <w:rPr>
          <w:rFonts w:asciiTheme="minorHAnsi" w:hAnsiTheme="minorHAnsi" w:cstheme="minorHAnsi"/>
          <w:color w:val="auto"/>
          <w:sz w:val="20"/>
          <w:szCs w:val="20"/>
        </w:rPr>
        <w:t xml:space="preserve"> to both clinicians and operational teams to provide safe and effective treatment to SEL patients.</w:t>
      </w:r>
    </w:p>
    <w:p w14:paraId="29F4718A" w14:textId="77777777" w:rsidR="0027786D" w:rsidRPr="004745FC" w:rsidRDefault="0027786D" w:rsidP="00C166D4">
      <w:pPr>
        <w:pStyle w:val="Default"/>
        <w:rPr>
          <w:rFonts w:asciiTheme="minorHAnsi" w:hAnsiTheme="minorHAnsi" w:cstheme="minorHAnsi"/>
          <w:color w:val="auto"/>
          <w:sz w:val="20"/>
          <w:szCs w:val="20"/>
        </w:rPr>
      </w:pPr>
    </w:p>
    <w:p w14:paraId="7ACE8F15" w14:textId="50C3B077" w:rsidR="001904EC" w:rsidRPr="004745FC" w:rsidRDefault="001904EC" w:rsidP="00E81E3F">
      <w:pPr>
        <w:pStyle w:val="Heading1"/>
      </w:pPr>
      <w:r w:rsidRPr="004745FC">
        <w:t>1.6.4 Clinical Outcome</w:t>
      </w:r>
      <w:r w:rsidR="00EE24BA" w:rsidRPr="004745FC">
        <w:t xml:space="preserve">s </w:t>
      </w:r>
      <w:r w:rsidRPr="004745FC">
        <w:t>and Clock Stop Documentation</w:t>
      </w:r>
    </w:p>
    <w:p w14:paraId="0AF1A817" w14:textId="77777777" w:rsidR="00AC2E56" w:rsidRPr="004745FC" w:rsidRDefault="00AC2E56" w:rsidP="00C166D4">
      <w:pPr>
        <w:spacing w:after="0" w:line="240" w:lineRule="auto"/>
      </w:pPr>
    </w:p>
    <w:p w14:paraId="6154035D" w14:textId="26CC6955" w:rsidR="001904EC" w:rsidRPr="004745FC" w:rsidRDefault="001904EC"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To ensure accurate and complete reporting, all outpatient attendances regardless of RTT status must be supported by a completed </w:t>
      </w:r>
      <w:r w:rsidRPr="004745FC">
        <w:rPr>
          <w:rFonts w:asciiTheme="minorHAnsi" w:hAnsiTheme="minorHAnsi" w:cstheme="minorHAnsi"/>
          <w:b/>
          <w:bCs/>
          <w:sz w:val="20"/>
          <w:szCs w:val="20"/>
        </w:rPr>
        <w:t>clinical outcome</w:t>
      </w:r>
      <w:r w:rsidRPr="004745FC">
        <w:rPr>
          <w:rFonts w:asciiTheme="minorHAnsi" w:hAnsiTheme="minorHAnsi" w:cstheme="minorHAnsi"/>
          <w:sz w:val="20"/>
          <w:szCs w:val="20"/>
        </w:rPr>
        <w:t>.</w:t>
      </w:r>
    </w:p>
    <w:p w14:paraId="1C9C0D1D" w14:textId="77777777" w:rsidR="00AC2E56" w:rsidRPr="004745FC" w:rsidRDefault="00AC2E56" w:rsidP="00C166D4">
      <w:pPr>
        <w:spacing w:after="0" w:line="240" w:lineRule="auto"/>
        <w:rPr>
          <w:rFonts w:asciiTheme="minorHAnsi" w:hAnsiTheme="minorHAnsi" w:cstheme="minorHAnsi"/>
          <w:sz w:val="20"/>
          <w:szCs w:val="20"/>
        </w:rPr>
      </w:pPr>
    </w:p>
    <w:p w14:paraId="6F11EA36" w14:textId="6578F9B2" w:rsidR="001904EC" w:rsidRPr="004745FC" w:rsidRDefault="001904EC"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This </w:t>
      </w:r>
      <w:r w:rsidR="00EE24BA" w:rsidRPr="004745FC">
        <w:rPr>
          <w:rFonts w:asciiTheme="minorHAnsi" w:hAnsiTheme="minorHAnsi" w:cstheme="minorHAnsi"/>
          <w:sz w:val="20"/>
          <w:szCs w:val="20"/>
        </w:rPr>
        <w:t xml:space="preserve">outcome </w:t>
      </w:r>
      <w:r w:rsidRPr="004745FC">
        <w:rPr>
          <w:rFonts w:asciiTheme="minorHAnsi" w:hAnsiTheme="minorHAnsi" w:cstheme="minorHAnsi"/>
          <w:sz w:val="20"/>
          <w:szCs w:val="20"/>
        </w:rPr>
        <w:t>must clearly indicate the outcome of the consultation, including any decision that results in an RTT clock stop, such as:</w:t>
      </w:r>
    </w:p>
    <w:p w14:paraId="2F6F68FD" w14:textId="77777777" w:rsidR="00AC2E56" w:rsidRPr="004745FC" w:rsidRDefault="00AC2E56" w:rsidP="00C166D4">
      <w:pPr>
        <w:spacing w:after="0" w:line="240" w:lineRule="auto"/>
        <w:rPr>
          <w:rFonts w:asciiTheme="minorHAnsi" w:hAnsiTheme="minorHAnsi" w:cstheme="minorHAnsi"/>
          <w:sz w:val="20"/>
          <w:szCs w:val="20"/>
        </w:rPr>
      </w:pPr>
    </w:p>
    <w:p w14:paraId="41933B9B" w14:textId="77777777" w:rsidR="001904EC" w:rsidRPr="004745FC" w:rsidRDefault="001904EC" w:rsidP="00DC6539">
      <w:pPr>
        <w:pStyle w:val="ListParagraph"/>
        <w:numPr>
          <w:ilvl w:val="0"/>
          <w:numId w:val="28"/>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Initiation of first definitive treatment</w:t>
      </w:r>
    </w:p>
    <w:p w14:paraId="2B06D8BD" w14:textId="77777777" w:rsidR="001904EC" w:rsidRPr="004745FC" w:rsidRDefault="001904EC" w:rsidP="00DC6539">
      <w:pPr>
        <w:pStyle w:val="ListParagraph"/>
        <w:numPr>
          <w:ilvl w:val="0"/>
          <w:numId w:val="28"/>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Commencement of active monitoring</w:t>
      </w:r>
    </w:p>
    <w:p w14:paraId="3A6EC22B" w14:textId="66D6E2BF" w:rsidR="001904EC" w:rsidRPr="004745FC" w:rsidRDefault="001904EC" w:rsidP="00DC6539">
      <w:pPr>
        <w:pStyle w:val="ListParagraph"/>
        <w:numPr>
          <w:ilvl w:val="0"/>
          <w:numId w:val="28"/>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Decision not to </w:t>
      </w:r>
      <w:r w:rsidR="00EF3C79" w:rsidRPr="004745FC">
        <w:rPr>
          <w:rFonts w:asciiTheme="minorHAnsi" w:hAnsiTheme="minorHAnsi" w:cstheme="minorHAnsi"/>
          <w:sz w:val="20"/>
          <w:szCs w:val="20"/>
        </w:rPr>
        <w:t>treat.</w:t>
      </w:r>
    </w:p>
    <w:p w14:paraId="1D531B3F" w14:textId="0E2B9E90" w:rsidR="001904EC" w:rsidRPr="004745FC" w:rsidRDefault="001904EC" w:rsidP="00DC6539">
      <w:pPr>
        <w:pStyle w:val="ListParagraph"/>
        <w:numPr>
          <w:ilvl w:val="0"/>
          <w:numId w:val="28"/>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Referral back to the care of the GP</w:t>
      </w:r>
    </w:p>
    <w:p w14:paraId="589B84F3" w14:textId="77777777" w:rsidR="00AC2E56" w:rsidRPr="004745FC" w:rsidRDefault="00AC2E56" w:rsidP="004745FC">
      <w:pPr>
        <w:pStyle w:val="ListParagraph"/>
        <w:spacing w:after="0" w:line="240" w:lineRule="auto"/>
        <w:rPr>
          <w:rFonts w:asciiTheme="minorHAnsi" w:hAnsiTheme="minorHAnsi" w:cstheme="minorHAnsi"/>
          <w:sz w:val="20"/>
          <w:szCs w:val="20"/>
        </w:rPr>
      </w:pPr>
    </w:p>
    <w:p w14:paraId="7979D8CF" w14:textId="52B1CC3D" w:rsidR="001904EC" w:rsidRPr="004745FC" w:rsidRDefault="001904EC"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Clinical outcome</w:t>
      </w:r>
      <w:r w:rsidR="004B7C2B" w:rsidRPr="004745FC">
        <w:rPr>
          <w:rFonts w:asciiTheme="minorHAnsi" w:hAnsiTheme="minorHAnsi" w:cstheme="minorHAnsi"/>
          <w:sz w:val="20"/>
          <w:szCs w:val="20"/>
        </w:rPr>
        <w:t>s</w:t>
      </w:r>
      <w:r w:rsidRPr="004745FC">
        <w:rPr>
          <w:rFonts w:asciiTheme="minorHAnsi" w:hAnsiTheme="minorHAnsi" w:cstheme="minorHAnsi"/>
          <w:sz w:val="20"/>
          <w:szCs w:val="20"/>
        </w:rPr>
        <w:t xml:space="preserve"> must be completed by the attending clinician at the time of consultation and</w:t>
      </w:r>
      <w:r w:rsidR="004B7C2B" w:rsidRPr="004745FC">
        <w:rPr>
          <w:rFonts w:asciiTheme="minorHAnsi" w:hAnsiTheme="minorHAnsi" w:cstheme="minorHAnsi"/>
          <w:sz w:val="20"/>
          <w:szCs w:val="20"/>
        </w:rPr>
        <w:t xml:space="preserve"> recorded in the system in real time wherever possible or within 24 hours if this is not possible</w:t>
      </w:r>
      <w:r w:rsidRPr="004745FC">
        <w:rPr>
          <w:rFonts w:asciiTheme="minorHAnsi" w:hAnsiTheme="minorHAnsi" w:cstheme="minorHAnsi"/>
          <w:sz w:val="20"/>
          <w:szCs w:val="20"/>
        </w:rPr>
        <w:t xml:space="preserve">. Failure to complete these </w:t>
      </w:r>
      <w:r w:rsidR="00EE24BA" w:rsidRPr="004745FC">
        <w:rPr>
          <w:rFonts w:asciiTheme="minorHAnsi" w:hAnsiTheme="minorHAnsi" w:cstheme="minorHAnsi"/>
          <w:sz w:val="20"/>
          <w:szCs w:val="20"/>
        </w:rPr>
        <w:t>outcomes</w:t>
      </w:r>
      <w:r w:rsidRPr="004745FC">
        <w:rPr>
          <w:rFonts w:asciiTheme="minorHAnsi" w:hAnsiTheme="minorHAnsi" w:cstheme="minorHAnsi"/>
          <w:sz w:val="20"/>
          <w:szCs w:val="20"/>
        </w:rPr>
        <w:t xml:space="preserve"> may result in missing or incorrect RTT data and will be subject to local audit and performance oversight.</w:t>
      </w:r>
    </w:p>
    <w:p w14:paraId="78BB869E" w14:textId="77777777" w:rsidR="00AC2E56" w:rsidRPr="004745FC" w:rsidRDefault="00AC2E56" w:rsidP="00E81E3F">
      <w:pPr>
        <w:pStyle w:val="Heading1"/>
      </w:pPr>
    </w:p>
    <w:p w14:paraId="6CF92A9A" w14:textId="28A5B91E" w:rsidR="008123CE" w:rsidRPr="004745FC" w:rsidRDefault="008123CE" w:rsidP="00E81E3F">
      <w:pPr>
        <w:pStyle w:val="Heading1"/>
      </w:pPr>
      <w:r w:rsidRPr="004745FC">
        <w:t>1.6.5 RTT Responsibilities for Inter-Provider Transfers and Subcontracted Services</w:t>
      </w:r>
    </w:p>
    <w:p w14:paraId="1D9D13BC" w14:textId="77777777" w:rsidR="00AC2E56" w:rsidRPr="004745FC" w:rsidRDefault="00AC2E56" w:rsidP="00C166D4">
      <w:pPr>
        <w:spacing w:after="0" w:line="240" w:lineRule="auto"/>
      </w:pPr>
    </w:p>
    <w:p w14:paraId="5CC844F9" w14:textId="4D28499E" w:rsidR="008123CE" w:rsidRPr="004745FC" w:rsidRDefault="008123CE"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Where patients are transferred between providers (e.g. for diagnostics or treatment), or where care is subcontracted to another organisation, RTT responsibilities must be clearly defined and documented in line with national guidance.</w:t>
      </w:r>
    </w:p>
    <w:p w14:paraId="6E308ED5" w14:textId="77777777" w:rsidR="00AC2E56" w:rsidRPr="004745FC" w:rsidRDefault="00AC2E56" w:rsidP="00C166D4">
      <w:pPr>
        <w:spacing w:after="0" w:line="240" w:lineRule="auto"/>
        <w:rPr>
          <w:rFonts w:asciiTheme="minorHAnsi" w:hAnsiTheme="minorHAnsi" w:cstheme="minorHAnsi"/>
          <w:sz w:val="20"/>
          <w:szCs w:val="20"/>
        </w:rPr>
      </w:pPr>
    </w:p>
    <w:p w14:paraId="6F3BED7F" w14:textId="04DBA669" w:rsidR="008123CE" w:rsidRPr="004745FC" w:rsidRDefault="008123CE" w:rsidP="00DC6539">
      <w:pPr>
        <w:pStyle w:val="ListParagraph"/>
        <w:numPr>
          <w:ilvl w:val="0"/>
          <w:numId w:val="29"/>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All inter-provider transfers must be accompanied by the Inter-Provider Transfer Administrative Minimum Data Set (IPTAMDS), which includes RTT status, clock start date and current pathway information.</w:t>
      </w:r>
      <w:r w:rsidR="009D2EA7" w:rsidRPr="004745FC">
        <w:rPr>
          <w:rFonts w:asciiTheme="minorHAnsi" w:hAnsiTheme="minorHAnsi" w:cstheme="minorHAnsi"/>
          <w:sz w:val="20"/>
          <w:szCs w:val="20"/>
        </w:rPr>
        <w:t xml:space="preserve"> The receiving organisation will then accept responsibility for the reporting of the patient pathway.</w:t>
      </w:r>
    </w:p>
    <w:p w14:paraId="5E206765" w14:textId="77777777" w:rsidR="008123CE" w:rsidRPr="004745FC" w:rsidRDefault="008123CE" w:rsidP="00DC6539">
      <w:pPr>
        <w:pStyle w:val="ListParagraph"/>
        <w:numPr>
          <w:ilvl w:val="0"/>
          <w:numId w:val="29"/>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Subcontracted providers are responsible for the accurate and timely return of RTT-relevant data to the lead provider to ensure national reporting is complete.</w:t>
      </w:r>
    </w:p>
    <w:p w14:paraId="4E8C6E2C" w14:textId="77777777" w:rsidR="001904EC" w:rsidRPr="004745FC" w:rsidRDefault="001904EC" w:rsidP="00C166D4">
      <w:pPr>
        <w:pStyle w:val="Default"/>
        <w:rPr>
          <w:rFonts w:asciiTheme="minorHAnsi" w:hAnsiTheme="minorHAnsi" w:cstheme="minorHAnsi"/>
          <w:color w:val="auto"/>
          <w:sz w:val="20"/>
          <w:szCs w:val="20"/>
        </w:rPr>
      </w:pPr>
    </w:p>
    <w:p w14:paraId="21B474AE" w14:textId="1C7DE295" w:rsidR="00D24359" w:rsidRPr="004745FC" w:rsidRDefault="00AC2E56"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 xml:space="preserve">PART TWO - REFERRAL MANAGEMENT </w:t>
      </w:r>
    </w:p>
    <w:p w14:paraId="726BF865" w14:textId="77777777" w:rsidR="00AC2E56" w:rsidRPr="004745FC" w:rsidRDefault="00AC2E56" w:rsidP="00C166D4">
      <w:pPr>
        <w:pStyle w:val="Subtitle"/>
        <w:rPr>
          <w:rFonts w:asciiTheme="minorHAnsi" w:hAnsiTheme="minorHAnsi" w:cstheme="minorHAnsi"/>
          <w:color w:val="0070C0"/>
          <w:sz w:val="20"/>
        </w:rPr>
      </w:pPr>
    </w:p>
    <w:p w14:paraId="22ECFDDF" w14:textId="64922DDE" w:rsidR="00D24359" w:rsidRPr="004745FC" w:rsidRDefault="00233EDB" w:rsidP="00C166D4">
      <w:pPr>
        <w:autoSpaceDE w:val="0"/>
        <w:autoSpaceDN w:val="0"/>
        <w:adjustRightInd w:val="0"/>
        <w:spacing w:after="0" w:line="240" w:lineRule="auto"/>
        <w:rPr>
          <w:rFonts w:asciiTheme="minorHAnsi" w:eastAsiaTheme="minorHAnsi" w:hAnsiTheme="minorHAnsi" w:cstheme="minorHAnsi"/>
          <w:b/>
          <w:bCs/>
          <w:color w:val="0070C0"/>
          <w:sz w:val="20"/>
          <w:szCs w:val="20"/>
        </w:rPr>
      </w:pPr>
      <w:r w:rsidRPr="004745FC">
        <w:rPr>
          <w:rFonts w:asciiTheme="minorHAnsi" w:eastAsiaTheme="minorHAnsi" w:hAnsiTheme="minorHAnsi" w:cstheme="minorHAnsi"/>
          <w:b/>
          <w:bCs/>
          <w:color w:val="0070C0"/>
          <w:sz w:val="20"/>
          <w:szCs w:val="20"/>
        </w:rPr>
        <w:t>2.1</w:t>
      </w:r>
      <w:r w:rsidR="00A211CC" w:rsidRPr="004745FC">
        <w:rPr>
          <w:rFonts w:asciiTheme="minorHAnsi" w:eastAsiaTheme="minorHAnsi" w:hAnsiTheme="minorHAnsi" w:cstheme="minorHAnsi"/>
          <w:b/>
          <w:bCs/>
          <w:color w:val="0070C0"/>
          <w:sz w:val="20"/>
          <w:szCs w:val="20"/>
        </w:rPr>
        <w:t xml:space="preserve"> </w:t>
      </w:r>
      <w:r w:rsidR="00AC2E56" w:rsidRPr="004745FC">
        <w:rPr>
          <w:rFonts w:asciiTheme="minorHAnsi" w:eastAsiaTheme="minorHAnsi" w:hAnsiTheme="minorHAnsi" w:cstheme="minorHAnsi"/>
          <w:b/>
          <w:bCs/>
          <w:color w:val="0070C0"/>
          <w:sz w:val="20"/>
          <w:szCs w:val="20"/>
        </w:rPr>
        <w:t xml:space="preserve">Referral, Appointment and Waiting List Management </w:t>
      </w:r>
    </w:p>
    <w:p w14:paraId="35E6D9CD" w14:textId="77777777" w:rsidR="00AC2E56" w:rsidRPr="004745FC" w:rsidRDefault="00AC2E56" w:rsidP="00C166D4">
      <w:pPr>
        <w:autoSpaceDE w:val="0"/>
        <w:autoSpaceDN w:val="0"/>
        <w:adjustRightInd w:val="0"/>
        <w:spacing w:after="0" w:line="240" w:lineRule="auto"/>
        <w:rPr>
          <w:rFonts w:asciiTheme="minorHAnsi" w:eastAsiaTheme="minorHAnsi" w:hAnsiTheme="minorHAnsi" w:cstheme="minorHAnsi"/>
          <w:b/>
          <w:bCs/>
          <w:color w:val="0070C0"/>
          <w:sz w:val="20"/>
          <w:szCs w:val="20"/>
        </w:rPr>
      </w:pPr>
    </w:p>
    <w:p w14:paraId="78D41280" w14:textId="77777777" w:rsidR="00D24359" w:rsidRPr="004745FC" w:rsidRDefault="00D24359" w:rsidP="00C166D4">
      <w:pPr>
        <w:autoSpaceDE w:val="0"/>
        <w:autoSpaceDN w:val="0"/>
        <w:adjustRightInd w:val="0"/>
        <w:spacing w:after="0" w:line="240" w:lineRule="auto"/>
        <w:rPr>
          <w:rFonts w:asciiTheme="minorHAnsi" w:eastAsiaTheme="minorHAnsi" w:hAnsiTheme="minorHAnsi" w:cstheme="minorHAnsi"/>
          <w:color w:val="000000"/>
          <w:sz w:val="20"/>
          <w:szCs w:val="20"/>
        </w:rPr>
      </w:pPr>
      <w:r w:rsidRPr="004745FC">
        <w:rPr>
          <w:rFonts w:asciiTheme="minorHAnsi" w:eastAsiaTheme="minorHAnsi" w:hAnsiTheme="minorHAnsi" w:cstheme="minorHAnsi"/>
          <w:color w:val="000000"/>
          <w:sz w:val="20"/>
          <w:szCs w:val="20"/>
        </w:rPr>
        <w:t xml:space="preserve">The following sections of the policy refer to expectations around referral and waiting list management, including key rules and processes. </w:t>
      </w:r>
    </w:p>
    <w:p w14:paraId="7AD6A511" w14:textId="77777777" w:rsidR="00D24359" w:rsidRPr="004745FC" w:rsidRDefault="00D24359" w:rsidP="00C166D4">
      <w:pPr>
        <w:autoSpaceDE w:val="0"/>
        <w:autoSpaceDN w:val="0"/>
        <w:adjustRightInd w:val="0"/>
        <w:spacing w:after="0" w:line="240" w:lineRule="auto"/>
        <w:rPr>
          <w:rFonts w:asciiTheme="minorHAnsi" w:eastAsiaTheme="minorHAnsi" w:hAnsiTheme="minorHAnsi" w:cstheme="minorHAnsi"/>
          <w:color w:val="000000"/>
          <w:sz w:val="20"/>
          <w:szCs w:val="20"/>
        </w:rPr>
      </w:pPr>
    </w:p>
    <w:p w14:paraId="17878506" w14:textId="77777777" w:rsidR="00D24359" w:rsidRPr="004745FC" w:rsidRDefault="00D24359" w:rsidP="00C166D4">
      <w:pPr>
        <w:spacing w:after="0" w:line="240" w:lineRule="auto"/>
        <w:rPr>
          <w:rFonts w:asciiTheme="minorHAnsi" w:eastAsiaTheme="minorHAnsi" w:hAnsiTheme="minorHAnsi" w:cstheme="minorHAnsi"/>
          <w:i/>
          <w:iCs/>
          <w:color w:val="000000"/>
          <w:sz w:val="20"/>
          <w:szCs w:val="20"/>
        </w:rPr>
      </w:pPr>
      <w:r w:rsidRPr="004745FC">
        <w:rPr>
          <w:rFonts w:asciiTheme="minorHAnsi" w:eastAsiaTheme="minorHAnsi" w:hAnsiTheme="minorHAnsi" w:cstheme="minorHAnsi"/>
          <w:color w:val="000000"/>
          <w:sz w:val="20"/>
          <w:szCs w:val="20"/>
        </w:rPr>
        <w:t xml:space="preserve">To aid interpretation of these, the following national definitions around waiting times should be used for all routine, urgent and cancer referrals. Full guidance is available in DH publication </w:t>
      </w:r>
      <w:r w:rsidRPr="004745FC">
        <w:rPr>
          <w:rFonts w:asciiTheme="minorHAnsi" w:eastAsiaTheme="minorHAnsi" w:hAnsiTheme="minorHAnsi" w:cstheme="minorHAnsi"/>
          <w:i/>
          <w:iCs/>
          <w:color w:val="000000"/>
          <w:sz w:val="20"/>
          <w:szCs w:val="20"/>
        </w:rPr>
        <w:t>Referral to Treatment Consultant-led Waiting Times Rules Suite (October 2015).</w:t>
      </w:r>
    </w:p>
    <w:p w14:paraId="4506F6CB" w14:textId="77777777" w:rsidR="00D24359" w:rsidRPr="004745FC" w:rsidRDefault="00D24359" w:rsidP="00C166D4">
      <w:pPr>
        <w:spacing w:after="0" w:line="240" w:lineRule="auto"/>
        <w:rPr>
          <w:rFonts w:asciiTheme="minorHAnsi" w:hAnsiTheme="minorHAnsi" w:cstheme="minorHAnsi"/>
          <w:b/>
          <w:bCs/>
          <w:color w:val="002060"/>
          <w:sz w:val="20"/>
          <w:szCs w:val="20"/>
        </w:rPr>
      </w:pPr>
    </w:p>
    <w:p w14:paraId="3736ABC1" w14:textId="17006473" w:rsidR="00D24359" w:rsidRPr="004745FC" w:rsidRDefault="00233EDB" w:rsidP="00C166D4">
      <w:pPr>
        <w:autoSpaceDE w:val="0"/>
        <w:autoSpaceDN w:val="0"/>
        <w:adjustRightInd w:val="0"/>
        <w:spacing w:after="0" w:line="240" w:lineRule="auto"/>
        <w:rPr>
          <w:rFonts w:asciiTheme="minorHAnsi" w:eastAsiaTheme="minorHAnsi" w:hAnsiTheme="minorHAnsi" w:cstheme="minorHAnsi"/>
          <w:b/>
          <w:bCs/>
          <w:color w:val="0070C0"/>
          <w:sz w:val="20"/>
          <w:szCs w:val="20"/>
        </w:rPr>
      </w:pPr>
      <w:r w:rsidRPr="004745FC">
        <w:rPr>
          <w:rFonts w:asciiTheme="minorHAnsi" w:eastAsiaTheme="minorHAnsi" w:hAnsiTheme="minorHAnsi" w:cstheme="minorHAnsi"/>
          <w:b/>
          <w:bCs/>
          <w:color w:val="0070C0"/>
          <w:sz w:val="20"/>
          <w:szCs w:val="20"/>
        </w:rPr>
        <w:t>2.2</w:t>
      </w:r>
      <w:r w:rsidR="00A211CC" w:rsidRPr="004745FC">
        <w:rPr>
          <w:rFonts w:asciiTheme="minorHAnsi" w:eastAsiaTheme="minorHAnsi" w:hAnsiTheme="minorHAnsi" w:cstheme="minorHAnsi"/>
          <w:b/>
          <w:bCs/>
          <w:color w:val="0070C0"/>
          <w:sz w:val="20"/>
          <w:szCs w:val="20"/>
        </w:rPr>
        <w:t xml:space="preserve"> </w:t>
      </w:r>
      <w:r w:rsidR="00AC2E56" w:rsidRPr="004745FC">
        <w:rPr>
          <w:rFonts w:asciiTheme="minorHAnsi" w:eastAsiaTheme="minorHAnsi" w:hAnsiTheme="minorHAnsi" w:cstheme="minorHAnsi"/>
          <w:b/>
          <w:bCs/>
          <w:color w:val="0070C0"/>
          <w:sz w:val="20"/>
          <w:szCs w:val="20"/>
        </w:rPr>
        <w:t xml:space="preserve">Referral Management - RTT Pathway Clock Start </w:t>
      </w:r>
    </w:p>
    <w:p w14:paraId="4CC7F4BD" w14:textId="77777777" w:rsidR="00AC2E56" w:rsidRPr="004745FC" w:rsidRDefault="00AC2E56" w:rsidP="00C166D4">
      <w:pPr>
        <w:autoSpaceDE w:val="0"/>
        <w:autoSpaceDN w:val="0"/>
        <w:adjustRightInd w:val="0"/>
        <w:spacing w:after="0" w:line="240" w:lineRule="auto"/>
        <w:rPr>
          <w:rFonts w:asciiTheme="minorHAnsi" w:eastAsiaTheme="minorHAnsi" w:hAnsiTheme="minorHAnsi" w:cstheme="minorHAnsi"/>
          <w:color w:val="0070C0"/>
          <w:sz w:val="20"/>
          <w:szCs w:val="20"/>
        </w:rPr>
      </w:pPr>
    </w:p>
    <w:p w14:paraId="4767D511" w14:textId="070A3D13" w:rsidR="00D24359" w:rsidRPr="004745FC" w:rsidRDefault="00D24359" w:rsidP="00C166D4">
      <w:pPr>
        <w:autoSpaceDE w:val="0"/>
        <w:autoSpaceDN w:val="0"/>
        <w:adjustRightInd w:val="0"/>
        <w:spacing w:after="0" w:line="240" w:lineRule="auto"/>
        <w:rPr>
          <w:rFonts w:asciiTheme="minorHAnsi" w:eastAsiaTheme="minorHAnsi" w:hAnsiTheme="minorHAnsi" w:cstheme="minorHAnsi"/>
          <w:color w:val="000000"/>
          <w:sz w:val="20"/>
          <w:szCs w:val="20"/>
        </w:rPr>
      </w:pPr>
      <w:r w:rsidRPr="004745FC">
        <w:rPr>
          <w:rFonts w:asciiTheme="minorHAnsi" w:eastAsiaTheme="minorHAnsi" w:hAnsiTheme="minorHAnsi" w:cstheme="minorHAnsi"/>
          <w:color w:val="000000"/>
          <w:sz w:val="20"/>
          <w:szCs w:val="20"/>
        </w:rPr>
        <w:t>A</w:t>
      </w:r>
      <w:r w:rsidR="00001CB6" w:rsidRPr="004745FC">
        <w:rPr>
          <w:rFonts w:asciiTheme="minorHAnsi" w:eastAsiaTheme="minorHAnsi" w:hAnsiTheme="minorHAnsi" w:cstheme="minorHAnsi"/>
          <w:color w:val="000000"/>
          <w:sz w:val="20"/>
          <w:szCs w:val="20"/>
        </w:rPr>
        <w:t>n RTT</w:t>
      </w:r>
      <w:r w:rsidR="001C581B" w:rsidRPr="004745FC">
        <w:rPr>
          <w:rFonts w:asciiTheme="minorHAnsi" w:eastAsiaTheme="minorHAnsi" w:hAnsiTheme="minorHAnsi" w:cstheme="minorHAnsi"/>
          <w:color w:val="000000"/>
          <w:sz w:val="20"/>
          <w:szCs w:val="20"/>
        </w:rPr>
        <w:t xml:space="preserve"> </w:t>
      </w:r>
      <w:r w:rsidRPr="004745FC">
        <w:rPr>
          <w:rFonts w:asciiTheme="minorHAnsi" w:eastAsiaTheme="minorHAnsi" w:hAnsiTheme="minorHAnsi" w:cstheme="minorHAnsi"/>
          <w:color w:val="000000"/>
          <w:sz w:val="20"/>
          <w:szCs w:val="20"/>
        </w:rPr>
        <w:t>waiting time clock starts when any healthcare professional or service permitted by an English NHS commissioner to make such referrals, refers to:</w:t>
      </w:r>
    </w:p>
    <w:p w14:paraId="7565D1BA" w14:textId="77777777" w:rsidR="00D24359" w:rsidRPr="004745FC" w:rsidRDefault="00D24359" w:rsidP="00C166D4">
      <w:pPr>
        <w:autoSpaceDE w:val="0"/>
        <w:autoSpaceDN w:val="0"/>
        <w:adjustRightInd w:val="0"/>
        <w:spacing w:after="0" w:line="240" w:lineRule="auto"/>
        <w:rPr>
          <w:rFonts w:asciiTheme="minorHAnsi" w:eastAsiaTheme="minorHAnsi" w:hAnsiTheme="minorHAnsi" w:cstheme="minorHAnsi"/>
          <w:color w:val="000000"/>
          <w:sz w:val="20"/>
          <w:szCs w:val="20"/>
        </w:rPr>
      </w:pPr>
      <w:r w:rsidRPr="004745FC">
        <w:rPr>
          <w:rFonts w:asciiTheme="minorHAnsi" w:eastAsiaTheme="minorHAnsi" w:hAnsiTheme="minorHAnsi" w:cstheme="minorHAnsi"/>
          <w:color w:val="000000"/>
          <w:sz w:val="20"/>
          <w:szCs w:val="20"/>
        </w:rPr>
        <w:t xml:space="preserve"> </w:t>
      </w:r>
    </w:p>
    <w:p w14:paraId="4FFCE974" w14:textId="66E426A2" w:rsidR="00D24359" w:rsidRPr="004745FC" w:rsidRDefault="00D24359" w:rsidP="00DC6539">
      <w:pPr>
        <w:pStyle w:val="ListParagraph"/>
        <w:numPr>
          <w:ilvl w:val="0"/>
          <w:numId w:val="11"/>
        </w:numPr>
        <w:autoSpaceDE w:val="0"/>
        <w:autoSpaceDN w:val="0"/>
        <w:adjustRightInd w:val="0"/>
        <w:spacing w:after="0" w:line="240" w:lineRule="auto"/>
        <w:rPr>
          <w:rFonts w:asciiTheme="minorHAnsi" w:eastAsiaTheme="minorHAnsi" w:hAnsiTheme="minorHAnsi" w:cstheme="minorHAnsi"/>
          <w:color w:val="000000"/>
          <w:sz w:val="20"/>
          <w:szCs w:val="20"/>
        </w:rPr>
      </w:pPr>
      <w:r w:rsidRPr="004745FC">
        <w:rPr>
          <w:rFonts w:asciiTheme="minorHAnsi" w:eastAsiaTheme="minorHAnsi" w:hAnsiTheme="minorHAnsi" w:cstheme="minorHAnsi"/>
          <w:color w:val="000000"/>
          <w:sz w:val="20"/>
          <w:szCs w:val="20"/>
        </w:rPr>
        <w:t xml:space="preserve">A consultant-led service, regardless of setting, with the intention that the patient will be assessed and if appropriate, treated before clinical responsibility transferred back to the </w:t>
      </w:r>
      <w:r w:rsidR="00AC2E56" w:rsidRPr="004745FC">
        <w:rPr>
          <w:rFonts w:asciiTheme="minorHAnsi" w:eastAsiaTheme="minorHAnsi" w:hAnsiTheme="minorHAnsi" w:cstheme="minorHAnsi"/>
          <w:color w:val="000000"/>
          <w:sz w:val="20"/>
          <w:szCs w:val="20"/>
        </w:rPr>
        <w:t>referrer.</w:t>
      </w:r>
      <w:r w:rsidRPr="004745FC">
        <w:rPr>
          <w:rFonts w:asciiTheme="minorHAnsi" w:eastAsiaTheme="minorHAnsi" w:hAnsiTheme="minorHAnsi" w:cstheme="minorHAnsi"/>
          <w:color w:val="000000"/>
          <w:sz w:val="20"/>
          <w:szCs w:val="20"/>
        </w:rPr>
        <w:t xml:space="preserve"> </w:t>
      </w:r>
    </w:p>
    <w:p w14:paraId="501D1C9F" w14:textId="5C02F471" w:rsidR="00D24359" w:rsidRPr="004745FC" w:rsidRDefault="00D24359" w:rsidP="00DC6539">
      <w:pPr>
        <w:pStyle w:val="ListParagraph"/>
        <w:numPr>
          <w:ilvl w:val="0"/>
          <w:numId w:val="11"/>
        </w:numPr>
        <w:autoSpaceDE w:val="0"/>
        <w:autoSpaceDN w:val="0"/>
        <w:adjustRightInd w:val="0"/>
        <w:spacing w:after="0" w:line="240" w:lineRule="auto"/>
        <w:rPr>
          <w:rFonts w:asciiTheme="minorHAnsi" w:eastAsiaTheme="minorHAnsi" w:hAnsiTheme="minorHAnsi" w:cstheme="minorHAnsi"/>
          <w:color w:val="000000"/>
          <w:sz w:val="20"/>
          <w:szCs w:val="20"/>
        </w:rPr>
      </w:pPr>
      <w:r w:rsidRPr="004745FC">
        <w:rPr>
          <w:rFonts w:asciiTheme="minorHAnsi" w:eastAsiaTheme="minorHAnsi" w:hAnsiTheme="minorHAnsi" w:cstheme="minorHAnsi"/>
          <w:color w:val="000000"/>
          <w:sz w:val="20"/>
          <w:szCs w:val="20"/>
        </w:rPr>
        <w:t xml:space="preserve">An interface or referral management or assessment service, which may result in an onward referral to a consultant-led service before clinical responsibility is transferred back to the referrer. </w:t>
      </w:r>
    </w:p>
    <w:p w14:paraId="07DFD389" w14:textId="77777777" w:rsidR="00D24359" w:rsidRPr="004745FC" w:rsidRDefault="00D24359" w:rsidP="00DC6539">
      <w:pPr>
        <w:pStyle w:val="ListParagraph"/>
        <w:numPr>
          <w:ilvl w:val="0"/>
          <w:numId w:val="11"/>
        </w:numPr>
        <w:autoSpaceDE w:val="0"/>
        <w:autoSpaceDN w:val="0"/>
        <w:adjustRightInd w:val="0"/>
        <w:spacing w:after="0" w:line="240" w:lineRule="auto"/>
        <w:rPr>
          <w:rFonts w:asciiTheme="minorHAnsi" w:eastAsiaTheme="minorHAnsi" w:hAnsiTheme="minorHAnsi" w:cstheme="minorHAnsi"/>
          <w:color w:val="000000"/>
          <w:sz w:val="20"/>
          <w:szCs w:val="20"/>
        </w:rPr>
      </w:pPr>
      <w:r w:rsidRPr="004745FC">
        <w:rPr>
          <w:rFonts w:asciiTheme="minorHAnsi" w:eastAsiaTheme="minorHAnsi" w:hAnsiTheme="minorHAnsi" w:cstheme="minorHAnsi"/>
          <w:color w:val="000000"/>
          <w:sz w:val="20"/>
          <w:szCs w:val="20"/>
        </w:rPr>
        <w:t xml:space="preserve">A patient self-refers into a consultant-led service for pre-agreed services agreed by providers and commissioners. Where the referral has been ratified by a healthcare professional permitted to do so. </w:t>
      </w:r>
    </w:p>
    <w:p w14:paraId="30C2E518" w14:textId="77777777" w:rsidR="00D24359" w:rsidRPr="004745FC" w:rsidRDefault="00D24359" w:rsidP="00C166D4">
      <w:pPr>
        <w:autoSpaceDE w:val="0"/>
        <w:autoSpaceDN w:val="0"/>
        <w:adjustRightInd w:val="0"/>
        <w:spacing w:after="0" w:line="240" w:lineRule="auto"/>
        <w:rPr>
          <w:rFonts w:asciiTheme="minorHAnsi" w:eastAsiaTheme="minorHAnsi" w:hAnsiTheme="minorHAnsi" w:cstheme="minorHAnsi"/>
          <w:color w:val="000000"/>
          <w:sz w:val="20"/>
          <w:szCs w:val="20"/>
        </w:rPr>
      </w:pPr>
    </w:p>
    <w:p w14:paraId="3FDB97A5" w14:textId="77777777" w:rsidR="00D24359" w:rsidRPr="004745FC" w:rsidRDefault="00D24359" w:rsidP="00C166D4">
      <w:pPr>
        <w:spacing w:after="0" w:line="240" w:lineRule="auto"/>
        <w:rPr>
          <w:rFonts w:asciiTheme="minorHAnsi" w:eastAsiaTheme="minorHAnsi" w:hAnsiTheme="minorHAnsi" w:cstheme="minorHAnsi"/>
          <w:color w:val="000000"/>
          <w:sz w:val="20"/>
          <w:szCs w:val="20"/>
        </w:rPr>
      </w:pPr>
      <w:r w:rsidRPr="004745FC">
        <w:rPr>
          <w:rFonts w:asciiTheme="minorHAnsi" w:eastAsiaTheme="minorHAnsi" w:hAnsiTheme="minorHAnsi" w:cstheme="minorHAnsi"/>
          <w:color w:val="000000"/>
          <w:sz w:val="20"/>
          <w:szCs w:val="20"/>
        </w:rPr>
        <w:t>The clock start should commence on the date the referral is received by the Trust or when an e-Referral UBRN (unique booking reference number) is converted.</w:t>
      </w:r>
    </w:p>
    <w:p w14:paraId="5CFD4C45" w14:textId="77777777" w:rsidR="00AC2E56" w:rsidRPr="004745FC" w:rsidRDefault="00AC2E56" w:rsidP="00C166D4">
      <w:pPr>
        <w:spacing w:after="0" w:line="240" w:lineRule="auto"/>
        <w:rPr>
          <w:rFonts w:asciiTheme="minorHAnsi" w:hAnsiTheme="minorHAnsi" w:cstheme="minorHAnsi"/>
          <w:b/>
          <w:color w:val="0070C0"/>
          <w:sz w:val="20"/>
          <w:szCs w:val="20"/>
        </w:rPr>
      </w:pPr>
    </w:p>
    <w:p w14:paraId="66556B2F" w14:textId="2437B80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In most cases, the patient’s clock starts from the date the hospital receives a referral to a </w:t>
      </w:r>
      <w:r w:rsidR="00EF3C79" w:rsidRPr="004745FC">
        <w:rPr>
          <w:rFonts w:asciiTheme="minorHAnsi" w:hAnsiTheme="minorHAnsi" w:cstheme="minorHAnsi"/>
          <w:sz w:val="20"/>
          <w:szCs w:val="20"/>
        </w:rPr>
        <w:t>consultant</w:t>
      </w:r>
      <w:r w:rsidRPr="004745FC">
        <w:rPr>
          <w:rFonts w:asciiTheme="minorHAnsi" w:hAnsiTheme="minorHAnsi" w:cstheme="minorHAnsi"/>
          <w:sz w:val="20"/>
          <w:szCs w:val="20"/>
        </w:rPr>
        <w:t>-led service.  For e-Referral Service pathways this is defined as the date the UBRN is converted.  For paper referrals the RTT clock start date is defined as the date that the Trust received notice of the referral; the date needs to be accurately recorded so that the RTT waiting time of the patient can be tracked.</w:t>
      </w:r>
    </w:p>
    <w:p w14:paraId="1D28A167" w14:textId="77777777" w:rsidR="00AC2E56" w:rsidRPr="004745FC" w:rsidRDefault="00AC2E56" w:rsidP="00C166D4">
      <w:pPr>
        <w:spacing w:after="0" w:line="240" w:lineRule="auto"/>
        <w:rPr>
          <w:rFonts w:asciiTheme="minorHAnsi" w:hAnsiTheme="minorHAnsi" w:cstheme="minorHAnsi"/>
          <w:sz w:val="20"/>
          <w:szCs w:val="20"/>
        </w:rPr>
      </w:pPr>
    </w:p>
    <w:p w14:paraId="75FDC688" w14:textId="77777777" w:rsidR="00D24359" w:rsidRPr="004745FC" w:rsidRDefault="00D24359" w:rsidP="00C166D4">
      <w:pPr>
        <w:spacing w:after="0" w:line="240" w:lineRule="auto"/>
        <w:ind w:right="-57"/>
        <w:rPr>
          <w:rFonts w:asciiTheme="minorHAnsi" w:hAnsiTheme="minorHAnsi" w:cstheme="minorHAnsi"/>
          <w:sz w:val="20"/>
          <w:szCs w:val="20"/>
        </w:rPr>
      </w:pPr>
      <w:r w:rsidRPr="004745FC">
        <w:rPr>
          <w:rFonts w:asciiTheme="minorHAnsi" w:hAnsiTheme="minorHAnsi" w:cstheme="minorHAnsi"/>
          <w:sz w:val="20"/>
          <w:szCs w:val="20"/>
        </w:rPr>
        <w:t>A clock will also start if the patient has been referred to an interface or referral management or assessment service, which may result in an onward referral to a consultant led service before responsibility is transferred back to the referring health professional or general practitioner.</w:t>
      </w:r>
    </w:p>
    <w:p w14:paraId="259B55D4" w14:textId="77777777" w:rsidR="00AC2E56" w:rsidRPr="004745FC" w:rsidRDefault="00AC2E56" w:rsidP="00C166D4">
      <w:pPr>
        <w:spacing w:after="0" w:line="240" w:lineRule="auto"/>
        <w:ind w:right="-57"/>
        <w:rPr>
          <w:rFonts w:asciiTheme="minorHAnsi" w:hAnsiTheme="minorHAnsi" w:cstheme="minorHAnsi"/>
          <w:sz w:val="20"/>
          <w:szCs w:val="20"/>
        </w:rPr>
      </w:pPr>
    </w:p>
    <w:p w14:paraId="23B65528" w14:textId="54384D69" w:rsidR="00D24359" w:rsidRPr="004745FC" w:rsidRDefault="00D24359" w:rsidP="00C166D4">
      <w:pPr>
        <w:spacing w:after="0" w:line="240" w:lineRule="auto"/>
        <w:ind w:right="-57"/>
        <w:rPr>
          <w:rFonts w:asciiTheme="minorHAnsi" w:hAnsiTheme="minorHAnsi" w:cstheme="minorHAnsi"/>
          <w:sz w:val="20"/>
          <w:szCs w:val="20"/>
        </w:rPr>
      </w:pPr>
      <w:r w:rsidRPr="004745FC">
        <w:rPr>
          <w:rFonts w:asciiTheme="minorHAnsi" w:hAnsiTheme="minorHAnsi" w:cstheme="minorHAnsi"/>
          <w:sz w:val="20"/>
          <w:szCs w:val="20"/>
        </w:rPr>
        <w:t xml:space="preserve">If the patient has been referred from another hospital, or a primary care interface service, the RTT clock may have started when the referral was originally received by the other </w:t>
      </w:r>
      <w:r w:rsidR="00AC2E56" w:rsidRPr="004745FC">
        <w:rPr>
          <w:rFonts w:asciiTheme="minorHAnsi" w:hAnsiTheme="minorHAnsi" w:cstheme="minorHAnsi"/>
          <w:sz w:val="20"/>
          <w:szCs w:val="20"/>
        </w:rPr>
        <w:t>hospital,</w:t>
      </w:r>
      <w:r w:rsidRPr="004745FC">
        <w:rPr>
          <w:rFonts w:asciiTheme="minorHAnsi" w:hAnsiTheme="minorHAnsi" w:cstheme="minorHAnsi"/>
          <w:sz w:val="20"/>
          <w:szCs w:val="20"/>
        </w:rPr>
        <w:t xml:space="preserve"> or it may start upon referral to the Trust depending on the patient’s pathway.</w:t>
      </w:r>
    </w:p>
    <w:p w14:paraId="56F6C8C3" w14:textId="77777777" w:rsidR="00AC2E56" w:rsidRPr="004745FC" w:rsidRDefault="00AC2E56" w:rsidP="00C166D4">
      <w:pPr>
        <w:spacing w:after="0" w:line="240" w:lineRule="auto"/>
        <w:ind w:right="-57"/>
        <w:rPr>
          <w:rFonts w:asciiTheme="minorHAnsi" w:hAnsiTheme="minorHAnsi" w:cstheme="minorHAnsi"/>
          <w:sz w:val="20"/>
          <w:szCs w:val="20"/>
        </w:rPr>
      </w:pPr>
    </w:p>
    <w:p w14:paraId="24ED9BDA" w14:textId="451E6A71"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Referrals must follow agreed referral protocols and provide appropriate detail to register and appoint a patient.  Referrals not accompanied by the agreed information required will be rejected and returned to the referrer, and both referrer and patient will be informed.  2WW referrals will not be rejected if incomplete, but GP practices will be asked to send the required additional information within 24 hours (see Cancer Access Operational Policy).  The aim of the Trust is to receive all outpatient referrals in electronic form through e-Referral System.  Referrals made through the e-referral system must include full patient demographic information.  As of </w:t>
      </w:r>
      <w:r w:rsidR="00AC2E56" w:rsidRPr="004745FC">
        <w:rPr>
          <w:rFonts w:asciiTheme="minorHAnsi" w:hAnsiTheme="minorHAnsi" w:cstheme="minorHAnsi"/>
          <w:sz w:val="20"/>
          <w:szCs w:val="20"/>
        </w:rPr>
        <w:t>1st October 2018,</w:t>
      </w:r>
      <w:r w:rsidRPr="004745FC">
        <w:rPr>
          <w:rFonts w:asciiTheme="minorHAnsi" w:hAnsiTheme="minorHAnsi" w:cstheme="minorHAnsi"/>
          <w:sz w:val="20"/>
          <w:szCs w:val="20"/>
        </w:rPr>
        <w:t xml:space="preserve"> paper</w:t>
      </w:r>
      <w:r w:rsidR="00001CB6" w:rsidRPr="004745FC">
        <w:rPr>
          <w:rFonts w:asciiTheme="minorHAnsi" w:hAnsiTheme="minorHAnsi" w:cstheme="minorHAnsi"/>
          <w:sz w:val="20"/>
          <w:szCs w:val="20"/>
        </w:rPr>
        <w:t xml:space="preserve"> referrals from</w:t>
      </w:r>
      <w:r w:rsidRPr="004745FC">
        <w:rPr>
          <w:rFonts w:asciiTheme="minorHAnsi" w:hAnsiTheme="minorHAnsi" w:cstheme="minorHAnsi"/>
          <w:sz w:val="20"/>
          <w:szCs w:val="20"/>
        </w:rPr>
        <w:t xml:space="preserve"> GP</w:t>
      </w:r>
      <w:r w:rsidR="00001CB6" w:rsidRPr="004745FC">
        <w:rPr>
          <w:rFonts w:asciiTheme="minorHAnsi" w:hAnsiTheme="minorHAnsi" w:cstheme="minorHAnsi"/>
          <w:sz w:val="20"/>
          <w:szCs w:val="20"/>
        </w:rPr>
        <w:t>’s will not be accepted</w:t>
      </w:r>
      <w:r w:rsidRPr="004745FC">
        <w:rPr>
          <w:rFonts w:asciiTheme="minorHAnsi" w:hAnsiTheme="minorHAnsi" w:cstheme="minorHAnsi"/>
          <w:sz w:val="20"/>
          <w:szCs w:val="20"/>
        </w:rPr>
        <w:t>.</w:t>
      </w:r>
    </w:p>
    <w:p w14:paraId="4A80B623"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It is expected that all referrers will have discussed both the reason for the referral</w:t>
      </w:r>
      <w:r w:rsidR="004D4E27" w:rsidRPr="004745FC">
        <w:rPr>
          <w:rFonts w:asciiTheme="minorHAnsi" w:hAnsiTheme="minorHAnsi" w:cstheme="minorHAnsi"/>
          <w:sz w:val="20"/>
          <w:szCs w:val="20"/>
        </w:rPr>
        <w:t>, and</w:t>
      </w:r>
      <w:r w:rsidR="00344231" w:rsidRPr="004745FC">
        <w:rPr>
          <w:rFonts w:asciiTheme="minorHAnsi" w:hAnsiTheme="minorHAnsi" w:cstheme="minorHAnsi"/>
          <w:sz w:val="20"/>
          <w:szCs w:val="20"/>
        </w:rPr>
        <w:t xml:space="preserve"> </w:t>
      </w:r>
      <w:r w:rsidRPr="004745FC">
        <w:rPr>
          <w:rFonts w:asciiTheme="minorHAnsi" w:hAnsiTheme="minorHAnsi" w:cstheme="minorHAnsi"/>
          <w:sz w:val="20"/>
          <w:szCs w:val="20"/>
        </w:rPr>
        <w:t>the likelihood of a surgical intervention being required</w:t>
      </w:r>
      <w:r w:rsidR="00344231" w:rsidRPr="004745FC">
        <w:rPr>
          <w:rFonts w:asciiTheme="minorHAnsi" w:hAnsiTheme="minorHAnsi" w:cstheme="minorHAnsi"/>
          <w:sz w:val="20"/>
          <w:szCs w:val="20"/>
        </w:rPr>
        <w:t xml:space="preserve"> along with </w:t>
      </w:r>
      <w:r w:rsidRPr="004745FC">
        <w:rPr>
          <w:rFonts w:asciiTheme="minorHAnsi" w:hAnsiTheme="minorHAnsi" w:cstheme="minorHAnsi"/>
          <w:sz w:val="20"/>
          <w:szCs w:val="20"/>
        </w:rPr>
        <w:t>the NHS constitution with the patient at consultation.  Referrals should only be made to the Trust if the patient is sufficiently fit, ready and willing to be treated within maximum waiting times.  If this is not the case</w:t>
      </w:r>
      <w:r w:rsidR="00344231" w:rsidRPr="004745FC">
        <w:rPr>
          <w:rFonts w:asciiTheme="minorHAnsi" w:hAnsiTheme="minorHAnsi" w:cstheme="minorHAnsi"/>
          <w:sz w:val="20"/>
          <w:szCs w:val="20"/>
        </w:rPr>
        <w:t>,</w:t>
      </w:r>
      <w:r w:rsidRPr="004745FC">
        <w:rPr>
          <w:rFonts w:asciiTheme="minorHAnsi" w:hAnsiTheme="minorHAnsi" w:cstheme="minorHAnsi"/>
          <w:sz w:val="20"/>
          <w:szCs w:val="20"/>
        </w:rPr>
        <w:t xml:space="preserve"> the referral should not be sent until such time as the patient is available.</w:t>
      </w:r>
    </w:p>
    <w:p w14:paraId="325201CA" w14:textId="77777777" w:rsidR="00AC2E56" w:rsidRPr="004745FC" w:rsidRDefault="00AC2E56" w:rsidP="00C166D4">
      <w:pPr>
        <w:spacing w:after="0" w:line="240" w:lineRule="auto"/>
        <w:rPr>
          <w:rFonts w:asciiTheme="minorHAnsi" w:hAnsiTheme="minorHAnsi" w:cstheme="minorHAnsi"/>
          <w:sz w:val="20"/>
          <w:szCs w:val="20"/>
        </w:rPr>
      </w:pPr>
    </w:p>
    <w:p w14:paraId="51C15CE4"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Patients who are referred via e-Referral Service for either King’s Bexley MSK service or the Bexley Ophthalmology Service will be contacted by the King’s Choice Team. The patient will be offered a choice of either accepting an appointment at King’s College Hospital or with another provider should that be more suitable for the patient.</w:t>
      </w:r>
    </w:p>
    <w:p w14:paraId="2D485F12" w14:textId="77777777" w:rsidR="00AC2E56" w:rsidRPr="004745FC" w:rsidRDefault="00AC2E56" w:rsidP="00C166D4">
      <w:pPr>
        <w:spacing w:after="0" w:line="240" w:lineRule="auto"/>
        <w:rPr>
          <w:rFonts w:asciiTheme="minorHAnsi" w:hAnsiTheme="minorHAnsi" w:cstheme="minorHAnsi"/>
          <w:sz w:val="20"/>
          <w:szCs w:val="20"/>
        </w:rPr>
      </w:pPr>
    </w:p>
    <w:p w14:paraId="0215759E"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All two Week Wait suspected cancer referrals must be on an appropriate pro forma (see Cancer Access Operational Policy). </w:t>
      </w:r>
    </w:p>
    <w:p w14:paraId="1734BF51" w14:textId="77777777" w:rsidR="00AC2E56" w:rsidRPr="004745FC" w:rsidRDefault="00AC2E56" w:rsidP="00C166D4">
      <w:pPr>
        <w:spacing w:after="0" w:line="240" w:lineRule="auto"/>
        <w:rPr>
          <w:rFonts w:asciiTheme="minorHAnsi" w:hAnsiTheme="minorHAnsi" w:cstheme="minorHAnsi"/>
          <w:sz w:val="20"/>
          <w:szCs w:val="20"/>
        </w:rPr>
      </w:pPr>
    </w:p>
    <w:p w14:paraId="0C4DD943" w14:textId="683015B1" w:rsidR="00D24359" w:rsidRPr="004745FC" w:rsidRDefault="00233EDB" w:rsidP="00C166D4">
      <w:pPr>
        <w:spacing w:after="0" w:line="240" w:lineRule="auto"/>
        <w:ind w:right="-57"/>
        <w:rPr>
          <w:rFonts w:asciiTheme="minorHAnsi" w:hAnsiTheme="minorHAnsi" w:cstheme="minorHAnsi"/>
          <w:b/>
          <w:color w:val="0070C0"/>
          <w:sz w:val="20"/>
          <w:szCs w:val="20"/>
          <w:lang w:eastAsia="en-GB"/>
        </w:rPr>
      </w:pPr>
      <w:r w:rsidRPr="004745FC">
        <w:rPr>
          <w:rFonts w:asciiTheme="minorHAnsi" w:hAnsiTheme="minorHAnsi" w:cstheme="minorHAnsi"/>
          <w:b/>
          <w:color w:val="0070C0"/>
          <w:sz w:val="20"/>
          <w:szCs w:val="20"/>
          <w:lang w:eastAsia="en-GB"/>
        </w:rPr>
        <w:t>2.3</w:t>
      </w:r>
      <w:r w:rsidR="00A211CC" w:rsidRPr="004745FC">
        <w:rPr>
          <w:rFonts w:asciiTheme="minorHAnsi" w:hAnsiTheme="minorHAnsi" w:cstheme="minorHAnsi"/>
          <w:b/>
          <w:color w:val="0070C0"/>
          <w:sz w:val="20"/>
          <w:szCs w:val="20"/>
          <w:lang w:eastAsia="en-GB"/>
        </w:rPr>
        <w:t xml:space="preserve"> </w:t>
      </w:r>
      <w:r w:rsidR="00AC2E56" w:rsidRPr="004745FC">
        <w:rPr>
          <w:rFonts w:asciiTheme="minorHAnsi" w:hAnsiTheme="minorHAnsi" w:cstheme="minorHAnsi"/>
          <w:b/>
          <w:color w:val="0070C0"/>
          <w:sz w:val="20"/>
          <w:szCs w:val="20"/>
          <w:lang w:eastAsia="en-GB"/>
        </w:rPr>
        <w:t>Manual Non-GP Referrals Must:</w:t>
      </w:r>
    </w:p>
    <w:p w14:paraId="507F65CE" w14:textId="77777777" w:rsidR="00AC2E56" w:rsidRPr="004745FC" w:rsidRDefault="00AC2E56" w:rsidP="00AC2E56">
      <w:pPr>
        <w:tabs>
          <w:tab w:val="left" w:pos="851"/>
        </w:tabs>
        <w:spacing w:after="0" w:line="240" w:lineRule="auto"/>
        <w:ind w:left="360" w:right="-57"/>
        <w:rPr>
          <w:rFonts w:asciiTheme="minorHAnsi" w:hAnsiTheme="minorHAnsi" w:cstheme="minorHAnsi"/>
          <w:sz w:val="20"/>
          <w:szCs w:val="20"/>
          <w:lang w:eastAsia="en-GB"/>
        </w:rPr>
      </w:pPr>
    </w:p>
    <w:p w14:paraId="21948EED" w14:textId="41C3732F" w:rsidR="00D24359" w:rsidRPr="004745FC" w:rsidRDefault="00D24359" w:rsidP="00DC6539">
      <w:pPr>
        <w:pStyle w:val="ListParagraph"/>
        <w:numPr>
          <w:ilvl w:val="0"/>
          <w:numId w:val="35"/>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be addressed to a specialty rather than a specific consultant (unless a particular specialist is required or the patient requests a named consultant);</w:t>
      </w:r>
      <w:r w:rsidR="00FB0588" w:rsidRPr="004745FC">
        <w:rPr>
          <w:rFonts w:asciiTheme="minorHAnsi" w:hAnsiTheme="minorHAnsi" w:cstheme="minorHAnsi"/>
          <w:sz w:val="20"/>
          <w:szCs w:val="20"/>
          <w:lang w:eastAsia="en-GB"/>
        </w:rPr>
        <w:t xml:space="preserve"> if a referral is </w:t>
      </w:r>
      <w:r w:rsidR="00503CD6" w:rsidRPr="004745FC">
        <w:rPr>
          <w:rFonts w:asciiTheme="minorHAnsi" w:hAnsiTheme="minorHAnsi" w:cstheme="minorHAnsi"/>
          <w:sz w:val="20"/>
          <w:szCs w:val="20"/>
          <w:lang w:eastAsia="en-GB"/>
        </w:rPr>
        <w:t xml:space="preserve">addressed to a named consultant, depending on clinical urgency and waiting times, the patient may be pooled </w:t>
      </w:r>
      <w:r w:rsidR="00AC2E56" w:rsidRPr="004745FC">
        <w:rPr>
          <w:rFonts w:asciiTheme="minorHAnsi" w:hAnsiTheme="minorHAnsi" w:cstheme="minorHAnsi"/>
          <w:sz w:val="20"/>
          <w:szCs w:val="20"/>
          <w:lang w:eastAsia="en-GB"/>
        </w:rPr>
        <w:t>to</w:t>
      </w:r>
      <w:r w:rsidR="00503CD6" w:rsidRPr="004745FC">
        <w:rPr>
          <w:rFonts w:asciiTheme="minorHAnsi" w:hAnsiTheme="minorHAnsi" w:cstheme="minorHAnsi"/>
          <w:sz w:val="20"/>
          <w:szCs w:val="20"/>
          <w:lang w:eastAsia="en-GB"/>
        </w:rPr>
        <w:t xml:space="preserve"> offer appropriate appointments sooner.</w:t>
      </w:r>
    </w:p>
    <w:p w14:paraId="5B3BCB51" w14:textId="20E8BE52" w:rsidR="00D24359" w:rsidRPr="004745FC" w:rsidRDefault="00D24359" w:rsidP="00DC6539">
      <w:pPr>
        <w:pStyle w:val="ListParagraph"/>
        <w:numPr>
          <w:ilvl w:val="0"/>
          <w:numId w:val="35"/>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contain the NHS number and full demographic details of the patient and/or </w:t>
      </w:r>
      <w:r w:rsidR="00AC2E56" w:rsidRPr="004745FC">
        <w:rPr>
          <w:rFonts w:asciiTheme="minorHAnsi" w:hAnsiTheme="minorHAnsi" w:cstheme="minorHAnsi"/>
          <w:sz w:val="20"/>
          <w:szCs w:val="20"/>
          <w:lang w:eastAsia="en-GB"/>
        </w:rPr>
        <w:t>carer.</w:t>
      </w:r>
    </w:p>
    <w:p w14:paraId="4BA4B3EF" w14:textId="77777777" w:rsidR="00AC2E56" w:rsidRPr="004745FC" w:rsidRDefault="00AC2E56" w:rsidP="00AC2E56">
      <w:pPr>
        <w:pStyle w:val="ListParagraph"/>
        <w:tabs>
          <w:tab w:val="left" w:pos="851"/>
        </w:tabs>
        <w:spacing w:after="0" w:line="240" w:lineRule="auto"/>
        <w:ind w:right="-57"/>
        <w:rPr>
          <w:rFonts w:asciiTheme="minorHAnsi" w:hAnsiTheme="minorHAnsi" w:cstheme="minorHAnsi"/>
          <w:sz w:val="20"/>
          <w:szCs w:val="20"/>
          <w:lang w:eastAsia="en-GB"/>
        </w:rPr>
      </w:pPr>
    </w:p>
    <w:p w14:paraId="6432A25B" w14:textId="421684ED"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To ensure that manually referred patients are seen in</w:t>
      </w:r>
      <w:r w:rsidR="00344231" w:rsidRPr="004745FC">
        <w:rPr>
          <w:rFonts w:asciiTheme="minorHAnsi" w:hAnsiTheme="minorHAnsi" w:cstheme="minorHAnsi"/>
          <w:sz w:val="20"/>
          <w:szCs w:val="20"/>
        </w:rPr>
        <w:t xml:space="preserve"> line with clinical need and in</w:t>
      </w:r>
      <w:r w:rsidRPr="004745FC">
        <w:rPr>
          <w:rFonts w:asciiTheme="minorHAnsi" w:hAnsiTheme="minorHAnsi" w:cstheme="minorHAnsi"/>
          <w:sz w:val="20"/>
          <w:szCs w:val="20"/>
        </w:rPr>
        <w:t xml:space="preserve"> chronological order, referrals will be allocated to a </w:t>
      </w:r>
      <w:r w:rsidR="00AC2E56" w:rsidRPr="004745FC">
        <w:rPr>
          <w:rFonts w:asciiTheme="minorHAnsi" w:hAnsiTheme="minorHAnsi" w:cstheme="minorHAnsi"/>
          <w:sz w:val="20"/>
          <w:szCs w:val="20"/>
        </w:rPr>
        <w:t>consultant</w:t>
      </w:r>
      <w:r w:rsidRPr="004745FC">
        <w:rPr>
          <w:rFonts w:asciiTheme="minorHAnsi" w:hAnsiTheme="minorHAnsi" w:cstheme="minorHAnsi"/>
          <w:sz w:val="20"/>
          <w:szCs w:val="20"/>
        </w:rPr>
        <w:t xml:space="preserve"> initially based on clinical urgency, then length of wait and where possible convenience of locality to the patient. Referrals will be triaged by clinicians to ensure the patient’s first contact with the Trust is clinically the most appropriate one.</w:t>
      </w:r>
    </w:p>
    <w:p w14:paraId="1081DD0A" w14:textId="77777777" w:rsidR="00AC2E56" w:rsidRPr="004745FC" w:rsidRDefault="00AC2E56" w:rsidP="00C166D4">
      <w:pPr>
        <w:spacing w:after="0" w:line="240" w:lineRule="auto"/>
        <w:rPr>
          <w:rFonts w:asciiTheme="minorHAnsi" w:hAnsiTheme="minorHAnsi" w:cstheme="minorHAnsi"/>
          <w:sz w:val="20"/>
          <w:szCs w:val="20"/>
        </w:rPr>
      </w:pPr>
    </w:p>
    <w:p w14:paraId="058B648A" w14:textId="17DA9791" w:rsidR="00D24359" w:rsidRPr="004745FC" w:rsidRDefault="00233EDB" w:rsidP="00C166D4">
      <w:pPr>
        <w:spacing w:after="0" w:line="240" w:lineRule="auto"/>
        <w:rPr>
          <w:rFonts w:asciiTheme="minorHAnsi" w:hAnsiTheme="minorHAnsi" w:cstheme="minorHAnsi"/>
          <w:b/>
          <w:color w:val="0070C0"/>
          <w:sz w:val="20"/>
          <w:szCs w:val="20"/>
          <w:lang w:eastAsia="en-GB"/>
        </w:rPr>
      </w:pPr>
      <w:r w:rsidRPr="004745FC">
        <w:rPr>
          <w:rFonts w:asciiTheme="minorHAnsi" w:hAnsiTheme="minorHAnsi" w:cstheme="minorHAnsi"/>
          <w:b/>
          <w:color w:val="0070C0"/>
          <w:sz w:val="20"/>
          <w:szCs w:val="20"/>
          <w:lang w:eastAsia="en-GB"/>
        </w:rPr>
        <w:t>2.4</w:t>
      </w:r>
      <w:r w:rsidR="00A211CC" w:rsidRPr="004745FC">
        <w:rPr>
          <w:rFonts w:asciiTheme="minorHAnsi" w:hAnsiTheme="minorHAnsi" w:cstheme="minorHAnsi"/>
          <w:b/>
          <w:color w:val="0070C0"/>
          <w:sz w:val="20"/>
          <w:szCs w:val="20"/>
          <w:lang w:eastAsia="en-GB"/>
        </w:rPr>
        <w:t xml:space="preserve"> </w:t>
      </w:r>
      <w:r w:rsidR="00AC2E56" w:rsidRPr="004745FC">
        <w:rPr>
          <w:rFonts w:asciiTheme="minorHAnsi" w:hAnsiTheme="minorHAnsi" w:cstheme="minorHAnsi"/>
          <w:b/>
          <w:color w:val="0070C0"/>
          <w:sz w:val="20"/>
          <w:szCs w:val="20"/>
          <w:lang w:eastAsia="en-GB"/>
        </w:rPr>
        <w:t>GP Referrals</w:t>
      </w:r>
    </w:p>
    <w:p w14:paraId="25CF7719" w14:textId="77777777" w:rsidR="00AC2E56" w:rsidRPr="004745FC" w:rsidRDefault="00AC2E56" w:rsidP="00C166D4">
      <w:pPr>
        <w:spacing w:after="0" w:line="240" w:lineRule="auto"/>
        <w:rPr>
          <w:rFonts w:asciiTheme="minorHAnsi" w:hAnsiTheme="minorHAnsi" w:cstheme="minorHAnsi"/>
          <w:b/>
          <w:color w:val="0070C0"/>
          <w:sz w:val="20"/>
          <w:szCs w:val="20"/>
          <w:lang w:eastAsia="en-GB"/>
        </w:rPr>
      </w:pPr>
    </w:p>
    <w:p w14:paraId="4F9CAFB0"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It is expected that GPs and other referrers will have discussed both the reason for the referral, the likelihood of a surgical intervention being required and the NHS constitution with the patient at consultation.</w:t>
      </w:r>
    </w:p>
    <w:p w14:paraId="5BE10DDA" w14:textId="77777777" w:rsidR="00AC2E56" w:rsidRPr="004745FC" w:rsidRDefault="00AC2E56" w:rsidP="00C166D4">
      <w:pPr>
        <w:spacing w:after="0" w:line="240" w:lineRule="auto"/>
        <w:rPr>
          <w:rFonts w:asciiTheme="minorHAnsi" w:hAnsiTheme="minorHAnsi" w:cstheme="minorHAnsi"/>
          <w:sz w:val="20"/>
          <w:szCs w:val="20"/>
        </w:rPr>
      </w:pPr>
    </w:p>
    <w:p w14:paraId="490CDD8F" w14:textId="6DE034F6"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Referrals made to the Trust must be legible, follow agreed referral protocols and provide appropriate detail to register and appoint a patient.  Referrals not accompanied by the information required will be rejected and returned to the referrer both referrer and patient will be informed. Rejected referrals will be closed and the </w:t>
      </w:r>
      <w:r w:rsidR="00AC2E56"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clock stopped. </w:t>
      </w:r>
    </w:p>
    <w:p w14:paraId="3C05F565" w14:textId="77777777" w:rsidR="00AC2E56" w:rsidRPr="004745FC" w:rsidRDefault="00AC2E56" w:rsidP="00C166D4">
      <w:pPr>
        <w:spacing w:after="0" w:line="240" w:lineRule="auto"/>
        <w:rPr>
          <w:rFonts w:asciiTheme="minorHAnsi" w:hAnsiTheme="minorHAnsi" w:cstheme="minorHAnsi"/>
          <w:sz w:val="20"/>
          <w:szCs w:val="20"/>
        </w:rPr>
      </w:pPr>
    </w:p>
    <w:p w14:paraId="0D9CA300" w14:textId="7AF0AA68"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Where the patient’s first language is not English, or the patient communicates non-verbally, their referral must state the exact type of interpreter required.  The referral should indicate if the patient has learning disabilities, mental ill health or is any way a vulnerable </w:t>
      </w:r>
      <w:r w:rsidR="00AC2E56" w:rsidRPr="004745FC">
        <w:rPr>
          <w:rFonts w:asciiTheme="minorHAnsi" w:hAnsiTheme="minorHAnsi" w:cstheme="minorHAnsi"/>
          <w:sz w:val="20"/>
          <w:szCs w:val="20"/>
        </w:rPr>
        <w:t>adult and</w:t>
      </w:r>
      <w:r w:rsidRPr="004745FC">
        <w:rPr>
          <w:rFonts w:asciiTheme="minorHAnsi" w:hAnsiTheme="minorHAnsi" w:cstheme="minorHAnsi"/>
          <w:sz w:val="20"/>
          <w:szCs w:val="20"/>
        </w:rPr>
        <w:t xml:space="preserve"> should include information on any preferences or requirements for the patient.</w:t>
      </w:r>
    </w:p>
    <w:p w14:paraId="3AC5EBEA" w14:textId="77777777" w:rsidR="00AC2E56" w:rsidRPr="004745FC" w:rsidRDefault="00AC2E56" w:rsidP="00C166D4">
      <w:pPr>
        <w:spacing w:after="0" w:line="240" w:lineRule="auto"/>
        <w:rPr>
          <w:rFonts w:asciiTheme="minorHAnsi" w:hAnsiTheme="minorHAnsi" w:cstheme="minorHAnsi"/>
          <w:sz w:val="20"/>
          <w:szCs w:val="20"/>
          <w:lang w:eastAsia="en-GB"/>
        </w:rPr>
      </w:pPr>
    </w:p>
    <w:p w14:paraId="4D25E7A1" w14:textId="23EBA970"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Referrals should only be made to the Trust if the patient is sufficiently fit, ready and willing to be treated within maximum waiting times. If this is not the case the referral should not be sent until such time as the patient is available. </w:t>
      </w:r>
      <w:r w:rsidR="00C33CB9" w:rsidRPr="004745FC">
        <w:rPr>
          <w:rFonts w:asciiTheme="minorHAnsi" w:hAnsiTheme="minorHAnsi" w:cstheme="minorHAnsi"/>
          <w:sz w:val="20"/>
          <w:szCs w:val="20"/>
        </w:rPr>
        <w:t>For cancer referrals the expectation is that the GP is aware of the cancer waiting times and at the point of referral has ensured the patient is actively willing to engage with the urgency of cancer timed pathways to reach diagnosis by 28 days, and treatment within 62 days, of referral.</w:t>
      </w:r>
    </w:p>
    <w:p w14:paraId="328ECBFC" w14:textId="77777777" w:rsidR="00AC2E56" w:rsidRPr="004745FC" w:rsidRDefault="00AC2E56" w:rsidP="00C166D4">
      <w:pPr>
        <w:spacing w:after="0" w:line="240" w:lineRule="auto"/>
        <w:rPr>
          <w:rFonts w:asciiTheme="minorHAnsi" w:hAnsiTheme="minorHAnsi" w:cstheme="minorHAnsi"/>
          <w:sz w:val="20"/>
          <w:szCs w:val="20"/>
        </w:rPr>
      </w:pPr>
    </w:p>
    <w:p w14:paraId="4233E0E8" w14:textId="6289A7E1"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Referrals should be vetted by clinicians to ensure the patient’s first contact with the Trust is clinically the most appropriate one.  For services using the </w:t>
      </w:r>
      <w:r w:rsidR="00EF3C79" w:rsidRPr="004745FC">
        <w:rPr>
          <w:rFonts w:asciiTheme="minorHAnsi" w:hAnsiTheme="minorHAnsi" w:cstheme="minorHAnsi"/>
          <w:sz w:val="20"/>
          <w:szCs w:val="20"/>
        </w:rPr>
        <w:t>Do</w:t>
      </w:r>
      <w:r w:rsidR="00EF3C79">
        <w:rPr>
          <w:rFonts w:asciiTheme="minorHAnsi" w:hAnsiTheme="minorHAnsi" w:cstheme="minorHAnsi"/>
          <w:sz w:val="20"/>
          <w:szCs w:val="20"/>
        </w:rPr>
        <w:t>c</w:t>
      </w:r>
      <w:r w:rsidR="00EF3C79" w:rsidRPr="004745FC">
        <w:rPr>
          <w:rFonts w:asciiTheme="minorHAnsi" w:hAnsiTheme="minorHAnsi" w:cstheme="minorHAnsi"/>
          <w:sz w:val="20"/>
          <w:szCs w:val="20"/>
        </w:rPr>
        <w:t>man</w:t>
      </w:r>
      <w:r w:rsidRPr="004745FC">
        <w:rPr>
          <w:rFonts w:asciiTheme="minorHAnsi" w:hAnsiTheme="minorHAnsi" w:cstheme="minorHAnsi"/>
          <w:sz w:val="20"/>
          <w:szCs w:val="20"/>
        </w:rPr>
        <w:t xml:space="preserve"> system, the referral should be entered onto Docman to enable electronic triage of the referral by clinicians.</w:t>
      </w:r>
    </w:p>
    <w:p w14:paraId="1358CD2C" w14:textId="77777777" w:rsidR="00AC2E56" w:rsidRPr="004745FC" w:rsidRDefault="00AC2E56" w:rsidP="00C166D4">
      <w:pPr>
        <w:spacing w:after="0" w:line="240" w:lineRule="auto"/>
        <w:rPr>
          <w:rFonts w:asciiTheme="minorHAnsi" w:hAnsiTheme="minorHAnsi" w:cstheme="minorHAnsi"/>
          <w:sz w:val="20"/>
          <w:szCs w:val="20"/>
        </w:rPr>
      </w:pPr>
    </w:p>
    <w:p w14:paraId="325F8CB1" w14:textId="4889A0F9" w:rsidR="00A80378" w:rsidRPr="004745FC" w:rsidRDefault="002E5A99"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GP referrals for p</w:t>
      </w:r>
      <w:r w:rsidR="00A80378" w:rsidRPr="004745FC">
        <w:rPr>
          <w:rFonts w:asciiTheme="minorHAnsi" w:hAnsiTheme="minorHAnsi" w:cstheme="minorHAnsi"/>
          <w:color w:val="000000"/>
          <w:sz w:val="20"/>
          <w:szCs w:val="20"/>
          <w:lang w:eastAsia="en-GB"/>
        </w:rPr>
        <w:t xml:space="preserve">atients can choose to travel abroad for treatment, it is noted that this particular </w:t>
      </w:r>
      <w:r w:rsidRPr="004745FC">
        <w:rPr>
          <w:rFonts w:asciiTheme="minorHAnsi" w:hAnsiTheme="minorHAnsi" w:cstheme="minorHAnsi"/>
          <w:color w:val="000000"/>
          <w:sz w:val="20"/>
          <w:szCs w:val="20"/>
          <w:lang w:eastAsia="en-GB"/>
        </w:rPr>
        <w:t>cohort</w:t>
      </w:r>
      <w:r w:rsidR="00A80378" w:rsidRPr="004745FC">
        <w:rPr>
          <w:rFonts w:asciiTheme="minorHAnsi" w:hAnsiTheme="minorHAnsi" w:cstheme="minorHAnsi"/>
          <w:color w:val="000000"/>
          <w:sz w:val="20"/>
          <w:szCs w:val="20"/>
          <w:lang w:eastAsia="en-GB"/>
        </w:rPr>
        <w:t xml:space="preserve"> of patients are not always followed up abroad.  The patient will ask their GP to refer them into the Trust for follow up.  SEL Trust</w:t>
      </w:r>
      <w:r w:rsidRPr="004745FC">
        <w:rPr>
          <w:rFonts w:asciiTheme="minorHAnsi" w:hAnsiTheme="minorHAnsi" w:cstheme="minorHAnsi"/>
          <w:color w:val="000000"/>
          <w:sz w:val="20"/>
          <w:szCs w:val="20"/>
          <w:lang w:eastAsia="en-GB"/>
        </w:rPr>
        <w:t>s</w:t>
      </w:r>
      <w:r w:rsidR="00A80378" w:rsidRPr="004745FC">
        <w:rPr>
          <w:rFonts w:asciiTheme="minorHAnsi" w:hAnsiTheme="minorHAnsi" w:cstheme="minorHAnsi"/>
          <w:color w:val="000000"/>
          <w:sz w:val="20"/>
          <w:szCs w:val="20"/>
          <w:lang w:eastAsia="en-GB"/>
        </w:rPr>
        <w:t xml:space="preserve"> will manage these pathways in the following way:  Ordinarily a GP referral will trigger a new clock start event, however, as these are post definitive treatment patients they are to be managed in the same way as post treatment tertiary referrals.  These will be identified though validation where there is clear evidence in the referral that the patient has had definitive treatment abroad.  The validation team will ensure an appropriate appointment has been booked before applying an administrative clock stop to the pathway.  When the patient </w:t>
      </w:r>
      <w:r w:rsidR="00AC2E56" w:rsidRPr="004745FC">
        <w:rPr>
          <w:rFonts w:asciiTheme="minorHAnsi" w:hAnsiTheme="minorHAnsi" w:cstheme="minorHAnsi"/>
          <w:color w:val="000000"/>
          <w:sz w:val="20"/>
          <w:szCs w:val="20"/>
          <w:lang w:eastAsia="en-GB"/>
        </w:rPr>
        <w:t>attends,</w:t>
      </w:r>
      <w:r w:rsidR="00A80378" w:rsidRPr="004745FC">
        <w:rPr>
          <w:rFonts w:asciiTheme="minorHAnsi" w:hAnsiTheme="minorHAnsi" w:cstheme="minorHAnsi"/>
          <w:color w:val="000000"/>
          <w:sz w:val="20"/>
          <w:szCs w:val="20"/>
          <w:lang w:eastAsia="en-GB"/>
        </w:rPr>
        <w:t xml:space="preserve"> they will either be discharged (referral closed) or added to the waiting list for further surgery (clock start).</w:t>
      </w:r>
    </w:p>
    <w:p w14:paraId="15EDC40F" w14:textId="77777777" w:rsidR="00A80378" w:rsidRPr="004745FC" w:rsidRDefault="00A80378" w:rsidP="00C166D4">
      <w:pPr>
        <w:spacing w:after="0" w:line="240" w:lineRule="auto"/>
        <w:rPr>
          <w:rFonts w:asciiTheme="minorHAnsi" w:hAnsiTheme="minorHAnsi" w:cstheme="minorHAnsi"/>
          <w:sz w:val="20"/>
          <w:szCs w:val="20"/>
        </w:rPr>
      </w:pPr>
    </w:p>
    <w:p w14:paraId="5B4800D1"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RTT clock start date is defined as the date that the Trust received notice of the referral; the date needs to be accurately recorded so that the RTT waiting time of the patient can be tracked.</w:t>
      </w:r>
    </w:p>
    <w:p w14:paraId="5C7D05A3" w14:textId="77777777" w:rsidR="00AC2E56" w:rsidRPr="004745FC" w:rsidRDefault="00AC2E56" w:rsidP="00C166D4">
      <w:pPr>
        <w:spacing w:after="0" w:line="240" w:lineRule="auto"/>
        <w:rPr>
          <w:rFonts w:asciiTheme="minorHAnsi" w:hAnsiTheme="minorHAnsi" w:cstheme="minorHAnsi"/>
          <w:sz w:val="20"/>
          <w:szCs w:val="20"/>
        </w:rPr>
      </w:pPr>
    </w:p>
    <w:p w14:paraId="74543846" w14:textId="6B4B8EF8" w:rsidR="00D2435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2.5</w:t>
      </w:r>
      <w:r w:rsidR="00A211CC" w:rsidRPr="004745FC">
        <w:rPr>
          <w:rFonts w:asciiTheme="minorHAnsi" w:hAnsiTheme="minorHAnsi" w:cstheme="minorHAnsi"/>
          <w:color w:val="0070C0"/>
          <w:sz w:val="20"/>
        </w:rPr>
        <w:t xml:space="preserve"> </w:t>
      </w:r>
      <w:r w:rsidR="00AC2E56" w:rsidRPr="004745FC">
        <w:rPr>
          <w:rFonts w:asciiTheme="minorHAnsi" w:hAnsiTheme="minorHAnsi" w:cstheme="minorHAnsi"/>
          <w:color w:val="0070C0"/>
          <w:sz w:val="20"/>
        </w:rPr>
        <w:t xml:space="preserve">Non-GP Referrals </w:t>
      </w:r>
    </w:p>
    <w:p w14:paraId="257C4894" w14:textId="77777777" w:rsidR="00AC2E56" w:rsidRPr="004745FC" w:rsidRDefault="00AC2E56" w:rsidP="00C166D4">
      <w:pPr>
        <w:spacing w:after="0" w:line="240" w:lineRule="auto"/>
        <w:rPr>
          <w:rFonts w:asciiTheme="minorHAnsi" w:hAnsiTheme="minorHAnsi" w:cstheme="minorHAnsi"/>
          <w:sz w:val="20"/>
          <w:szCs w:val="20"/>
        </w:rPr>
      </w:pPr>
    </w:p>
    <w:p w14:paraId="5DFFDA47" w14:textId="434E14AF"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Referrals must:</w:t>
      </w:r>
    </w:p>
    <w:p w14:paraId="109E8AC1" w14:textId="77777777" w:rsidR="00AC2E56" w:rsidRPr="004745FC" w:rsidRDefault="00AC2E56" w:rsidP="00C166D4">
      <w:pPr>
        <w:spacing w:after="0" w:line="240" w:lineRule="auto"/>
        <w:rPr>
          <w:rFonts w:asciiTheme="minorHAnsi" w:hAnsiTheme="minorHAnsi" w:cstheme="minorHAnsi"/>
          <w:sz w:val="20"/>
          <w:szCs w:val="20"/>
        </w:rPr>
      </w:pPr>
    </w:p>
    <w:p w14:paraId="3B65B195" w14:textId="3238F8BD" w:rsidR="00D24359" w:rsidRPr="004745FC" w:rsidRDefault="00D2435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Be addressed to a specialty rather than a specific consultant (unless a particular specialist is required or the patient requests a named consultant</w:t>
      </w:r>
      <w:r w:rsidR="00636043" w:rsidRPr="004745FC">
        <w:rPr>
          <w:rFonts w:asciiTheme="minorHAnsi" w:hAnsiTheme="minorHAnsi" w:cstheme="minorHAnsi"/>
          <w:sz w:val="20"/>
          <w:szCs w:val="20"/>
          <w:lang w:eastAsia="en-GB"/>
        </w:rPr>
        <w:t>).</w:t>
      </w:r>
    </w:p>
    <w:p w14:paraId="475A6829" w14:textId="542506D5" w:rsidR="00D24359" w:rsidRPr="004745FC" w:rsidRDefault="00D2435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Contain the NHS number and full demographic details of the patient and/or </w:t>
      </w:r>
      <w:r w:rsidR="00AC2E56" w:rsidRPr="004745FC">
        <w:rPr>
          <w:rFonts w:asciiTheme="minorHAnsi" w:hAnsiTheme="minorHAnsi" w:cstheme="minorHAnsi"/>
          <w:sz w:val="20"/>
          <w:szCs w:val="20"/>
          <w:lang w:eastAsia="en-GB"/>
        </w:rPr>
        <w:t>carer.</w:t>
      </w:r>
    </w:p>
    <w:p w14:paraId="725ACE39" w14:textId="77777777" w:rsidR="00D24359" w:rsidRPr="004745FC" w:rsidRDefault="00D2435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Be sent to Outpatient Appointment Centre.</w:t>
      </w:r>
    </w:p>
    <w:p w14:paraId="33DCBF2D" w14:textId="77777777" w:rsidR="00AC2E56" w:rsidRPr="004745FC" w:rsidRDefault="00AC2E56" w:rsidP="00AC2E56">
      <w:pPr>
        <w:pStyle w:val="ListParagraph"/>
        <w:tabs>
          <w:tab w:val="left" w:pos="851"/>
        </w:tabs>
        <w:spacing w:after="0" w:line="240" w:lineRule="auto"/>
        <w:ind w:right="-57"/>
        <w:rPr>
          <w:rFonts w:asciiTheme="minorHAnsi" w:hAnsiTheme="minorHAnsi" w:cstheme="minorHAnsi"/>
          <w:sz w:val="20"/>
          <w:szCs w:val="20"/>
          <w:lang w:eastAsia="en-GB"/>
        </w:rPr>
      </w:pPr>
    </w:p>
    <w:p w14:paraId="20A65F0A" w14:textId="61A86F8D"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To ensure that referred routine patients are seen in chronological order, referrals will be allocated to a </w:t>
      </w:r>
      <w:r w:rsidR="00AC2E56" w:rsidRPr="004745FC">
        <w:rPr>
          <w:rFonts w:asciiTheme="minorHAnsi" w:hAnsiTheme="minorHAnsi" w:cstheme="minorHAnsi"/>
          <w:sz w:val="20"/>
          <w:szCs w:val="20"/>
        </w:rPr>
        <w:t>consultant</w:t>
      </w:r>
      <w:r w:rsidRPr="004745FC">
        <w:rPr>
          <w:rFonts w:asciiTheme="minorHAnsi" w:hAnsiTheme="minorHAnsi" w:cstheme="minorHAnsi"/>
          <w:sz w:val="20"/>
          <w:szCs w:val="20"/>
        </w:rPr>
        <w:t xml:space="preserve"> initially based on clinical urgency, then length of wait and where possible convenience of locality to the patient.</w:t>
      </w:r>
    </w:p>
    <w:p w14:paraId="5CC9CBBB" w14:textId="77777777" w:rsidR="00AC2E56" w:rsidRPr="004745FC" w:rsidRDefault="00AC2E56" w:rsidP="00C166D4">
      <w:pPr>
        <w:spacing w:after="0" w:line="240" w:lineRule="auto"/>
        <w:rPr>
          <w:rFonts w:asciiTheme="minorHAnsi" w:hAnsiTheme="minorHAnsi" w:cstheme="minorHAnsi"/>
          <w:sz w:val="20"/>
          <w:szCs w:val="20"/>
        </w:rPr>
      </w:pPr>
    </w:p>
    <w:p w14:paraId="2998BFB3" w14:textId="3733273A"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The aim of the Trust is to receive all outpatient referrals centrally in electronic form through the e-Referral System, the RTT clock will start when the UBRN (unique booking reference number) is converted. It is the responsibility of </w:t>
      </w:r>
      <w:r w:rsidR="00141FDC" w:rsidRPr="004745FC">
        <w:rPr>
          <w:rFonts w:asciiTheme="minorHAnsi" w:hAnsiTheme="minorHAnsi" w:cstheme="minorHAnsi"/>
          <w:sz w:val="20"/>
          <w:szCs w:val="20"/>
        </w:rPr>
        <w:t>the relevant</w:t>
      </w:r>
      <w:r w:rsidR="00344231" w:rsidRPr="004745FC">
        <w:rPr>
          <w:rFonts w:asciiTheme="minorHAnsi" w:hAnsiTheme="minorHAnsi" w:cstheme="minorHAnsi"/>
          <w:sz w:val="20"/>
          <w:szCs w:val="20"/>
        </w:rPr>
        <w:t xml:space="preserve"> Administrative</w:t>
      </w:r>
      <w:r w:rsidRPr="004745FC">
        <w:rPr>
          <w:rFonts w:asciiTheme="minorHAnsi" w:hAnsiTheme="minorHAnsi" w:cstheme="minorHAnsi"/>
          <w:sz w:val="20"/>
          <w:szCs w:val="20"/>
        </w:rPr>
        <w:t xml:space="preserve"> Teams to register all appropriate referrals onto Trust PAS systems within one working day of receipt in the Trust.  </w:t>
      </w:r>
      <w:r w:rsidR="005A088A" w:rsidRPr="004745FC">
        <w:rPr>
          <w:rFonts w:asciiTheme="minorHAnsi" w:hAnsiTheme="minorHAnsi" w:cstheme="minorHAnsi"/>
          <w:sz w:val="20"/>
          <w:szCs w:val="20"/>
        </w:rPr>
        <w:t xml:space="preserve">Where a </w:t>
      </w:r>
      <w:r w:rsidRPr="004745FC">
        <w:rPr>
          <w:rFonts w:asciiTheme="minorHAnsi" w:hAnsiTheme="minorHAnsi" w:cstheme="minorHAnsi"/>
          <w:sz w:val="20"/>
          <w:szCs w:val="20"/>
        </w:rPr>
        <w:t xml:space="preserve">referral is to be booked outside the central appointments team it is the responsibility of the receiving specialty team to ensure that </w:t>
      </w:r>
      <w:r w:rsidR="005A088A" w:rsidRPr="004745FC">
        <w:rPr>
          <w:rFonts w:asciiTheme="minorHAnsi" w:hAnsiTheme="minorHAnsi" w:cstheme="minorHAnsi"/>
          <w:sz w:val="20"/>
          <w:szCs w:val="20"/>
        </w:rPr>
        <w:t xml:space="preserve">all </w:t>
      </w:r>
      <w:r w:rsidRPr="004745FC">
        <w:rPr>
          <w:rFonts w:asciiTheme="minorHAnsi" w:hAnsiTheme="minorHAnsi" w:cstheme="minorHAnsi"/>
          <w:sz w:val="20"/>
          <w:szCs w:val="20"/>
        </w:rPr>
        <w:t>registration procedures are adhered to.</w:t>
      </w:r>
    </w:p>
    <w:p w14:paraId="03F63067" w14:textId="77777777" w:rsidR="00AC2E56" w:rsidRPr="004745FC" w:rsidRDefault="00AC2E56" w:rsidP="00C166D4">
      <w:pPr>
        <w:spacing w:after="0" w:line="240" w:lineRule="auto"/>
        <w:rPr>
          <w:rFonts w:asciiTheme="minorHAnsi" w:hAnsiTheme="minorHAnsi" w:cstheme="minorHAnsi"/>
          <w:sz w:val="20"/>
          <w:szCs w:val="20"/>
        </w:rPr>
      </w:pPr>
    </w:p>
    <w:p w14:paraId="63FF114A"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Referrals should be vetted by clinicians to ensure the patient’s first contact with the Trust is clinically the most appropriate one. For services using the Docman system, the referral should be entered onto Docman to enable electronic triage of the referral by clinicians. Referrals should be reviewed </w:t>
      </w:r>
      <w:r w:rsidR="0051753E" w:rsidRPr="004745FC">
        <w:rPr>
          <w:rFonts w:asciiTheme="minorHAnsi" w:hAnsiTheme="minorHAnsi" w:cstheme="minorHAnsi"/>
          <w:sz w:val="20"/>
          <w:szCs w:val="20"/>
        </w:rPr>
        <w:t>within two working days from date of receipt</w:t>
      </w:r>
      <w:r w:rsidRPr="004745FC">
        <w:rPr>
          <w:rFonts w:asciiTheme="minorHAnsi" w:hAnsiTheme="minorHAnsi" w:cstheme="minorHAnsi"/>
          <w:sz w:val="20"/>
          <w:szCs w:val="20"/>
        </w:rPr>
        <w:t xml:space="preserve">, </w:t>
      </w:r>
      <w:r w:rsidR="0051753E" w:rsidRPr="004745FC">
        <w:rPr>
          <w:rFonts w:asciiTheme="minorHAnsi" w:hAnsiTheme="minorHAnsi" w:cstheme="minorHAnsi"/>
          <w:sz w:val="20"/>
          <w:szCs w:val="20"/>
        </w:rPr>
        <w:t xml:space="preserve">and the patient added to the appropriate outpatient waiting list/dating report. If the referral is rejected the referrer must be informed in writing and the waiting list entry and referral administered correctly on the Patient Administration System. </w:t>
      </w:r>
    </w:p>
    <w:p w14:paraId="4EC4D1A6" w14:textId="77777777" w:rsidR="00AC2E56" w:rsidRPr="004745FC" w:rsidRDefault="00AC2E56" w:rsidP="00C166D4">
      <w:pPr>
        <w:spacing w:after="0" w:line="240" w:lineRule="auto"/>
        <w:rPr>
          <w:rFonts w:asciiTheme="minorHAnsi" w:hAnsiTheme="minorHAnsi" w:cstheme="minorHAnsi"/>
          <w:sz w:val="20"/>
          <w:szCs w:val="20"/>
        </w:rPr>
      </w:pPr>
    </w:p>
    <w:p w14:paraId="4B4726DD" w14:textId="5A015353" w:rsidR="00D2435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2.6</w:t>
      </w:r>
      <w:r w:rsidR="00A211CC" w:rsidRPr="004745FC">
        <w:rPr>
          <w:rFonts w:asciiTheme="minorHAnsi" w:hAnsiTheme="minorHAnsi" w:cstheme="minorHAnsi"/>
          <w:color w:val="0070C0"/>
          <w:sz w:val="20"/>
        </w:rPr>
        <w:t xml:space="preserve"> </w:t>
      </w:r>
      <w:r w:rsidR="00D24359" w:rsidRPr="004745FC">
        <w:rPr>
          <w:rFonts w:asciiTheme="minorHAnsi" w:hAnsiTheme="minorHAnsi" w:cstheme="minorHAnsi"/>
          <w:color w:val="0070C0"/>
          <w:sz w:val="20"/>
        </w:rPr>
        <w:t>E-</w:t>
      </w:r>
      <w:r w:rsidR="00AC2E56" w:rsidRPr="004745FC">
        <w:rPr>
          <w:rFonts w:asciiTheme="minorHAnsi" w:hAnsiTheme="minorHAnsi" w:cstheme="minorHAnsi"/>
          <w:color w:val="0070C0"/>
          <w:sz w:val="20"/>
        </w:rPr>
        <w:t xml:space="preserve">Referral Service – Urgent and Routine  </w:t>
      </w:r>
    </w:p>
    <w:p w14:paraId="27016A93" w14:textId="77777777" w:rsidR="00AC2E56" w:rsidRPr="004745FC" w:rsidRDefault="00AC2E56" w:rsidP="00C166D4">
      <w:pPr>
        <w:pStyle w:val="Subtitle"/>
        <w:rPr>
          <w:rFonts w:asciiTheme="minorHAnsi" w:hAnsiTheme="minorHAnsi" w:cstheme="minorHAnsi"/>
          <w:color w:val="0070C0"/>
          <w:sz w:val="20"/>
        </w:rPr>
      </w:pPr>
    </w:p>
    <w:p w14:paraId="03AAC41B"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Trusts will not accept paper referrals from GP’s – all referrals must be made through the e-referral service and specialties will ensure that there is sufficient capacity to enable patients to have a choice of access to services at convenient times and dates.  The RTT clock will start when the patient converts their UBRN number (Unique Booking Reference Number).  Where no appointments are available the GP will defer to provider, their UBRN will appear on the Appointment Slot Issue (ASI) work list which is communicated to individual specialties for action.</w:t>
      </w:r>
    </w:p>
    <w:p w14:paraId="466C04CC" w14:textId="77777777" w:rsidR="00AC2E56" w:rsidRPr="004745FC" w:rsidRDefault="00AC2E56" w:rsidP="00C166D4">
      <w:pPr>
        <w:spacing w:after="0" w:line="240" w:lineRule="auto"/>
        <w:rPr>
          <w:rFonts w:asciiTheme="minorHAnsi" w:hAnsiTheme="minorHAnsi" w:cstheme="minorHAnsi"/>
          <w:sz w:val="20"/>
          <w:szCs w:val="20"/>
        </w:rPr>
      </w:pPr>
    </w:p>
    <w:p w14:paraId="4931EECA"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Referrals made through the e-referral Service must include full patient demographic information.</w:t>
      </w:r>
    </w:p>
    <w:p w14:paraId="1BA290F4"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GP must advise the patient of the Trust’s cancellation policy which also applies to appointments cancelled on the E-Referral service.</w:t>
      </w:r>
    </w:p>
    <w:p w14:paraId="6FA53594" w14:textId="77777777" w:rsidR="00AC2E56" w:rsidRPr="004745FC" w:rsidRDefault="00AC2E56" w:rsidP="00C166D4">
      <w:pPr>
        <w:spacing w:after="0" w:line="240" w:lineRule="auto"/>
        <w:rPr>
          <w:rFonts w:asciiTheme="minorHAnsi" w:hAnsiTheme="minorHAnsi" w:cstheme="minorHAnsi"/>
          <w:sz w:val="20"/>
          <w:szCs w:val="20"/>
        </w:rPr>
      </w:pPr>
    </w:p>
    <w:p w14:paraId="469FA4C0" w14:textId="5EDCD1CF" w:rsidR="00D24359" w:rsidRDefault="00AC2E56" w:rsidP="00E81E3F">
      <w:pPr>
        <w:pStyle w:val="Subtitle"/>
        <w:numPr>
          <w:ilvl w:val="1"/>
          <w:numId w:val="34"/>
        </w:numPr>
        <w:rPr>
          <w:rFonts w:asciiTheme="minorHAnsi" w:hAnsiTheme="minorHAnsi" w:cstheme="minorHAnsi"/>
          <w:color w:val="0070C0"/>
          <w:sz w:val="20"/>
        </w:rPr>
      </w:pPr>
      <w:r w:rsidRPr="004745FC">
        <w:rPr>
          <w:rFonts w:asciiTheme="minorHAnsi" w:hAnsiTheme="minorHAnsi" w:cstheme="minorHAnsi"/>
          <w:color w:val="0070C0"/>
          <w:sz w:val="20"/>
        </w:rPr>
        <w:t xml:space="preserve">Inter-Provider (Tertiary) Referrals </w:t>
      </w:r>
    </w:p>
    <w:p w14:paraId="76420C3F" w14:textId="77777777" w:rsidR="00E81E3F" w:rsidRPr="004745FC" w:rsidRDefault="00E81E3F" w:rsidP="00E81E3F">
      <w:pPr>
        <w:pStyle w:val="Subtitle"/>
        <w:numPr>
          <w:ilvl w:val="1"/>
          <w:numId w:val="34"/>
        </w:numPr>
        <w:rPr>
          <w:rFonts w:asciiTheme="minorHAnsi" w:hAnsiTheme="minorHAnsi" w:cstheme="minorHAnsi"/>
          <w:color w:val="0070C0"/>
          <w:sz w:val="20"/>
        </w:rPr>
      </w:pPr>
    </w:p>
    <w:p w14:paraId="758037DB" w14:textId="57403A75"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All inter-provider transfer referrals </w:t>
      </w:r>
      <w:r w:rsidR="005A088A" w:rsidRPr="004745FC">
        <w:rPr>
          <w:rFonts w:asciiTheme="minorHAnsi" w:hAnsiTheme="minorHAnsi" w:cstheme="minorHAnsi"/>
          <w:sz w:val="20"/>
          <w:szCs w:val="20"/>
        </w:rPr>
        <w:t>received by</w:t>
      </w:r>
      <w:r w:rsidRPr="004745FC">
        <w:rPr>
          <w:rFonts w:asciiTheme="minorHAnsi" w:hAnsiTheme="minorHAnsi" w:cstheme="minorHAnsi"/>
          <w:sz w:val="20"/>
          <w:szCs w:val="20"/>
        </w:rPr>
        <w:t xml:space="preserve"> the Trust </w:t>
      </w:r>
      <w:r w:rsidR="0051753E" w:rsidRPr="004745FC">
        <w:rPr>
          <w:rFonts w:asciiTheme="minorHAnsi" w:hAnsiTheme="minorHAnsi" w:cstheme="minorHAnsi"/>
          <w:sz w:val="20"/>
          <w:szCs w:val="20"/>
        </w:rPr>
        <w:t xml:space="preserve">must </w:t>
      </w:r>
      <w:r w:rsidRPr="004745FC">
        <w:rPr>
          <w:rFonts w:asciiTheme="minorHAnsi" w:hAnsiTheme="minorHAnsi" w:cstheme="minorHAnsi"/>
          <w:sz w:val="20"/>
          <w:szCs w:val="20"/>
        </w:rPr>
        <w:t>be date stamped on receipt</w:t>
      </w:r>
      <w:r w:rsidR="007B44B5" w:rsidRPr="004745FC">
        <w:rPr>
          <w:rFonts w:asciiTheme="minorHAnsi" w:hAnsiTheme="minorHAnsi" w:cstheme="minorHAnsi"/>
          <w:sz w:val="20"/>
          <w:szCs w:val="20"/>
        </w:rPr>
        <w:t>,</w:t>
      </w:r>
      <w:r w:rsidRPr="004745FC">
        <w:rPr>
          <w:rFonts w:asciiTheme="minorHAnsi" w:hAnsiTheme="minorHAnsi" w:cstheme="minorHAnsi"/>
          <w:sz w:val="20"/>
          <w:szCs w:val="20"/>
        </w:rPr>
        <w:t xml:space="preserve"> </w:t>
      </w:r>
      <w:r w:rsidR="005A088A" w:rsidRPr="004745FC">
        <w:rPr>
          <w:rFonts w:asciiTheme="minorHAnsi" w:hAnsiTheme="minorHAnsi" w:cstheme="minorHAnsi"/>
          <w:sz w:val="20"/>
          <w:szCs w:val="20"/>
        </w:rPr>
        <w:t>processed within</w:t>
      </w:r>
      <w:r w:rsidR="0051753E" w:rsidRPr="004745FC">
        <w:rPr>
          <w:rFonts w:asciiTheme="minorHAnsi" w:hAnsiTheme="minorHAnsi" w:cstheme="minorHAnsi"/>
          <w:sz w:val="20"/>
          <w:szCs w:val="20"/>
        </w:rPr>
        <w:t xml:space="preserve"> two working days of </w:t>
      </w:r>
      <w:r w:rsidR="005A088A" w:rsidRPr="004745FC">
        <w:rPr>
          <w:rFonts w:asciiTheme="minorHAnsi" w:hAnsiTheme="minorHAnsi" w:cstheme="minorHAnsi"/>
          <w:sz w:val="20"/>
          <w:szCs w:val="20"/>
        </w:rPr>
        <w:t>receipt</w:t>
      </w:r>
      <w:r w:rsidR="00503CD6" w:rsidRPr="004745FC">
        <w:rPr>
          <w:rFonts w:asciiTheme="minorHAnsi" w:hAnsiTheme="minorHAnsi" w:cstheme="minorHAnsi"/>
          <w:sz w:val="20"/>
          <w:szCs w:val="20"/>
        </w:rPr>
        <w:t xml:space="preserve"> and added to an appropriate Outpatient Waiting List</w:t>
      </w:r>
      <w:r w:rsidR="005A088A" w:rsidRPr="004745FC">
        <w:rPr>
          <w:rFonts w:asciiTheme="minorHAnsi" w:hAnsiTheme="minorHAnsi" w:cstheme="minorHAnsi"/>
          <w:sz w:val="20"/>
          <w:szCs w:val="20"/>
        </w:rPr>
        <w:t>.</w:t>
      </w:r>
      <w:r w:rsidRPr="004745FC">
        <w:rPr>
          <w:rFonts w:asciiTheme="minorHAnsi" w:hAnsiTheme="minorHAnsi" w:cstheme="minorHAnsi"/>
          <w:sz w:val="20"/>
          <w:szCs w:val="20"/>
        </w:rPr>
        <w:t xml:space="preserve">  </w:t>
      </w:r>
      <w:r w:rsidR="0051753E" w:rsidRPr="004745FC">
        <w:rPr>
          <w:rFonts w:asciiTheme="minorHAnsi" w:hAnsiTheme="minorHAnsi" w:cstheme="minorHAnsi"/>
          <w:sz w:val="20"/>
          <w:szCs w:val="20"/>
        </w:rPr>
        <w:t xml:space="preserve">Tertiary referrals </w:t>
      </w:r>
      <w:r w:rsidRPr="004745FC">
        <w:rPr>
          <w:rFonts w:asciiTheme="minorHAnsi" w:hAnsiTheme="minorHAnsi" w:cstheme="minorHAnsi"/>
          <w:sz w:val="20"/>
          <w:szCs w:val="20"/>
        </w:rPr>
        <w:t xml:space="preserve">must include a completed Inter-Provider administrative minimum data set form (IPAMDS) and clearly indicate the patient’s original </w:t>
      </w:r>
      <w:r w:rsidR="00AC2E56"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clock start and their current </w:t>
      </w:r>
      <w:r w:rsidR="00AC2E56"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status.  </w:t>
      </w:r>
      <w:r w:rsidR="00AC2E56" w:rsidRPr="004745FC">
        <w:rPr>
          <w:rFonts w:asciiTheme="minorHAnsi" w:hAnsiTheme="minorHAnsi" w:cstheme="minorHAnsi"/>
          <w:sz w:val="20"/>
          <w:szCs w:val="20"/>
        </w:rPr>
        <w:t>If</w:t>
      </w:r>
      <w:r w:rsidRPr="004745FC">
        <w:rPr>
          <w:rFonts w:asciiTheme="minorHAnsi" w:hAnsiTheme="minorHAnsi" w:cstheme="minorHAnsi"/>
          <w:sz w:val="20"/>
          <w:szCs w:val="20"/>
        </w:rPr>
        <w:t xml:space="preserve"> this MDS information is not </w:t>
      </w:r>
      <w:r w:rsidR="005A088A" w:rsidRPr="004745FC">
        <w:rPr>
          <w:rFonts w:asciiTheme="minorHAnsi" w:hAnsiTheme="minorHAnsi" w:cstheme="minorHAnsi"/>
          <w:sz w:val="20"/>
          <w:szCs w:val="20"/>
        </w:rPr>
        <w:t>available,</w:t>
      </w:r>
      <w:r w:rsidRPr="004745FC">
        <w:rPr>
          <w:rFonts w:asciiTheme="minorHAnsi" w:hAnsiTheme="minorHAnsi" w:cstheme="minorHAnsi"/>
          <w:sz w:val="20"/>
          <w:szCs w:val="20"/>
        </w:rPr>
        <w:t xml:space="preserve"> </w:t>
      </w:r>
      <w:r w:rsidR="0051753E" w:rsidRPr="004745FC">
        <w:rPr>
          <w:rFonts w:asciiTheme="minorHAnsi" w:hAnsiTheme="minorHAnsi" w:cstheme="minorHAnsi"/>
          <w:sz w:val="20"/>
          <w:szCs w:val="20"/>
        </w:rPr>
        <w:t xml:space="preserve">Trust processes must be followed to ensure this information is provided. </w:t>
      </w:r>
      <w:r w:rsidRPr="004745FC">
        <w:rPr>
          <w:rFonts w:asciiTheme="minorHAnsi" w:hAnsiTheme="minorHAnsi" w:cstheme="minorHAnsi"/>
          <w:sz w:val="20"/>
          <w:szCs w:val="20"/>
        </w:rPr>
        <w:t xml:space="preserve">Any tertiary referrals that appear to be breaching the </w:t>
      </w:r>
      <w:r w:rsidR="00AC2E56"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target must be brought to the attention of the Service Manager of the relevant specialty. </w:t>
      </w:r>
    </w:p>
    <w:p w14:paraId="29202EF4" w14:textId="77777777" w:rsidR="00AC2E56" w:rsidRPr="004745FC" w:rsidRDefault="00AC2E56" w:rsidP="00C166D4">
      <w:pPr>
        <w:spacing w:after="0" w:line="240" w:lineRule="auto"/>
        <w:rPr>
          <w:rFonts w:asciiTheme="minorHAnsi" w:hAnsiTheme="minorHAnsi" w:cstheme="minorHAnsi"/>
          <w:sz w:val="20"/>
          <w:szCs w:val="20"/>
        </w:rPr>
      </w:pPr>
    </w:p>
    <w:p w14:paraId="52EBD228" w14:textId="72287935" w:rsidR="00D2435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2.8</w:t>
      </w:r>
      <w:r w:rsidR="00A211CC" w:rsidRPr="004745FC">
        <w:rPr>
          <w:rFonts w:asciiTheme="minorHAnsi" w:hAnsiTheme="minorHAnsi" w:cstheme="minorHAnsi"/>
          <w:color w:val="0070C0"/>
          <w:sz w:val="20"/>
        </w:rPr>
        <w:t xml:space="preserve"> </w:t>
      </w:r>
      <w:r w:rsidR="00AC2E56" w:rsidRPr="004745FC">
        <w:rPr>
          <w:rFonts w:asciiTheme="minorHAnsi" w:hAnsiTheme="minorHAnsi" w:cstheme="minorHAnsi"/>
          <w:color w:val="0070C0"/>
          <w:sz w:val="20"/>
        </w:rPr>
        <w:t xml:space="preserve">Urgent/Cancer Two Week Wait Referrals </w:t>
      </w:r>
    </w:p>
    <w:p w14:paraId="2E70B2B9" w14:textId="77777777" w:rsidR="00AC2E56" w:rsidRPr="004745FC" w:rsidRDefault="00AC2E56" w:rsidP="00C166D4">
      <w:pPr>
        <w:spacing w:after="0" w:line="240" w:lineRule="auto"/>
        <w:rPr>
          <w:rFonts w:asciiTheme="minorHAnsi" w:hAnsiTheme="minorHAnsi" w:cstheme="minorHAnsi"/>
          <w:sz w:val="20"/>
          <w:szCs w:val="20"/>
        </w:rPr>
      </w:pPr>
    </w:p>
    <w:p w14:paraId="3BEA1D47" w14:textId="52B615D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All </w:t>
      </w:r>
      <w:r w:rsidR="0051753E" w:rsidRPr="004745FC">
        <w:rPr>
          <w:rFonts w:asciiTheme="minorHAnsi" w:hAnsiTheme="minorHAnsi" w:cstheme="minorHAnsi"/>
          <w:sz w:val="20"/>
          <w:szCs w:val="20"/>
        </w:rPr>
        <w:t xml:space="preserve">two </w:t>
      </w:r>
      <w:r w:rsidRPr="004745FC">
        <w:rPr>
          <w:rFonts w:asciiTheme="minorHAnsi" w:hAnsiTheme="minorHAnsi" w:cstheme="minorHAnsi"/>
          <w:sz w:val="20"/>
          <w:szCs w:val="20"/>
        </w:rPr>
        <w:t xml:space="preserve">Week Wait suspected cancer referrals must be on an appropriate pro forma (see Cancer Operational Access Policy) </w:t>
      </w:r>
    </w:p>
    <w:p w14:paraId="1F71F0FB" w14:textId="00F7B1A2" w:rsidR="00D24359" w:rsidRPr="004745FC" w:rsidRDefault="00D24359" w:rsidP="00C166D4">
      <w:pPr>
        <w:tabs>
          <w:tab w:val="left" w:pos="851"/>
        </w:tabs>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For </w:t>
      </w:r>
      <w:r w:rsidR="005A088A" w:rsidRPr="004745FC">
        <w:rPr>
          <w:rFonts w:asciiTheme="minorHAnsi" w:hAnsiTheme="minorHAnsi" w:cstheme="minorHAnsi"/>
          <w:b/>
          <w:color w:val="0070C0"/>
          <w:sz w:val="20"/>
          <w:szCs w:val="20"/>
          <w:lang w:eastAsia="en-GB"/>
        </w:rPr>
        <w:t>Two-week</w:t>
      </w:r>
      <w:r w:rsidRPr="004745FC">
        <w:rPr>
          <w:rFonts w:asciiTheme="minorHAnsi" w:hAnsiTheme="minorHAnsi" w:cstheme="minorHAnsi"/>
          <w:b/>
          <w:color w:val="0070C0"/>
          <w:sz w:val="20"/>
          <w:szCs w:val="20"/>
          <w:lang w:eastAsia="en-GB"/>
        </w:rPr>
        <w:t xml:space="preserve"> wait (2WW) referrals</w:t>
      </w:r>
      <w:r w:rsidRPr="004745FC">
        <w:rPr>
          <w:rFonts w:asciiTheme="minorHAnsi" w:hAnsiTheme="minorHAnsi" w:cstheme="minorHAnsi"/>
          <w:color w:val="0070C0"/>
          <w:sz w:val="20"/>
          <w:szCs w:val="20"/>
          <w:lang w:eastAsia="en-GB"/>
        </w:rPr>
        <w:t xml:space="preserve"> </w:t>
      </w:r>
      <w:r w:rsidRPr="004745FC">
        <w:rPr>
          <w:rFonts w:asciiTheme="minorHAnsi" w:hAnsiTheme="minorHAnsi" w:cstheme="minorHAnsi"/>
          <w:sz w:val="20"/>
          <w:szCs w:val="20"/>
          <w:lang w:eastAsia="en-GB"/>
        </w:rPr>
        <w:t>the date the referral received by the Trust (for non-Electronic Referral System (e</w:t>
      </w:r>
      <w:r w:rsidR="00EF3C79">
        <w:rPr>
          <w:rFonts w:asciiTheme="minorHAnsi" w:hAnsiTheme="minorHAnsi" w:cstheme="minorHAnsi"/>
          <w:sz w:val="20"/>
          <w:szCs w:val="20"/>
          <w:lang w:eastAsia="en-GB"/>
        </w:rPr>
        <w:t>-</w:t>
      </w:r>
      <w:r w:rsidRPr="004745FC">
        <w:rPr>
          <w:rFonts w:asciiTheme="minorHAnsi" w:hAnsiTheme="minorHAnsi" w:cstheme="minorHAnsi"/>
          <w:sz w:val="20"/>
          <w:szCs w:val="20"/>
          <w:lang w:eastAsia="en-GB"/>
        </w:rPr>
        <w:t>RS) referrals) or the date the Unique Booking Reference Number (UBRN) is converted (for e</w:t>
      </w:r>
      <w:r w:rsidR="00EF3C79">
        <w:rPr>
          <w:rFonts w:asciiTheme="minorHAnsi" w:hAnsiTheme="minorHAnsi" w:cstheme="minorHAnsi"/>
          <w:sz w:val="20"/>
          <w:szCs w:val="20"/>
          <w:lang w:eastAsia="en-GB"/>
        </w:rPr>
        <w:t>-</w:t>
      </w:r>
      <w:r w:rsidRPr="004745FC">
        <w:rPr>
          <w:rFonts w:asciiTheme="minorHAnsi" w:hAnsiTheme="minorHAnsi" w:cstheme="minorHAnsi"/>
          <w:sz w:val="20"/>
          <w:szCs w:val="20"/>
          <w:lang w:eastAsia="en-GB"/>
        </w:rPr>
        <w:t>RS referrals)</w:t>
      </w:r>
    </w:p>
    <w:p w14:paraId="3DAE3EC1" w14:textId="77777777" w:rsidR="004A4308" w:rsidRPr="004745FC" w:rsidRDefault="004A4308" w:rsidP="00C166D4">
      <w:pPr>
        <w:tabs>
          <w:tab w:val="left" w:pos="851"/>
        </w:tabs>
        <w:spacing w:after="0" w:line="240" w:lineRule="auto"/>
        <w:rPr>
          <w:rFonts w:asciiTheme="minorHAnsi" w:hAnsiTheme="minorHAnsi" w:cstheme="minorHAnsi"/>
          <w:sz w:val="20"/>
          <w:szCs w:val="20"/>
          <w:lang w:eastAsia="en-GB"/>
        </w:rPr>
      </w:pPr>
    </w:p>
    <w:p w14:paraId="71368BE5" w14:textId="0EC29B74" w:rsidR="00D24359" w:rsidRPr="004745FC" w:rsidRDefault="00D24359" w:rsidP="00C166D4">
      <w:pPr>
        <w:tabs>
          <w:tab w:val="left" w:pos="851"/>
        </w:tabs>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For </w:t>
      </w:r>
      <w:r w:rsidRPr="004745FC">
        <w:rPr>
          <w:rFonts w:asciiTheme="minorHAnsi" w:hAnsiTheme="minorHAnsi" w:cstheme="minorHAnsi"/>
          <w:b/>
          <w:color w:val="0070C0"/>
          <w:sz w:val="20"/>
          <w:szCs w:val="20"/>
          <w:lang w:eastAsia="en-GB"/>
        </w:rPr>
        <w:t>breast symptomatic referrals</w:t>
      </w:r>
      <w:r w:rsidRPr="004745FC">
        <w:rPr>
          <w:rFonts w:asciiTheme="minorHAnsi" w:hAnsiTheme="minorHAnsi" w:cstheme="minorHAnsi"/>
          <w:color w:val="0070C0"/>
          <w:sz w:val="20"/>
          <w:szCs w:val="20"/>
          <w:lang w:eastAsia="en-GB"/>
        </w:rPr>
        <w:t xml:space="preserve"> </w:t>
      </w:r>
      <w:r w:rsidRPr="004745FC">
        <w:rPr>
          <w:rFonts w:asciiTheme="minorHAnsi" w:hAnsiTheme="minorHAnsi" w:cstheme="minorHAnsi"/>
          <w:sz w:val="20"/>
          <w:szCs w:val="20"/>
          <w:lang w:eastAsia="en-GB"/>
        </w:rPr>
        <w:t>the date detailed above if referred by the GP or the date the referral is received or notified by the Trust for any other referral method</w:t>
      </w:r>
    </w:p>
    <w:p w14:paraId="5AD27639" w14:textId="77777777" w:rsidR="004A4308" w:rsidRPr="004745FC" w:rsidRDefault="004A4308" w:rsidP="00C166D4">
      <w:pPr>
        <w:tabs>
          <w:tab w:val="left" w:pos="851"/>
        </w:tabs>
        <w:spacing w:after="0" w:line="240" w:lineRule="auto"/>
        <w:rPr>
          <w:rFonts w:asciiTheme="minorHAnsi" w:hAnsiTheme="minorHAnsi" w:cstheme="minorHAnsi"/>
          <w:sz w:val="20"/>
          <w:szCs w:val="20"/>
          <w:lang w:eastAsia="en-GB"/>
        </w:rPr>
      </w:pPr>
    </w:p>
    <w:p w14:paraId="54A1D1AB" w14:textId="2B74DB66" w:rsidR="00D24359" w:rsidRPr="004745FC" w:rsidRDefault="00D24359" w:rsidP="00C166D4">
      <w:pPr>
        <w:tabs>
          <w:tab w:val="left" w:pos="851"/>
        </w:tabs>
        <w:spacing w:after="0" w:line="240" w:lineRule="auto"/>
        <w:rPr>
          <w:rFonts w:asciiTheme="minorHAnsi" w:hAnsiTheme="minorHAnsi" w:cstheme="minorHAnsi"/>
          <w:sz w:val="20"/>
          <w:szCs w:val="20"/>
          <w:lang w:eastAsia="en-GB"/>
        </w:rPr>
      </w:pPr>
      <w:r w:rsidRPr="004745FC">
        <w:rPr>
          <w:rFonts w:asciiTheme="minorHAnsi" w:hAnsiTheme="minorHAnsi" w:cstheme="minorHAnsi"/>
          <w:b/>
          <w:color w:val="0070C0"/>
          <w:sz w:val="20"/>
          <w:szCs w:val="20"/>
          <w:lang w:eastAsia="en-GB"/>
        </w:rPr>
        <w:t>Breast screening</w:t>
      </w:r>
      <w:r w:rsidRPr="004745FC">
        <w:rPr>
          <w:rFonts w:asciiTheme="minorHAnsi" w:hAnsiTheme="minorHAnsi" w:cstheme="minorHAnsi"/>
          <w:color w:val="0070C0"/>
          <w:sz w:val="20"/>
          <w:szCs w:val="20"/>
          <w:lang w:eastAsia="en-GB"/>
        </w:rPr>
        <w:t xml:space="preserve"> </w:t>
      </w:r>
      <w:r w:rsidRPr="004745FC">
        <w:rPr>
          <w:rFonts w:asciiTheme="minorHAnsi" w:hAnsiTheme="minorHAnsi" w:cstheme="minorHAnsi"/>
          <w:sz w:val="20"/>
          <w:szCs w:val="20"/>
          <w:lang w:eastAsia="en-GB"/>
        </w:rPr>
        <w:t xml:space="preserve">– receipt of referral for further assessment (i.e. not back to routine recall) </w:t>
      </w:r>
    </w:p>
    <w:p w14:paraId="3D11AFA5" w14:textId="77777777" w:rsidR="004A4308" w:rsidRPr="004745FC" w:rsidRDefault="004A4308" w:rsidP="00C166D4">
      <w:pPr>
        <w:tabs>
          <w:tab w:val="left" w:pos="851"/>
        </w:tabs>
        <w:spacing w:after="0" w:line="240" w:lineRule="auto"/>
        <w:rPr>
          <w:rFonts w:asciiTheme="minorHAnsi" w:hAnsiTheme="minorHAnsi" w:cstheme="minorHAnsi"/>
          <w:sz w:val="20"/>
          <w:szCs w:val="20"/>
          <w:lang w:eastAsia="en-GB"/>
        </w:rPr>
      </w:pPr>
    </w:p>
    <w:p w14:paraId="5EF5622A" w14:textId="395E5375" w:rsidR="00D24359" w:rsidRPr="004745FC" w:rsidRDefault="00D24359" w:rsidP="00C166D4">
      <w:pPr>
        <w:tabs>
          <w:tab w:val="left" w:pos="851"/>
        </w:tabs>
        <w:spacing w:after="0" w:line="240" w:lineRule="auto"/>
        <w:rPr>
          <w:rFonts w:asciiTheme="minorHAnsi" w:hAnsiTheme="minorHAnsi" w:cstheme="minorHAnsi"/>
          <w:sz w:val="20"/>
          <w:szCs w:val="20"/>
          <w:lang w:eastAsia="en-GB"/>
        </w:rPr>
      </w:pPr>
      <w:r w:rsidRPr="004745FC">
        <w:rPr>
          <w:rFonts w:asciiTheme="minorHAnsi" w:hAnsiTheme="minorHAnsi" w:cstheme="minorHAnsi"/>
          <w:b/>
          <w:color w:val="0070C0"/>
          <w:sz w:val="20"/>
          <w:szCs w:val="20"/>
          <w:lang w:eastAsia="en-GB"/>
        </w:rPr>
        <w:t>Bowel screening</w:t>
      </w:r>
      <w:r w:rsidRPr="004745FC">
        <w:rPr>
          <w:rFonts w:asciiTheme="minorHAnsi" w:hAnsiTheme="minorHAnsi" w:cstheme="minorHAnsi"/>
          <w:color w:val="0070C0"/>
          <w:sz w:val="20"/>
          <w:szCs w:val="20"/>
          <w:lang w:eastAsia="en-GB"/>
        </w:rPr>
        <w:t xml:space="preserve"> </w:t>
      </w:r>
      <w:r w:rsidRPr="004745FC">
        <w:rPr>
          <w:rFonts w:asciiTheme="minorHAnsi" w:hAnsiTheme="minorHAnsi" w:cstheme="minorHAnsi"/>
          <w:sz w:val="20"/>
          <w:szCs w:val="20"/>
          <w:lang w:eastAsia="en-GB"/>
        </w:rPr>
        <w:t xml:space="preserve">– receipt of referral for appointment to discuss suitability for colonoscopy with a specialist screening practitioner (SSP) </w:t>
      </w:r>
    </w:p>
    <w:p w14:paraId="72B48E5C" w14:textId="77777777" w:rsidR="004A4308" w:rsidRPr="004745FC" w:rsidRDefault="004A4308" w:rsidP="00C166D4">
      <w:pPr>
        <w:tabs>
          <w:tab w:val="left" w:pos="851"/>
        </w:tabs>
        <w:spacing w:after="0" w:line="240" w:lineRule="auto"/>
        <w:rPr>
          <w:rFonts w:asciiTheme="minorHAnsi" w:hAnsiTheme="minorHAnsi" w:cstheme="minorHAnsi"/>
          <w:sz w:val="20"/>
          <w:szCs w:val="20"/>
          <w:lang w:eastAsia="en-GB"/>
        </w:rPr>
      </w:pPr>
    </w:p>
    <w:p w14:paraId="06C3C552" w14:textId="23229AB4" w:rsidR="00D24359" w:rsidRPr="004745FC" w:rsidRDefault="00D24359" w:rsidP="00C166D4">
      <w:pPr>
        <w:tabs>
          <w:tab w:val="left" w:pos="851"/>
        </w:tabs>
        <w:spacing w:after="0" w:line="240" w:lineRule="auto"/>
        <w:rPr>
          <w:rFonts w:asciiTheme="minorHAnsi" w:hAnsiTheme="minorHAnsi" w:cstheme="minorHAnsi"/>
          <w:sz w:val="20"/>
          <w:szCs w:val="20"/>
          <w:lang w:eastAsia="en-GB"/>
        </w:rPr>
      </w:pPr>
      <w:r w:rsidRPr="004745FC">
        <w:rPr>
          <w:rFonts w:asciiTheme="minorHAnsi" w:hAnsiTheme="minorHAnsi" w:cstheme="minorHAnsi"/>
          <w:b/>
          <w:color w:val="0070C0"/>
          <w:sz w:val="20"/>
          <w:szCs w:val="20"/>
          <w:lang w:eastAsia="en-GB"/>
        </w:rPr>
        <w:t>Cervical screening</w:t>
      </w:r>
      <w:r w:rsidRPr="004745FC">
        <w:rPr>
          <w:rFonts w:asciiTheme="minorHAnsi" w:hAnsiTheme="minorHAnsi" w:cstheme="minorHAnsi"/>
          <w:color w:val="0070C0"/>
          <w:sz w:val="20"/>
          <w:szCs w:val="20"/>
          <w:lang w:eastAsia="en-GB"/>
        </w:rPr>
        <w:t xml:space="preserve"> </w:t>
      </w:r>
      <w:r w:rsidRPr="004745FC">
        <w:rPr>
          <w:rFonts w:asciiTheme="minorHAnsi" w:hAnsiTheme="minorHAnsi" w:cstheme="minorHAnsi"/>
          <w:sz w:val="20"/>
          <w:szCs w:val="20"/>
          <w:lang w:eastAsia="en-GB"/>
        </w:rPr>
        <w:t xml:space="preserve">– receipt of referral for appointment at colposcopy clinic </w:t>
      </w:r>
    </w:p>
    <w:p w14:paraId="01959EDF" w14:textId="77777777" w:rsidR="004A4308" w:rsidRPr="004745FC" w:rsidRDefault="004A4308" w:rsidP="00C166D4">
      <w:pPr>
        <w:tabs>
          <w:tab w:val="left" w:pos="851"/>
        </w:tabs>
        <w:spacing w:after="0" w:line="240" w:lineRule="auto"/>
        <w:rPr>
          <w:rFonts w:asciiTheme="minorHAnsi" w:hAnsiTheme="minorHAnsi" w:cstheme="minorHAnsi"/>
          <w:sz w:val="20"/>
          <w:szCs w:val="20"/>
          <w:lang w:eastAsia="en-GB"/>
        </w:rPr>
      </w:pPr>
    </w:p>
    <w:p w14:paraId="1F758906" w14:textId="2336DB1D" w:rsidR="00D24359" w:rsidRPr="004745FC" w:rsidRDefault="00D24359" w:rsidP="00C166D4">
      <w:pPr>
        <w:tabs>
          <w:tab w:val="left" w:pos="851"/>
        </w:tabs>
        <w:spacing w:after="0" w:line="240" w:lineRule="auto"/>
        <w:rPr>
          <w:rFonts w:asciiTheme="minorHAnsi" w:hAnsiTheme="minorHAnsi" w:cstheme="minorHAnsi"/>
          <w:sz w:val="20"/>
          <w:szCs w:val="20"/>
          <w:lang w:eastAsia="en-GB"/>
        </w:rPr>
      </w:pPr>
      <w:r w:rsidRPr="004745FC">
        <w:rPr>
          <w:rFonts w:asciiTheme="minorHAnsi" w:hAnsiTheme="minorHAnsi" w:cstheme="minorHAnsi"/>
          <w:b/>
          <w:color w:val="0070C0"/>
          <w:sz w:val="20"/>
          <w:szCs w:val="20"/>
          <w:lang w:eastAsia="en-GB"/>
        </w:rPr>
        <w:t>Consultant upgrades</w:t>
      </w:r>
      <w:r w:rsidRPr="004745FC">
        <w:rPr>
          <w:rFonts w:asciiTheme="minorHAnsi" w:hAnsiTheme="minorHAnsi" w:cstheme="minorHAnsi"/>
          <w:color w:val="0070C0"/>
          <w:sz w:val="20"/>
          <w:szCs w:val="20"/>
          <w:lang w:eastAsia="en-GB"/>
        </w:rPr>
        <w:t xml:space="preserve"> </w:t>
      </w:r>
      <w:r w:rsidRPr="004745FC">
        <w:rPr>
          <w:rFonts w:asciiTheme="minorHAnsi" w:hAnsiTheme="minorHAnsi" w:cstheme="minorHAnsi"/>
          <w:sz w:val="20"/>
          <w:szCs w:val="20"/>
          <w:lang w:eastAsia="en-GB"/>
        </w:rPr>
        <w:t xml:space="preserve">- the date on which the consultant (or an authorised member of the consultant team) decides to upgrade the patient to a </w:t>
      </w:r>
      <w:r w:rsidR="00636043" w:rsidRPr="004745FC">
        <w:rPr>
          <w:rFonts w:asciiTheme="minorHAnsi" w:hAnsiTheme="minorHAnsi" w:cstheme="minorHAnsi"/>
          <w:sz w:val="20"/>
          <w:szCs w:val="20"/>
          <w:lang w:eastAsia="en-GB"/>
        </w:rPr>
        <w:t>62-day</w:t>
      </w:r>
      <w:r w:rsidRPr="004745FC">
        <w:rPr>
          <w:rFonts w:asciiTheme="minorHAnsi" w:hAnsiTheme="minorHAnsi" w:cstheme="minorHAnsi"/>
          <w:sz w:val="20"/>
          <w:szCs w:val="20"/>
          <w:lang w:eastAsia="en-GB"/>
        </w:rPr>
        <w:t xml:space="preserve"> cancer pathway. The consultant must complete a Consultant Upgrade form and submit this to the Cancer Data team via </w:t>
      </w:r>
      <w:r w:rsidR="00636043" w:rsidRPr="004745FC">
        <w:rPr>
          <w:rFonts w:asciiTheme="minorHAnsi" w:hAnsiTheme="minorHAnsi" w:cstheme="minorHAnsi"/>
          <w:sz w:val="20"/>
          <w:szCs w:val="20"/>
          <w:lang w:eastAsia="en-GB"/>
        </w:rPr>
        <w:t>EPR.</w:t>
      </w:r>
    </w:p>
    <w:p w14:paraId="054D7842" w14:textId="77777777" w:rsidR="004A4308" w:rsidRPr="004745FC" w:rsidRDefault="004A4308" w:rsidP="00C166D4">
      <w:pPr>
        <w:tabs>
          <w:tab w:val="left" w:pos="851"/>
        </w:tabs>
        <w:spacing w:after="0" w:line="240" w:lineRule="auto"/>
        <w:rPr>
          <w:rFonts w:asciiTheme="minorHAnsi" w:hAnsiTheme="minorHAnsi" w:cstheme="minorHAnsi"/>
          <w:sz w:val="20"/>
          <w:szCs w:val="20"/>
          <w:lang w:eastAsia="en-GB"/>
        </w:rPr>
      </w:pPr>
    </w:p>
    <w:p w14:paraId="2125B60A" w14:textId="3C982FA2" w:rsidR="00141FDC" w:rsidRPr="004745FC" w:rsidRDefault="00D24359" w:rsidP="00C166D4">
      <w:pPr>
        <w:tabs>
          <w:tab w:val="left" w:pos="851"/>
        </w:tabs>
        <w:spacing w:after="0" w:line="240" w:lineRule="auto"/>
        <w:rPr>
          <w:rFonts w:asciiTheme="minorHAnsi" w:hAnsiTheme="minorHAnsi" w:cstheme="minorHAnsi"/>
          <w:sz w:val="20"/>
          <w:szCs w:val="20"/>
          <w:lang w:eastAsia="en-GB"/>
        </w:rPr>
      </w:pPr>
      <w:r w:rsidRPr="004745FC">
        <w:rPr>
          <w:rFonts w:asciiTheme="minorHAnsi" w:hAnsiTheme="minorHAnsi" w:cstheme="minorHAnsi"/>
          <w:b/>
          <w:color w:val="0070C0"/>
          <w:sz w:val="20"/>
          <w:szCs w:val="20"/>
          <w:lang w:eastAsia="en-GB"/>
        </w:rPr>
        <w:t>31-day standard</w:t>
      </w:r>
      <w:r w:rsidRPr="004745FC">
        <w:rPr>
          <w:rFonts w:asciiTheme="minorHAnsi" w:hAnsiTheme="minorHAnsi" w:cstheme="minorHAnsi"/>
          <w:color w:val="0070C0"/>
          <w:sz w:val="20"/>
          <w:szCs w:val="20"/>
          <w:lang w:eastAsia="en-GB"/>
        </w:rPr>
        <w:t xml:space="preserve"> </w:t>
      </w:r>
      <w:r w:rsidRPr="004745FC">
        <w:rPr>
          <w:rFonts w:asciiTheme="minorHAnsi" w:hAnsiTheme="minorHAnsi" w:cstheme="minorHAnsi"/>
          <w:sz w:val="20"/>
          <w:szCs w:val="20"/>
          <w:lang w:eastAsia="en-GB"/>
        </w:rPr>
        <w:t>–the date the patient agrees a plan for their treatment (“decision to treat date”)</w:t>
      </w:r>
    </w:p>
    <w:p w14:paraId="3568400E" w14:textId="77777777" w:rsidR="004A4308" w:rsidRPr="004745FC" w:rsidRDefault="004A4308" w:rsidP="00C166D4">
      <w:pPr>
        <w:tabs>
          <w:tab w:val="left" w:pos="851"/>
        </w:tabs>
        <w:spacing w:after="0" w:line="240" w:lineRule="auto"/>
        <w:rPr>
          <w:rFonts w:asciiTheme="minorHAnsi" w:hAnsiTheme="minorHAnsi" w:cstheme="minorHAnsi"/>
          <w:b/>
          <w:sz w:val="20"/>
          <w:szCs w:val="20"/>
          <w:lang w:eastAsia="en-GB"/>
        </w:rPr>
      </w:pPr>
    </w:p>
    <w:p w14:paraId="24A47FEC" w14:textId="7A404EF1" w:rsidR="00D24359" w:rsidRPr="004745FC" w:rsidRDefault="00D24359" w:rsidP="00C166D4">
      <w:pPr>
        <w:tabs>
          <w:tab w:val="left" w:pos="851"/>
        </w:tabs>
        <w:spacing w:after="0" w:line="240" w:lineRule="auto"/>
        <w:rPr>
          <w:rFonts w:asciiTheme="minorHAnsi" w:hAnsiTheme="minorHAnsi" w:cstheme="minorHAnsi"/>
          <w:sz w:val="20"/>
          <w:szCs w:val="20"/>
          <w:lang w:eastAsia="en-GB"/>
        </w:rPr>
      </w:pPr>
      <w:r w:rsidRPr="004745FC">
        <w:rPr>
          <w:rFonts w:asciiTheme="minorHAnsi" w:hAnsiTheme="minorHAnsi" w:cstheme="minorHAnsi"/>
          <w:b/>
          <w:color w:val="0070C0"/>
          <w:sz w:val="20"/>
          <w:szCs w:val="20"/>
          <w:lang w:eastAsia="en-GB"/>
        </w:rPr>
        <w:t xml:space="preserve">Subsequent treatment </w:t>
      </w:r>
      <w:r w:rsidRPr="004745FC">
        <w:rPr>
          <w:rFonts w:asciiTheme="minorHAnsi" w:hAnsiTheme="minorHAnsi" w:cstheme="minorHAnsi"/>
          <w:b/>
          <w:sz w:val="20"/>
          <w:szCs w:val="20"/>
          <w:lang w:eastAsia="en-GB"/>
        </w:rPr>
        <w:t xml:space="preserve">– </w:t>
      </w:r>
      <w:r w:rsidRPr="004745FC">
        <w:rPr>
          <w:rFonts w:asciiTheme="minorHAnsi" w:hAnsiTheme="minorHAnsi" w:cstheme="minorHAnsi"/>
          <w:sz w:val="20"/>
          <w:szCs w:val="20"/>
          <w:lang w:eastAsia="en-GB"/>
        </w:rPr>
        <w:t>either the decision to treat date or the “Earliest Clinical Appropriate Date” (ECAD), whichever is the latter. ECADs can either be a pre-determined date, set by the clinician responsible for the patient’s care when it is anticipated that the patient will be fit to start the next stage of the care pathway or a date set during a clinical review or on receipt of test results, when it is anticipated the patient will be fit to start the next stage of the care pathway.</w:t>
      </w:r>
    </w:p>
    <w:p w14:paraId="1021630C" w14:textId="77777777" w:rsidR="004A4308" w:rsidRPr="004745FC" w:rsidRDefault="004A4308" w:rsidP="00C166D4">
      <w:pPr>
        <w:tabs>
          <w:tab w:val="left" w:pos="851"/>
        </w:tabs>
        <w:spacing w:after="0" w:line="240" w:lineRule="auto"/>
        <w:rPr>
          <w:rFonts w:asciiTheme="minorHAnsi" w:hAnsiTheme="minorHAnsi" w:cstheme="minorHAnsi"/>
          <w:b/>
          <w:sz w:val="20"/>
          <w:szCs w:val="20"/>
          <w:lang w:eastAsia="en-GB"/>
        </w:rPr>
      </w:pPr>
    </w:p>
    <w:p w14:paraId="55CC34CF" w14:textId="64C67B15"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Consultants wishing to downgrade or reject 2 week wait suspected cancer referrals must discuss each case with the referring GP within two working days of receipt of referral. Where referrals are downgraded, the patient’s pathway will be managed under the </w:t>
      </w:r>
      <w:r w:rsidR="004745FC"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standard and be appointed accordingly.  Rejected referrals will be closed on Trust PAS systems and the waiting time stopped. </w:t>
      </w:r>
    </w:p>
    <w:p w14:paraId="55DFD563" w14:textId="77777777" w:rsidR="000061EC" w:rsidRPr="004745FC" w:rsidRDefault="000061EC" w:rsidP="00C166D4">
      <w:pPr>
        <w:spacing w:after="0" w:line="240" w:lineRule="auto"/>
        <w:rPr>
          <w:rFonts w:asciiTheme="minorHAnsi" w:hAnsiTheme="minorHAnsi" w:cstheme="minorHAnsi"/>
          <w:sz w:val="20"/>
          <w:szCs w:val="20"/>
        </w:rPr>
      </w:pPr>
    </w:p>
    <w:p w14:paraId="1612CC42" w14:textId="3739973B" w:rsidR="00D2435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2.9</w:t>
      </w:r>
      <w:r w:rsidR="00A211CC"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Inappropriate Referrals</w:t>
      </w:r>
    </w:p>
    <w:p w14:paraId="093736E8" w14:textId="77777777" w:rsidR="000061EC" w:rsidRPr="004745FC" w:rsidRDefault="000061EC" w:rsidP="00C166D4">
      <w:pPr>
        <w:spacing w:after="0" w:line="240" w:lineRule="auto"/>
        <w:rPr>
          <w:rFonts w:asciiTheme="minorHAnsi" w:hAnsiTheme="minorHAnsi" w:cstheme="minorHAnsi"/>
          <w:sz w:val="20"/>
          <w:szCs w:val="20"/>
        </w:rPr>
      </w:pPr>
    </w:p>
    <w:p w14:paraId="6A32B865" w14:textId="39664634"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a consultant decides a referral is inappropriate, it will be sent back to the referring GP within five working days, explaining the reason for the rejection. Rejected referrals will be closed on Trust PAS Systems/e</w:t>
      </w:r>
      <w:r w:rsidR="00EF3C79">
        <w:rPr>
          <w:rFonts w:asciiTheme="minorHAnsi" w:hAnsiTheme="minorHAnsi" w:cstheme="minorHAnsi"/>
          <w:sz w:val="20"/>
          <w:szCs w:val="20"/>
        </w:rPr>
        <w:t>-</w:t>
      </w:r>
      <w:r w:rsidRPr="004745FC">
        <w:rPr>
          <w:rFonts w:asciiTheme="minorHAnsi" w:hAnsiTheme="minorHAnsi" w:cstheme="minorHAnsi"/>
          <w:sz w:val="20"/>
          <w:szCs w:val="20"/>
        </w:rPr>
        <w:t xml:space="preserve">RS and the </w:t>
      </w:r>
      <w:r w:rsidR="000061EC"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clock stopped.</w:t>
      </w:r>
    </w:p>
    <w:p w14:paraId="52E18746" w14:textId="77777777" w:rsidR="000061EC" w:rsidRPr="004745FC" w:rsidRDefault="000061EC" w:rsidP="00C166D4">
      <w:pPr>
        <w:pStyle w:val="Subtitle"/>
        <w:rPr>
          <w:rFonts w:asciiTheme="minorHAnsi" w:hAnsiTheme="minorHAnsi" w:cstheme="minorHAnsi"/>
          <w:color w:val="0070C0"/>
          <w:sz w:val="20"/>
        </w:rPr>
      </w:pPr>
    </w:p>
    <w:p w14:paraId="36D8F247" w14:textId="23CFF355" w:rsidR="00D2435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2.10</w:t>
      </w:r>
      <w:r w:rsidR="00A211CC"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Internal Consultant to Consultant Referrals</w:t>
      </w:r>
    </w:p>
    <w:p w14:paraId="6779A638" w14:textId="77777777" w:rsidR="000061EC" w:rsidRPr="004745FC" w:rsidRDefault="000061EC" w:rsidP="00C166D4">
      <w:pPr>
        <w:pStyle w:val="Subtitle"/>
        <w:rPr>
          <w:rFonts w:asciiTheme="minorHAnsi" w:hAnsiTheme="minorHAnsi" w:cstheme="minorHAnsi"/>
          <w:color w:val="0070C0"/>
          <w:sz w:val="20"/>
        </w:rPr>
      </w:pPr>
    </w:p>
    <w:p w14:paraId="3BD363BC" w14:textId="1037DD8F" w:rsidR="00D24359" w:rsidRPr="009E55CA" w:rsidRDefault="00D24359" w:rsidP="00C166D4">
      <w:pPr>
        <w:spacing w:after="0" w:line="240" w:lineRule="auto"/>
        <w:rPr>
          <w:rFonts w:asciiTheme="minorHAnsi" w:hAnsiTheme="minorHAnsi" w:cstheme="minorHAnsi"/>
          <w:sz w:val="20"/>
          <w:szCs w:val="20"/>
          <w:highlight w:val="yellow"/>
        </w:rPr>
      </w:pPr>
      <w:r w:rsidRPr="009E55CA">
        <w:rPr>
          <w:rFonts w:asciiTheme="minorHAnsi" w:hAnsiTheme="minorHAnsi" w:cstheme="minorHAnsi"/>
          <w:sz w:val="20"/>
          <w:szCs w:val="20"/>
          <w:highlight w:val="yellow"/>
        </w:rPr>
        <w:t xml:space="preserve">Patients can be referred internally for non-urgent conditions where the referral is directly related to the </w:t>
      </w:r>
      <w:r w:rsidRPr="009E55CA">
        <w:rPr>
          <w:rFonts w:asciiTheme="minorHAnsi" w:hAnsiTheme="minorHAnsi" w:cstheme="minorHAnsi"/>
          <w:i/>
          <w:sz w:val="20"/>
          <w:szCs w:val="20"/>
          <w:highlight w:val="yellow"/>
        </w:rPr>
        <w:t>original</w:t>
      </w:r>
      <w:r w:rsidRPr="009E55CA">
        <w:rPr>
          <w:rFonts w:asciiTheme="minorHAnsi" w:hAnsiTheme="minorHAnsi" w:cstheme="minorHAnsi"/>
          <w:sz w:val="20"/>
          <w:szCs w:val="20"/>
          <w:highlight w:val="yellow"/>
        </w:rPr>
        <w:t xml:space="preserve"> complaint or condition.  For potentially </w:t>
      </w:r>
      <w:r w:rsidR="000061EC" w:rsidRPr="009E55CA">
        <w:rPr>
          <w:rFonts w:asciiTheme="minorHAnsi" w:hAnsiTheme="minorHAnsi" w:cstheme="minorHAnsi"/>
          <w:sz w:val="20"/>
          <w:szCs w:val="20"/>
          <w:highlight w:val="yellow"/>
        </w:rPr>
        <w:t>life-threatening</w:t>
      </w:r>
      <w:r w:rsidRPr="009E55CA">
        <w:rPr>
          <w:rFonts w:asciiTheme="minorHAnsi" w:hAnsiTheme="minorHAnsi" w:cstheme="minorHAnsi"/>
          <w:sz w:val="20"/>
          <w:szCs w:val="20"/>
          <w:highlight w:val="yellow"/>
        </w:rPr>
        <w:t xml:space="preserve"> conditions where another specialist advice is needed, a direct Consultant to consultant referral must be made.</w:t>
      </w:r>
    </w:p>
    <w:p w14:paraId="2E81EEC1" w14:textId="77777777" w:rsidR="000061EC" w:rsidRPr="009E55CA" w:rsidRDefault="000061EC" w:rsidP="00C166D4">
      <w:pPr>
        <w:spacing w:after="0" w:line="240" w:lineRule="auto"/>
        <w:rPr>
          <w:rFonts w:asciiTheme="minorHAnsi" w:hAnsiTheme="minorHAnsi" w:cstheme="minorHAnsi"/>
          <w:sz w:val="20"/>
          <w:szCs w:val="20"/>
          <w:highlight w:val="yellow"/>
        </w:rPr>
      </w:pPr>
    </w:p>
    <w:p w14:paraId="37A60A40" w14:textId="69EC6320" w:rsidR="00D24359" w:rsidRPr="004745FC" w:rsidRDefault="00D24359" w:rsidP="00C166D4">
      <w:pPr>
        <w:spacing w:after="0" w:line="240" w:lineRule="auto"/>
        <w:rPr>
          <w:rFonts w:asciiTheme="minorHAnsi" w:hAnsiTheme="minorHAnsi" w:cstheme="minorHAnsi"/>
          <w:sz w:val="20"/>
          <w:szCs w:val="20"/>
        </w:rPr>
      </w:pPr>
      <w:r w:rsidRPr="009E55CA">
        <w:rPr>
          <w:rFonts w:asciiTheme="minorHAnsi" w:hAnsiTheme="minorHAnsi" w:cstheme="minorHAnsi"/>
          <w:sz w:val="20"/>
          <w:szCs w:val="20"/>
          <w:highlight w:val="yellow"/>
        </w:rPr>
        <w:t xml:space="preserve">Patients with a </w:t>
      </w:r>
      <w:r w:rsidRPr="009E55CA">
        <w:rPr>
          <w:rFonts w:asciiTheme="minorHAnsi" w:hAnsiTheme="minorHAnsi" w:cstheme="minorHAnsi"/>
          <w:b/>
          <w:color w:val="0070C0"/>
          <w:sz w:val="20"/>
          <w:szCs w:val="20"/>
          <w:highlight w:val="yellow"/>
        </w:rPr>
        <w:t>non-urgent new condition</w:t>
      </w:r>
      <w:r w:rsidRPr="009E55CA">
        <w:rPr>
          <w:rFonts w:asciiTheme="minorHAnsi" w:hAnsiTheme="minorHAnsi" w:cstheme="minorHAnsi"/>
          <w:color w:val="0070C0"/>
          <w:sz w:val="20"/>
          <w:szCs w:val="20"/>
          <w:highlight w:val="yellow"/>
        </w:rPr>
        <w:t xml:space="preserve"> </w:t>
      </w:r>
      <w:r w:rsidRPr="009E55CA">
        <w:rPr>
          <w:rFonts w:asciiTheme="minorHAnsi" w:hAnsiTheme="minorHAnsi" w:cstheme="minorHAnsi"/>
          <w:sz w:val="20"/>
          <w:szCs w:val="20"/>
          <w:highlight w:val="yellow"/>
        </w:rPr>
        <w:t xml:space="preserve">separate to the condition for which they were originally </w:t>
      </w:r>
      <w:r w:rsidR="007B44B5" w:rsidRPr="009E55CA">
        <w:rPr>
          <w:rFonts w:asciiTheme="minorHAnsi" w:hAnsiTheme="minorHAnsi" w:cstheme="minorHAnsi"/>
          <w:sz w:val="20"/>
          <w:szCs w:val="20"/>
          <w:highlight w:val="yellow"/>
        </w:rPr>
        <w:t>referred</w:t>
      </w:r>
      <w:r w:rsidRPr="009E55CA">
        <w:rPr>
          <w:rFonts w:asciiTheme="minorHAnsi" w:hAnsiTheme="minorHAnsi" w:cstheme="minorHAnsi"/>
          <w:sz w:val="20"/>
          <w:szCs w:val="20"/>
          <w:highlight w:val="yellow"/>
        </w:rPr>
        <w:t xml:space="preserve"> should be </w:t>
      </w:r>
      <w:r w:rsidR="000061EC" w:rsidRPr="009E55CA">
        <w:rPr>
          <w:rFonts w:asciiTheme="minorHAnsi" w:hAnsiTheme="minorHAnsi" w:cstheme="minorHAnsi"/>
          <w:sz w:val="20"/>
          <w:szCs w:val="20"/>
          <w:highlight w:val="yellow"/>
        </w:rPr>
        <w:t>referred</w:t>
      </w:r>
      <w:r w:rsidRPr="009E55CA">
        <w:rPr>
          <w:rFonts w:asciiTheme="minorHAnsi" w:hAnsiTheme="minorHAnsi" w:cstheme="minorHAnsi"/>
          <w:sz w:val="20"/>
          <w:szCs w:val="20"/>
          <w:highlight w:val="yellow"/>
        </w:rPr>
        <w:t xml:space="preserve"> </w:t>
      </w:r>
      <w:r w:rsidR="000061EC" w:rsidRPr="009E55CA">
        <w:rPr>
          <w:rFonts w:asciiTheme="minorHAnsi" w:hAnsiTheme="minorHAnsi" w:cstheme="minorHAnsi"/>
          <w:sz w:val="20"/>
          <w:szCs w:val="20"/>
          <w:highlight w:val="yellow"/>
        </w:rPr>
        <w:t xml:space="preserve">back </w:t>
      </w:r>
      <w:r w:rsidRPr="009E55CA">
        <w:rPr>
          <w:rFonts w:asciiTheme="minorHAnsi" w:hAnsiTheme="minorHAnsi" w:cstheme="minorHAnsi"/>
          <w:sz w:val="20"/>
          <w:szCs w:val="20"/>
          <w:highlight w:val="yellow"/>
        </w:rPr>
        <w:t>to their GP for the GP to determine whether onward referral is appropriate. If the condition is not life threatening, not obviously in need of a referral, but the Consultant thinks it might be appropriate, the Consultant should ask the GP to consider an onward referral.</w:t>
      </w:r>
    </w:p>
    <w:p w14:paraId="1D76BEBB" w14:textId="77777777" w:rsidR="000061EC" w:rsidRPr="004745FC" w:rsidRDefault="000061EC" w:rsidP="00C166D4">
      <w:pPr>
        <w:spacing w:after="0" w:line="240" w:lineRule="auto"/>
        <w:rPr>
          <w:rFonts w:asciiTheme="minorHAnsi" w:hAnsiTheme="minorHAnsi" w:cstheme="minorHAnsi"/>
          <w:sz w:val="20"/>
          <w:szCs w:val="20"/>
        </w:rPr>
      </w:pPr>
    </w:p>
    <w:p w14:paraId="77E402C0" w14:textId="05EDF895"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a </w:t>
      </w:r>
      <w:r w:rsidR="000061EC" w:rsidRPr="004745FC">
        <w:rPr>
          <w:rFonts w:asciiTheme="minorHAnsi" w:hAnsiTheme="minorHAnsi" w:cstheme="minorHAnsi"/>
          <w:sz w:val="20"/>
          <w:szCs w:val="20"/>
        </w:rPr>
        <w:t>consultant</w:t>
      </w:r>
      <w:r w:rsidRPr="004745FC">
        <w:rPr>
          <w:rFonts w:asciiTheme="minorHAnsi" w:hAnsiTheme="minorHAnsi" w:cstheme="minorHAnsi"/>
          <w:sz w:val="20"/>
          <w:szCs w:val="20"/>
        </w:rPr>
        <w:t xml:space="preserve"> </w:t>
      </w:r>
      <w:r w:rsidR="000061EC" w:rsidRPr="004745FC">
        <w:rPr>
          <w:rFonts w:asciiTheme="minorHAnsi" w:hAnsiTheme="minorHAnsi" w:cstheme="minorHAnsi"/>
          <w:sz w:val="20"/>
          <w:szCs w:val="20"/>
        </w:rPr>
        <w:t>decides</w:t>
      </w:r>
      <w:r w:rsidRPr="004745FC">
        <w:rPr>
          <w:rFonts w:asciiTheme="minorHAnsi" w:hAnsiTheme="minorHAnsi" w:cstheme="minorHAnsi"/>
          <w:sz w:val="20"/>
          <w:szCs w:val="20"/>
        </w:rPr>
        <w:t xml:space="preserve"> to refer the patient to a colleague, they should ensure that:</w:t>
      </w:r>
    </w:p>
    <w:p w14:paraId="08B21C2D" w14:textId="77777777" w:rsidR="000061EC" w:rsidRPr="004745FC" w:rsidRDefault="000061EC" w:rsidP="00C166D4">
      <w:pPr>
        <w:spacing w:after="0" w:line="240" w:lineRule="auto"/>
        <w:rPr>
          <w:rFonts w:asciiTheme="minorHAnsi" w:hAnsiTheme="minorHAnsi" w:cstheme="minorHAnsi"/>
          <w:sz w:val="20"/>
          <w:szCs w:val="20"/>
        </w:rPr>
      </w:pPr>
    </w:p>
    <w:p w14:paraId="014A8739" w14:textId="29AC3D6B" w:rsidR="00D24359" w:rsidRPr="004745FC" w:rsidRDefault="00D2435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They refer electronically to their colleague via the appointments team or refer on EPR following the guidelines on booking clinic </w:t>
      </w:r>
      <w:r w:rsidR="004745FC" w:rsidRPr="004745FC">
        <w:rPr>
          <w:rFonts w:asciiTheme="minorHAnsi" w:hAnsiTheme="minorHAnsi" w:cstheme="minorHAnsi"/>
          <w:sz w:val="20"/>
          <w:szCs w:val="20"/>
          <w:lang w:eastAsia="en-GB"/>
        </w:rPr>
        <w:t>slots.</w:t>
      </w:r>
      <w:r w:rsidRPr="004745FC">
        <w:rPr>
          <w:rFonts w:asciiTheme="minorHAnsi" w:hAnsiTheme="minorHAnsi" w:cstheme="minorHAnsi"/>
          <w:sz w:val="20"/>
          <w:szCs w:val="20"/>
          <w:lang w:eastAsia="en-GB"/>
        </w:rPr>
        <w:t xml:space="preserve"> </w:t>
      </w:r>
    </w:p>
    <w:p w14:paraId="233258C5" w14:textId="77777777" w:rsidR="00D24359" w:rsidRPr="004745FC" w:rsidRDefault="00D2435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Referrals are prioritised alongside external referrals.</w:t>
      </w:r>
    </w:p>
    <w:p w14:paraId="051A4F65" w14:textId="77777777" w:rsidR="000061EC" w:rsidRPr="004745FC" w:rsidRDefault="000061EC" w:rsidP="000061EC">
      <w:pPr>
        <w:pStyle w:val="ListParagraph"/>
        <w:tabs>
          <w:tab w:val="left" w:pos="851"/>
        </w:tabs>
        <w:spacing w:after="0" w:line="240" w:lineRule="auto"/>
        <w:ind w:right="-57"/>
        <w:rPr>
          <w:rFonts w:asciiTheme="minorHAnsi" w:hAnsiTheme="minorHAnsi" w:cstheme="minorHAnsi"/>
          <w:sz w:val="20"/>
          <w:szCs w:val="20"/>
          <w:lang w:eastAsia="en-GB"/>
        </w:rPr>
      </w:pPr>
    </w:p>
    <w:p w14:paraId="5D8446D9" w14:textId="00B07CB1"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The patient’s </w:t>
      </w:r>
      <w:r w:rsidR="000061EC"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clock will continue to tick from the original start date; a referral on for the same condition does not start a new RTT clock.</w:t>
      </w:r>
    </w:p>
    <w:p w14:paraId="767036F6" w14:textId="77777777" w:rsidR="000061EC" w:rsidRPr="004745FC" w:rsidRDefault="000061EC" w:rsidP="00C166D4">
      <w:pPr>
        <w:spacing w:after="0" w:line="240" w:lineRule="auto"/>
        <w:rPr>
          <w:rFonts w:asciiTheme="minorHAnsi" w:hAnsiTheme="minorHAnsi" w:cstheme="minorHAnsi"/>
          <w:sz w:val="20"/>
          <w:szCs w:val="20"/>
        </w:rPr>
      </w:pPr>
    </w:p>
    <w:p w14:paraId="369ECA89" w14:textId="4B16F08C" w:rsidR="00D24359" w:rsidRPr="004745FC" w:rsidRDefault="00233EDB" w:rsidP="00C166D4">
      <w:pPr>
        <w:pStyle w:val="Subtitle"/>
        <w:ind w:left="709" w:hanging="709"/>
        <w:rPr>
          <w:rFonts w:asciiTheme="minorHAnsi" w:hAnsiTheme="minorHAnsi" w:cstheme="minorHAnsi"/>
          <w:color w:val="0070C0"/>
          <w:sz w:val="20"/>
        </w:rPr>
      </w:pPr>
      <w:r w:rsidRPr="004745FC">
        <w:rPr>
          <w:rFonts w:asciiTheme="minorHAnsi" w:hAnsiTheme="minorHAnsi" w:cstheme="minorHAnsi"/>
          <w:color w:val="0070C0"/>
          <w:sz w:val="20"/>
        </w:rPr>
        <w:t>2.11</w:t>
      </w:r>
      <w:r w:rsidR="00A211CC"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Referrals from the Emergency Department</w:t>
      </w:r>
    </w:p>
    <w:p w14:paraId="6DD492F3" w14:textId="77777777" w:rsidR="000061EC" w:rsidRPr="004745FC" w:rsidRDefault="000061EC" w:rsidP="00C166D4">
      <w:pPr>
        <w:pStyle w:val="Subtitle"/>
        <w:ind w:left="709" w:hanging="709"/>
        <w:rPr>
          <w:rFonts w:asciiTheme="minorHAnsi" w:hAnsiTheme="minorHAnsi" w:cstheme="minorHAnsi"/>
          <w:color w:val="0070C0"/>
          <w:sz w:val="20"/>
        </w:rPr>
      </w:pPr>
    </w:p>
    <w:p w14:paraId="04CCC7E2" w14:textId="78D4E4B3"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a patient attends the Emergency Department and it is determined that the patient does not require treatment, the patient will be discharged to their GP for continuation of care.</w:t>
      </w:r>
    </w:p>
    <w:p w14:paraId="0AF7D322" w14:textId="77777777" w:rsidR="000061EC" w:rsidRPr="004745FC" w:rsidRDefault="000061EC" w:rsidP="00C166D4">
      <w:pPr>
        <w:spacing w:after="0" w:line="240" w:lineRule="auto"/>
        <w:rPr>
          <w:rFonts w:asciiTheme="minorHAnsi" w:hAnsiTheme="minorHAnsi" w:cstheme="minorHAnsi"/>
          <w:sz w:val="20"/>
          <w:szCs w:val="20"/>
        </w:rPr>
      </w:pPr>
    </w:p>
    <w:p w14:paraId="3F1CE1F9" w14:textId="165D32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a patient has been seen in the Emergency Department and is assessed as requiring an urgent referral to a </w:t>
      </w:r>
      <w:r w:rsidR="000061EC" w:rsidRPr="004745FC">
        <w:rPr>
          <w:rFonts w:asciiTheme="minorHAnsi" w:hAnsiTheme="minorHAnsi" w:cstheme="minorHAnsi"/>
          <w:sz w:val="20"/>
          <w:szCs w:val="20"/>
        </w:rPr>
        <w:t>consultant</w:t>
      </w:r>
      <w:r w:rsidRPr="004745FC">
        <w:rPr>
          <w:rFonts w:asciiTheme="minorHAnsi" w:hAnsiTheme="minorHAnsi" w:cstheme="minorHAnsi"/>
          <w:sz w:val="20"/>
          <w:szCs w:val="20"/>
        </w:rPr>
        <w:t>-led service for treatment, the referral will generate a new elective pathway; the clock will start from the date of the referral.</w:t>
      </w:r>
    </w:p>
    <w:p w14:paraId="2982900C" w14:textId="77777777" w:rsidR="000061EC" w:rsidRPr="004745FC" w:rsidRDefault="000061EC" w:rsidP="00C166D4">
      <w:pPr>
        <w:spacing w:after="0" w:line="240" w:lineRule="auto"/>
        <w:rPr>
          <w:rFonts w:asciiTheme="minorHAnsi" w:hAnsiTheme="minorHAnsi" w:cstheme="minorHAnsi"/>
          <w:sz w:val="20"/>
          <w:szCs w:val="20"/>
        </w:rPr>
      </w:pPr>
    </w:p>
    <w:p w14:paraId="5215E220" w14:textId="4A1F9983"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Patients that have been seen and treated on a non-elective pathway (Emergency Department) and require to be followed up in clinic will </w:t>
      </w:r>
      <w:r w:rsidR="000061EC" w:rsidRPr="004745FC">
        <w:rPr>
          <w:rFonts w:asciiTheme="minorHAnsi" w:hAnsiTheme="minorHAnsi" w:cstheme="minorHAnsi"/>
          <w:sz w:val="20"/>
          <w:szCs w:val="20"/>
        </w:rPr>
        <w:t>continue</w:t>
      </w:r>
      <w:r w:rsidRPr="004745FC">
        <w:rPr>
          <w:rFonts w:asciiTheme="minorHAnsi" w:hAnsiTheme="minorHAnsi" w:cstheme="minorHAnsi"/>
          <w:sz w:val="20"/>
          <w:szCs w:val="20"/>
        </w:rPr>
        <w:t xml:space="preserve"> </w:t>
      </w:r>
      <w:r w:rsidR="000061EC" w:rsidRPr="004745FC">
        <w:rPr>
          <w:rFonts w:asciiTheme="minorHAnsi" w:hAnsiTheme="minorHAnsi" w:cstheme="minorHAnsi"/>
          <w:sz w:val="20"/>
          <w:szCs w:val="20"/>
        </w:rPr>
        <w:t xml:space="preserve">on </w:t>
      </w:r>
      <w:r w:rsidRPr="004745FC">
        <w:rPr>
          <w:rFonts w:asciiTheme="minorHAnsi" w:hAnsiTheme="minorHAnsi" w:cstheme="minorHAnsi"/>
          <w:sz w:val="20"/>
          <w:szCs w:val="20"/>
        </w:rPr>
        <w:t>a non-elective pathway, unless a new decision to treat is made at which point a new RTT clock will start.</w:t>
      </w:r>
    </w:p>
    <w:p w14:paraId="78A4DE76" w14:textId="77777777" w:rsidR="000061EC" w:rsidRPr="004745FC" w:rsidRDefault="000061EC" w:rsidP="00C166D4">
      <w:pPr>
        <w:spacing w:after="0" w:line="240" w:lineRule="auto"/>
        <w:rPr>
          <w:rFonts w:asciiTheme="minorHAnsi" w:hAnsiTheme="minorHAnsi" w:cstheme="minorHAnsi"/>
          <w:sz w:val="20"/>
          <w:szCs w:val="20"/>
        </w:rPr>
      </w:pPr>
    </w:p>
    <w:p w14:paraId="1E1BF110" w14:textId="1719FEC5" w:rsidR="00A920E7" w:rsidRPr="004745FC" w:rsidRDefault="00CC3433"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a </w:t>
      </w:r>
      <w:r w:rsidR="00551A5F" w:rsidRPr="004745FC">
        <w:rPr>
          <w:rFonts w:asciiTheme="minorHAnsi" w:hAnsiTheme="minorHAnsi" w:cstheme="minorHAnsi"/>
          <w:sz w:val="20"/>
          <w:szCs w:val="20"/>
        </w:rPr>
        <w:t>patient attend</w:t>
      </w:r>
      <w:r w:rsidRPr="004745FC">
        <w:rPr>
          <w:rFonts w:asciiTheme="minorHAnsi" w:hAnsiTheme="minorHAnsi" w:cstheme="minorHAnsi"/>
          <w:sz w:val="20"/>
          <w:szCs w:val="20"/>
        </w:rPr>
        <w:t>s</w:t>
      </w:r>
      <w:r w:rsidR="00551A5F" w:rsidRPr="004745FC">
        <w:rPr>
          <w:rFonts w:asciiTheme="minorHAnsi" w:hAnsiTheme="minorHAnsi" w:cstheme="minorHAnsi"/>
          <w:sz w:val="20"/>
          <w:szCs w:val="20"/>
        </w:rPr>
        <w:t xml:space="preserve"> the Emergency Department and </w:t>
      </w:r>
      <w:r w:rsidRPr="004745FC">
        <w:rPr>
          <w:rFonts w:asciiTheme="minorHAnsi" w:hAnsiTheme="minorHAnsi" w:cstheme="minorHAnsi"/>
          <w:sz w:val="20"/>
          <w:szCs w:val="20"/>
        </w:rPr>
        <w:t xml:space="preserve">a clinical decision is made that a </w:t>
      </w:r>
      <w:r w:rsidR="00EE7687" w:rsidRPr="004745FC">
        <w:rPr>
          <w:rFonts w:asciiTheme="minorHAnsi" w:hAnsiTheme="minorHAnsi" w:cstheme="minorHAnsi"/>
          <w:sz w:val="20"/>
          <w:szCs w:val="20"/>
        </w:rPr>
        <w:t>non-urgent elective referral</w:t>
      </w:r>
      <w:r w:rsidRPr="004745FC">
        <w:rPr>
          <w:rFonts w:asciiTheme="minorHAnsi" w:hAnsiTheme="minorHAnsi" w:cstheme="minorHAnsi"/>
          <w:sz w:val="20"/>
          <w:szCs w:val="20"/>
        </w:rPr>
        <w:t xml:space="preserve"> is required, the management of this will depend on the exact situation and </w:t>
      </w:r>
      <w:r w:rsidR="000061EC" w:rsidRPr="004745FC">
        <w:rPr>
          <w:rFonts w:asciiTheme="minorHAnsi" w:hAnsiTheme="minorHAnsi" w:cstheme="minorHAnsi"/>
          <w:sz w:val="20"/>
          <w:szCs w:val="20"/>
        </w:rPr>
        <w:t>based on</w:t>
      </w:r>
      <w:r w:rsidR="00A920E7" w:rsidRPr="004745FC">
        <w:rPr>
          <w:rFonts w:asciiTheme="minorHAnsi" w:hAnsiTheme="minorHAnsi" w:cstheme="minorHAnsi"/>
          <w:sz w:val="20"/>
          <w:szCs w:val="20"/>
        </w:rPr>
        <w:t xml:space="preserve"> clinical judgement, using the following principles: </w:t>
      </w:r>
    </w:p>
    <w:p w14:paraId="130EC314" w14:textId="77777777" w:rsidR="000061EC" w:rsidRPr="004745FC" w:rsidRDefault="000061EC" w:rsidP="00C166D4">
      <w:pPr>
        <w:spacing w:after="0" w:line="240" w:lineRule="auto"/>
        <w:rPr>
          <w:rFonts w:asciiTheme="minorHAnsi" w:hAnsiTheme="minorHAnsi" w:cstheme="minorHAnsi"/>
          <w:sz w:val="20"/>
          <w:szCs w:val="20"/>
        </w:rPr>
      </w:pPr>
    </w:p>
    <w:p w14:paraId="3F1168E4" w14:textId="77777777" w:rsidR="005D0A33" w:rsidRPr="009E55CA" w:rsidRDefault="002A46F9" w:rsidP="00DC6539">
      <w:pPr>
        <w:pStyle w:val="ListParagraph"/>
        <w:numPr>
          <w:ilvl w:val="0"/>
          <w:numId w:val="36"/>
        </w:numPr>
        <w:spacing w:after="0" w:line="240" w:lineRule="auto"/>
        <w:rPr>
          <w:rFonts w:asciiTheme="minorHAnsi" w:hAnsiTheme="minorHAnsi" w:cstheme="minorHAnsi"/>
          <w:sz w:val="20"/>
          <w:szCs w:val="20"/>
          <w:highlight w:val="yellow"/>
        </w:rPr>
      </w:pPr>
      <w:r w:rsidRPr="009E55CA">
        <w:rPr>
          <w:rFonts w:asciiTheme="minorHAnsi" w:hAnsiTheme="minorHAnsi" w:cstheme="minorHAnsi"/>
          <w:sz w:val="20"/>
          <w:szCs w:val="20"/>
          <w:highlight w:val="yellow"/>
        </w:rPr>
        <w:t xml:space="preserve">If a clinical decision has been made that a non-urgent elective referral is needed, this should be initiated within </w:t>
      </w:r>
      <w:r w:rsidR="009C7793" w:rsidRPr="009E55CA">
        <w:rPr>
          <w:rFonts w:asciiTheme="minorHAnsi" w:hAnsiTheme="minorHAnsi" w:cstheme="minorHAnsi"/>
          <w:sz w:val="20"/>
          <w:szCs w:val="20"/>
          <w:highlight w:val="yellow"/>
        </w:rPr>
        <w:t xml:space="preserve">the Emergency Department; patients should not have to attend a GP appointment to initiate a referral if it has already been determined that this </w:t>
      </w:r>
      <w:r w:rsidR="001F2772" w:rsidRPr="009E55CA">
        <w:rPr>
          <w:rFonts w:asciiTheme="minorHAnsi" w:hAnsiTheme="minorHAnsi" w:cstheme="minorHAnsi"/>
          <w:sz w:val="20"/>
          <w:szCs w:val="20"/>
          <w:highlight w:val="yellow"/>
        </w:rPr>
        <w:t xml:space="preserve">referral </w:t>
      </w:r>
      <w:r w:rsidR="009C7793" w:rsidRPr="009E55CA">
        <w:rPr>
          <w:rFonts w:asciiTheme="minorHAnsi" w:hAnsiTheme="minorHAnsi" w:cstheme="minorHAnsi"/>
          <w:sz w:val="20"/>
          <w:szCs w:val="20"/>
          <w:highlight w:val="yellow"/>
        </w:rPr>
        <w:t>is needed</w:t>
      </w:r>
      <w:r w:rsidR="00B5495E" w:rsidRPr="009E55CA">
        <w:rPr>
          <w:rFonts w:asciiTheme="minorHAnsi" w:hAnsiTheme="minorHAnsi" w:cstheme="minorHAnsi"/>
          <w:sz w:val="20"/>
          <w:szCs w:val="20"/>
          <w:highlight w:val="yellow"/>
        </w:rPr>
        <w:t xml:space="preserve">. </w:t>
      </w:r>
      <w:r w:rsidR="005720BD" w:rsidRPr="009E55CA">
        <w:rPr>
          <w:rFonts w:asciiTheme="minorHAnsi" w:hAnsiTheme="minorHAnsi" w:cstheme="minorHAnsi"/>
          <w:sz w:val="20"/>
          <w:szCs w:val="20"/>
          <w:highlight w:val="yellow"/>
        </w:rPr>
        <w:t>Clinicians initiating referrals from ED should order any tests that will be</w:t>
      </w:r>
      <w:r w:rsidR="005D0A33" w:rsidRPr="009E55CA">
        <w:rPr>
          <w:rFonts w:asciiTheme="minorHAnsi" w:hAnsiTheme="minorHAnsi" w:cstheme="minorHAnsi"/>
          <w:sz w:val="20"/>
          <w:szCs w:val="20"/>
          <w:highlight w:val="yellow"/>
        </w:rPr>
        <w:t xml:space="preserve"> needed for the outpatient appointment. </w:t>
      </w:r>
    </w:p>
    <w:p w14:paraId="1B03153B" w14:textId="56D19F98" w:rsidR="009C7793" w:rsidRPr="009E55CA" w:rsidRDefault="00C64BD0" w:rsidP="00DC6539">
      <w:pPr>
        <w:pStyle w:val="ListParagraph"/>
        <w:numPr>
          <w:ilvl w:val="0"/>
          <w:numId w:val="36"/>
        </w:numPr>
        <w:spacing w:after="0" w:line="240" w:lineRule="auto"/>
        <w:rPr>
          <w:rFonts w:asciiTheme="minorHAnsi" w:hAnsiTheme="minorHAnsi" w:cstheme="minorHAnsi"/>
          <w:sz w:val="20"/>
          <w:szCs w:val="20"/>
          <w:highlight w:val="yellow"/>
        </w:rPr>
      </w:pPr>
      <w:r w:rsidRPr="009E55CA">
        <w:rPr>
          <w:rFonts w:asciiTheme="minorHAnsi" w:hAnsiTheme="minorHAnsi" w:cstheme="minorHAnsi"/>
          <w:sz w:val="20"/>
          <w:szCs w:val="20"/>
          <w:highlight w:val="yellow"/>
        </w:rPr>
        <w:t xml:space="preserve">If a clinician within the Emergency Department thinks a non-urgent elective referral MAY be needed, the patient should be referred back to the GP for the GP to consider the most appropriate management for the </w:t>
      </w:r>
      <w:r w:rsidR="00636043" w:rsidRPr="009E55CA">
        <w:rPr>
          <w:rFonts w:asciiTheme="minorHAnsi" w:hAnsiTheme="minorHAnsi" w:cstheme="minorHAnsi"/>
          <w:sz w:val="20"/>
          <w:szCs w:val="20"/>
          <w:highlight w:val="yellow"/>
        </w:rPr>
        <w:t>patient.</w:t>
      </w:r>
      <w:r w:rsidRPr="009E55CA">
        <w:rPr>
          <w:rFonts w:asciiTheme="minorHAnsi" w:hAnsiTheme="minorHAnsi" w:cstheme="minorHAnsi"/>
          <w:sz w:val="20"/>
          <w:szCs w:val="20"/>
          <w:highlight w:val="yellow"/>
        </w:rPr>
        <w:t xml:space="preserve"> </w:t>
      </w:r>
    </w:p>
    <w:p w14:paraId="33AA74FE" w14:textId="186B0A68" w:rsidR="00A57323" w:rsidRPr="009E55CA" w:rsidRDefault="00A57323" w:rsidP="00DC6539">
      <w:pPr>
        <w:pStyle w:val="ListParagraph"/>
        <w:numPr>
          <w:ilvl w:val="0"/>
          <w:numId w:val="36"/>
        </w:numPr>
        <w:spacing w:after="0" w:line="240" w:lineRule="auto"/>
        <w:rPr>
          <w:rFonts w:asciiTheme="minorHAnsi" w:hAnsiTheme="minorHAnsi" w:cstheme="minorHAnsi"/>
          <w:sz w:val="20"/>
          <w:szCs w:val="20"/>
          <w:highlight w:val="yellow"/>
        </w:rPr>
      </w:pPr>
      <w:r w:rsidRPr="009E55CA">
        <w:rPr>
          <w:rFonts w:asciiTheme="minorHAnsi" w:hAnsiTheme="minorHAnsi" w:cstheme="minorHAnsi"/>
          <w:sz w:val="20"/>
          <w:szCs w:val="20"/>
          <w:highlight w:val="yellow"/>
        </w:rPr>
        <w:t xml:space="preserve">Emergency Department clinicians should keep in mind that other hospitals may have shorter waiting times, and referral </w:t>
      </w:r>
      <w:r w:rsidR="00F55A2C" w:rsidRPr="009E55CA">
        <w:rPr>
          <w:rFonts w:asciiTheme="minorHAnsi" w:hAnsiTheme="minorHAnsi" w:cstheme="minorHAnsi"/>
          <w:sz w:val="20"/>
          <w:szCs w:val="20"/>
          <w:highlight w:val="yellow"/>
        </w:rPr>
        <w:t xml:space="preserve">back to the GP to consider onward management may result in greater choice for the </w:t>
      </w:r>
      <w:r w:rsidR="00636043" w:rsidRPr="009E55CA">
        <w:rPr>
          <w:rFonts w:asciiTheme="minorHAnsi" w:hAnsiTheme="minorHAnsi" w:cstheme="minorHAnsi"/>
          <w:sz w:val="20"/>
          <w:szCs w:val="20"/>
          <w:highlight w:val="yellow"/>
        </w:rPr>
        <w:t>patient.</w:t>
      </w:r>
      <w:r w:rsidR="00F55A2C" w:rsidRPr="009E55CA">
        <w:rPr>
          <w:rFonts w:asciiTheme="minorHAnsi" w:hAnsiTheme="minorHAnsi" w:cstheme="minorHAnsi"/>
          <w:sz w:val="20"/>
          <w:szCs w:val="20"/>
          <w:highlight w:val="yellow"/>
        </w:rPr>
        <w:t xml:space="preserve"> </w:t>
      </w:r>
    </w:p>
    <w:p w14:paraId="7E0AC08C" w14:textId="68A62666" w:rsidR="002974E9" w:rsidRPr="009E55CA" w:rsidRDefault="00F55A2C" w:rsidP="00DC6539">
      <w:pPr>
        <w:pStyle w:val="ListParagraph"/>
        <w:numPr>
          <w:ilvl w:val="0"/>
          <w:numId w:val="36"/>
        </w:numPr>
        <w:spacing w:after="0" w:line="240" w:lineRule="auto"/>
        <w:rPr>
          <w:rFonts w:asciiTheme="minorHAnsi" w:hAnsiTheme="minorHAnsi" w:cstheme="minorHAnsi"/>
          <w:sz w:val="20"/>
          <w:szCs w:val="20"/>
          <w:highlight w:val="yellow"/>
        </w:rPr>
      </w:pPr>
      <w:r w:rsidRPr="009E55CA">
        <w:rPr>
          <w:rFonts w:asciiTheme="minorHAnsi" w:hAnsiTheme="minorHAnsi" w:cstheme="minorHAnsi"/>
          <w:sz w:val="20"/>
          <w:szCs w:val="20"/>
          <w:highlight w:val="yellow"/>
        </w:rPr>
        <w:t>If a non-urgent elective referral is initiated within the Emergency Department, the patient’s GP should be notified of this</w:t>
      </w:r>
      <w:r w:rsidR="00FF2BB9" w:rsidRPr="009E55CA">
        <w:rPr>
          <w:rFonts w:asciiTheme="minorHAnsi" w:hAnsiTheme="minorHAnsi" w:cstheme="minorHAnsi"/>
          <w:sz w:val="20"/>
          <w:szCs w:val="20"/>
          <w:highlight w:val="yellow"/>
        </w:rPr>
        <w:t xml:space="preserve"> via the ED discharge summary</w:t>
      </w:r>
      <w:r w:rsidRPr="009E55CA">
        <w:rPr>
          <w:rFonts w:asciiTheme="minorHAnsi" w:hAnsiTheme="minorHAnsi" w:cstheme="minorHAnsi"/>
          <w:sz w:val="20"/>
          <w:szCs w:val="20"/>
          <w:highlight w:val="yellow"/>
        </w:rPr>
        <w:t xml:space="preserve"> </w:t>
      </w:r>
      <w:r w:rsidR="005346DA" w:rsidRPr="009E55CA">
        <w:rPr>
          <w:rFonts w:asciiTheme="minorHAnsi" w:hAnsiTheme="minorHAnsi" w:cstheme="minorHAnsi"/>
          <w:sz w:val="20"/>
          <w:szCs w:val="20"/>
          <w:highlight w:val="yellow"/>
        </w:rPr>
        <w:t xml:space="preserve">so they can input any relevant </w:t>
      </w:r>
      <w:r w:rsidR="00636043" w:rsidRPr="009E55CA">
        <w:rPr>
          <w:rFonts w:asciiTheme="minorHAnsi" w:hAnsiTheme="minorHAnsi" w:cstheme="minorHAnsi"/>
          <w:sz w:val="20"/>
          <w:szCs w:val="20"/>
          <w:highlight w:val="yellow"/>
        </w:rPr>
        <w:t>information.</w:t>
      </w:r>
      <w:r w:rsidR="005346DA" w:rsidRPr="009E55CA">
        <w:rPr>
          <w:rFonts w:asciiTheme="minorHAnsi" w:hAnsiTheme="minorHAnsi" w:cstheme="minorHAnsi"/>
          <w:sz w:val="20"/>
          <w:szCs w:val="20"/>
          <w:highlight w:val="yellow"/>
        </w:rPr>
        <w:t xml:space="preserve"> </w:t>
      </w:r>
    </w:p>
    <w:p w14:paraId="1DABF1A3" w14:textId="77777777" w:rsidR="000061EC" w:rsidRPr="004745FC" w:rsidRDefault="000061EC" w:rsidP="000061EC">
      <w:pPr>
        <w:pStyle w:val="ListParagraph"/>
        <w:spacing w:after="0" w:line="240" w:lineRule="auto"/>
        <w:ind w:left="709"/>
        <w:rPr>
          <w:rFonts w:asciiTheme="minorHAnsi" w:hAnsiTheme="minorHAnsi" w:cstheme="minorHAnsi"/>
          <w:sz w:val="20"/>
          <w:szCs w:val="20"/>
        </w:rPr>
      </w:pPr>
    </w:p>
    <w:p w14:paraId="2C90C935" w14:textId="583D1BBD" w:rsidR="00D24359" w:rsidRPr="004745FC" w:rsidRDefault="00233EDB" w:rsidP="00C166D4">
      <w:pPr>
        <w:pStyle w:val="Subtitle"/>
        <w:ind w:left="709" w:hanging="709"/>
        <w:rPr>
          <w:rFonts w:asciiTheme="minorHAnsi" w:hAnsiTheme="minorHAnsi" w:cstheme="minorHAnsi"/>
          <w:color w:val="0070C0"/>
          <w:sz w:val="20"/>
        </w:rPr>
      </w:pPr>
      <w:r w:rsidRPr="004745FC">
        <w:rPr>
          <w:rFonts w:asciiTheme="minorHAnsi" w:hAnsiTheme="minorHAnsi" w:cstheme="minorHAnsi"/>
          <w:color w:val="0070C0"/>
          <w:sz w:val="20"/>
        </w:rPr>
        <w:t>2.12</w:t>
      </w:r>
      <w:r w:rsidR="00A211CC"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 xml:space="preserve">Patient Initiated Follow </w:t>
      </w:r>
      <w:r w:rsidR="007B44B5" w:rsidRPr="004745FC">
        <w:rPr>
          <w:rFonts w:asciiTheme="minorHAnsi" w:hAnsiTheme="minorHAnsi" w:cstheme="minorHAnsi"/>
          <w:color w:val="0070C0"/>
          <w:sz w:val="20"/>
        </w:rPr>
        <w:t>U</w:t>
      </w:r>
      <w:r w:rsidR="000061EC" w:rsidRPr="004745FC">
        <w:rPr>
          <w:rFonts w:asciiTheme="minorHAnsi" w:hAnsiTheme="minorHAnsi" w:cstheme="minorHAnsi"/>
          <w:color w:val="0070C0"/>
          <w:sz w:val="20"/>
        </w:rPr>
        <w:t>p</w:t>
      </w:r>
      <w:r w:rsidR="007B44B5" w:rsidRPr="004745FC">
        <w:rPr>
          <w:rFonts w:asciiTheme="minorHAnsi" w:hAnsiTheme="minorHAnsi" w:cstheme="minorHAnsi"/>
          <w:color w:val="0070C0"/>
          <w:sz w:val="20"/>
        </w:rPr>
        <w:t xml:space="preserve"> (PIFU)</w:t>
      </w:r>
    </w:p>
    <w:p w14:paraId="7090B66E" w14:textId="77777777" w:rsidR="000061EC" w:rsidRPr="004745FC" w:rsidRDefault="000061EC" w:rsidP="00C166D4">
      <w:pPr>
        <w:pStyle w:val="Subtitle"/>
        <w:ind w:left="709" w:hanging="709"/>
        <w:rPr>
          <w:rFonts w:asciiTheme="minorHAnsi" w:hAnsiTheme="minorHAnsi" w:cstheme="minorHAnsi"/>
          <w:color w:val="0070C0"/>
          <w:sz w:val="20"/>
        </w:rPr>
      </w:pPr>
    </w:p>
    <w:p w14:paraId="4983B917" w14:textId="73F5D934"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Patients who are discharged from the Trust</w:t>
      </w:r>
      <w:r w:rsidR="000731D8" w:rsidRPr="004745FC">
        <w:rPr>
          <w:rFonts w:asciiTheme="minorHAnsi" w:hAnsiTheme="minorHAnsi" w:cstheme="minorHAnsi"/>
          <w:sz w:val="20"/>
          <w:szCs w:val="20"/>
        </w:rPr>
        <w:t xml:space="preserve"> on to a PIFU pathway as agreed with their clinician</w:t>
      </w:r>
      <w:r w:rsidRPr="004745FC">
        <w:rPr>
          <w:rFonts w:asciiTheme="minorHAnsi" w:hAnsiTheme="minorHAnsi" w:cstheme="minorHAnsi"/>
          <w:sz w:val="20"/>
          <w:szCs w:val="20"/>
        </w:rPr>
        <w:t xml:space="preserve"> (including patients who have had no treatment) may self-refer back in to the Trust within a defined period from the date of discharge and can access a PIFU appointment if they make contact within that period.  If the patient has not made contact within the defined </w:t>
      </w:r>
      <w:r w:rsidR="000061EC" w:rsidRPr="004745FC">
        <w:rPr>
          <w:rFonts w:asciiTheme="minorHAnsi" w:hAnsiTheme="minorHAnsi" w:cstheme="minorHAnsi"/>
          <w:sz w:val="20"/>
          <w:szCs w:val="20"/>
        </w:rPr>
        <w:t>period,</w:t>
      </w:r>
      <w:r w:rsidRPr="004745FC">
        <w:rPr>
          <w:rFonts w:asciiTheme="minorHAnsi" w:hAnsiTheme="minorHAnsi" w:cstheme="minorHAnsi"/>
          <w:sz w:val="20"/>
          <w:szCs w:val="20"/>
        </w:rPr>
        <w:t xml:space="preserve"> then the referral </w:t>
      </w:r>
      <w:r w:rsidR="00503CD6" w:rsidRPr="004745FC">
        <w:rPr>
          <w:rFonts w:asciiTheme="minorHAnsi" w:hAnsiTheme="minorHAnsi" w:cstheme="minorHAnsi"/>
          <w:sz w:val="20"/>
          <w:szCs w:val="20"/>
        </w:rPr>
        <w:t xml:space="preserve">may </w:t>
      </w:r>
      <w:r w:rsidRPr="004745FC">
        <w:rPr>
          <w:rFonts w:asciiTheme="minorHAnsi" w:hAnsiTheme="minorHAnsi" w:cstheme="minorHAnsi"/>
          <w:sz w:val="20"/>
          <w:szCs w:val="20"/>
        </w:rPr>
        <w:t>be closed.  A new referral will be required should the patient require an appointment.</w:t>
      </w:r>
      <w:r w:rsidR="00503CD6" w:rsidRPr="004745FC">
        <w:rPr>
          <w:rFonts w:asciiTheme="minorHAnsi" w:hAnsiTheme="minorHAnsi" w:cstheme="minorHAnsi"/>
          <w:sz w:val="20"/>
          <w:szCs w:val="20"/>
        </w:rPr>
        <w:t xml:space="preserve"> </w:t>
      </w:r>
      <w:r w:rsidR="000731D8" w:rsidRPr="004745FC">
        <w:rPr>
          <w:rFonts w:asciiTheme="minorHAnsi" w:hAnsiTheme="minorHAnsi" w:cstheme="minorHAnsi"/>
          <w:sz w:val="20"/>
          <w:szCs w:val="20"/>
        </w:rPr>
        <w:t>All other patients that have been discharged from the Trust and require an appointment should go back to their GP for referral.</w:t>
      </w:r>
    </w:p>
    <w:p w14:paraId="790E4C4B" w14:textId="77777777" w:rsidR="000061EC" w:rsidRPr="004745FC" w:rsidRDefault="000061EC" w:rsidP="00C166D4">
      <w:pPr>
        <w:spacing w:after="0" w:line="240" w:lineRule="auto"/>
        <w:rPr>
          <w:rFonts w:asciiTheme="minorHAnsi" w:hAnsiTheme="minorHAnsi" w:cstheme="minorHAnsi"/>
          <w:sz w:val="20"/>
          <w:szCs w:val="20"/>
        </w:rPr>
      </w:pPr>
    </w:p>
    <w:p w14:paraId="5D608218" w14:textId="64004F46" w:rsidR="00D24359" w:rsidRPr="004745FC" w:rsidRDefault="00233EDB" w:rsidP="00C166D4">
      <w:pPr>
        <w:autoSpaceDE w:val="0"/>
        <w:autoSpaceDN w:val="0"/>
        <w:adjustRightInd w:val="0"/>
        <w:spacing w:after="0" w:line="240" w:lineRule="auto"/>
        <w:rPr>
          <w:rFonts w:asciiTheme="minorHAnsi" w:eastAsiaTheme="minorHAnsi" w:hAnsiTheme="minorHAnsi" w:cstheme="minorHAnsi"/>
          <w:b/>
          <w:color w:val="0070C0"/>
          <w:sz w:val="20"/>
          <w:szCs w:val="20"/>
        </w:rPr>
      </w:pPr>
      <w:r w:rsidRPr="004745FC">
        <w:rPr>
          <w:rFonts w:asciiTheme="minorHAnsi" w:eastAsiaTheme="minorHAnsi" w:hAnsiTheme="minorHAnsi" w:cstheme="minorHAnsi"/>
          <w:b/>
          <w:bCs/>
          <w:color w:val="0070C0"/>
          <w:sz w:val="20"/>
          <w:szCs w:val="20"/>
        </w:rPr>
        <w:t>2.13</w:t>
      </w:r>
      <w:r w:rsidR="00A211CC" w:rsidRPr="004745FC">
        <w:rPr>
          <w:rFonts w:asciiTheme="minorHAnsi" w:eastAsiaTheme="minorHAnsi" w:hAnsiTheme="minorHAnsi" w:cstheme="minorHAnsi"/>
          <w:b/>
          <w:bCs/>
          <w:color w:val="0070C0"/>
          <w:sz w:val="20"/>
          <w:szCs w:val="20"/>
        </w:rPr>
        <w:t xml:space="preserve"> </w:t>
      </w:r>
      <w:r w:rsidR="000061EC" w:rsidRPr="004745FC">
        <w:rPr>
          <w:rFonts w:asciiTheme="minorHAnsi" w:eastAsiaTheme="minorHAnsi" w:hAnsiTheme="minorHAnsi" w:cstheme="minorHAnsi"/>
          <w:b/>
          <w:bCs/>
          <w:color w:val="0070C0"/>
          <w:sz w:val="20"/>
          <w:szCs w:val="20"/>
        </w:rPr>
        <w:t>Advice and Guidance Requests</w:t>
      </w:r>
    </w:p>
    <w:p w14:paraId="56CC2B14" w14:textId="77777777" w:rsidR="000061EC" w:rsidRPr="004745FC" w:rsidRDefault="000061EC" w:rsidP="00C166D4">
      <w:pPr>
        <w:autoSpaceDE w:val="0"/>
        <w:autoSpaceDN w:val="0"/>
        <w:adjustRightInd w:val="0"/>
        <w:spacing w:after="0" w:line="240" w:lineRule="auto"/>
        <w:rPr>
          <w:rFonts w:asciiTheme="minorHAnsi" w:eastAsiaTheme="minorHAnsi" w:hAnsiTheme="minorHAnsi" w:cstheme="minorHAnsi"/>
          <w:color w:val="000000"/>
          <w:sz w:val="20"/>
          <w:szCs w:val="20"/>
        </w:rPr>
      </w:pPr>
    </w:p>
    <w:p w14:paraId="5A6BAB48" w14:textId="3491C1FF" w:rsidR="00D24359" w:rsidRPr="004745FC" w:rsidRDefault="00D24359" w:rsidP="00C166D4">
      <w:pPr>
        <w:autoSpaceDE w:val="0"/>
        <w:autoSpaceDN w:val="0"/>
        <w:adjustRightInd w:val="0"/>
        <w:spacing w:after="0" w:line="240" w:lineRule="auto"/>
        <w:rPr>
          <w:rFonts w:asciiTheme="minorHAnsi" w:eastAsiaTheme="minorHAnsi" w:hAnsiTheme="minorHAnsi" w:cstheme="minorHAnsi"/>
          <w:color w:val="000000"/>
          <w:sz w:val="20"/>
          <w:szCs w:val="20"/>
        </w:rPr>
      </w:pPr>
      <w:r w:rsidRPr="004745FC">
        <w:rPr>
          <w:rFonts w:asciiTheme="minorHAnsi" w:eastAsiaTheme="minorHAnsi" w:hAnsiTheme="minorHAnsi" w:cstheme="minorHAnsi"/>
          <w:color w:val="000000"/>
          <w:sz w:val="20"/>
          <w:szCs w:val="20"/>
        </w:rPr>
        <w:t xml:space="preserve">Advice and Guidance enables GPs to access specialist opinion without making a referral.  GPs are strongly advised to use A&amp;G services prior to making a referral to ensure that they are referring to the correct service and that the referral is necessary.  Advice and Guidance will be provided within a contractually defined turnaround time, and no RTT clock is applicable.  Should a referral be required this shall be made through e-RS, with the referrer including details of the received clinical advice. </w:t>
      </w:r>
    </w:p>
    <w:p w14:paraId="6F96DDD1" w14:textId="77777777" w:rsidR="00D24359" w:rsidRPr="004745FC" w:rsidRDefault="00D24359" w:rsidP="00C166D4">
      <w:pPr>
        <w:pStyle w:val="Subtitle"/>
        <w:rPr>
          <w:rFonts w:asciiTheme="minorHAnsi" w:eastAsiaTheme="minorHAnsi" w:hAnsiTheme="minorHAnsi" w:cstheme="minorHAnsi"/>
          <w:b w:val="0"/>
          <w:color w:val="000000"/>
          <w:sz w:val="20"/>
          <w:lang w:eastAsia="en-US"/>
        </w:rPr>
      </w:pPr>
      <w:r w:rsidRPr="004745FC">
        <w:rPr>
          <w:rFonts w:asciiTheme="minorHAnsi" w:eastAsiaTheme="minorHAnsi" w:hAnsiTheme="minorHAnsi" w:cstheme="minorHAnsi"/>
          <w:b w:val="0"/>
          <w:color w:val="000000"/>
          <w:sz w:val="20"/>
          <w:lang w:eastAsia="en-US"/>
        </w:rPr>
        <w:t>Requests into RAS clinics represent a request for clinical assessment, an extended form of advice and guidance. The outcome of a RAS clinic request may be advice for local management, or the Trust accepting the referral into a clinic, direct to a diagnostic or direct to a clinical intervention.</w:t>
      </w:r>
    </w:p>
    <w:p w14:paraId="09C89403" w14:textId="77777777" w:rsidR="00D24359" w:rsidRPr="004745FC" w:rsidRDefault="00D24359" w:rsidP="00C166D4">
      <w:pPr>
        <w:pStyle w:val="Subtitle"/>
        <w:rPr>
          <w:rFonts w:asciiTheme="minorHAnsi" w:eastAsiaTheme="minorHAnsi" w:hAnsiTheme="minorHAnsi" w:cstheme="minorHAnsi"/>
          <w:b w:val="0"/>
          <w:color w:val="000000"/>
          <w:sz w:val="20"/>
          <w:lang w:eastAsia="en-US"/>
        </w:rPr>
      </w:pPr>
    </w:p>
    <w:p w14:paraId="6EE2FEF2" w14:textId="76048EA6" w:rsidR="00D24359" w:rsidRPr="004745FC" w:rsidRDefault="00233EDB" w:rsidP="00C166D4">
      <w:pPr>
        <w:pStyle w:val="Subtitle"/>
        <w:ind w:left="709" w:hanging="709"/>
        <w:rPr>
          <w:rFonts w:asciiTheme="minorHAnsi" w:hAnsiTheme="minorHAnsi" w:cstheme="minorHAnsi"/>
          <w:color w:val="0070C0"/>
          <w:sz w:val="20"/>
        </w:rPr>
      </w:pPr>
      <w:r w:rsidRPr="004745FC">
        <w:rPr>
          <w:rFonts w:asciiTheme="minorHAnsi" w:hAnsiTheme="minorHAnsi" w:cstheme="minorHAnsi"/>
          <w:color w:val="0070C0"/>
          <w:sz w:val="20"/>
        </w:rPr>
        <w:t>2.14</w:t>
      </w:r>
      <w:r w:rsidR="00A211CC"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Referrals for Military Service Personnel</w:t>
      </w:r>
    </w:p>
    <w:p w14:paraId="40F01729" w14:textId="77777777" w:rsidR="000061EC" w:rsidRPr="004745FC" w:rsidRDefault="000061EC" w:rsidP="00C166D4">
      <w:pPr>
        <w:spacing w:after="0" w:line="240" w:lineRule="auto"/>
        <w:rPr>
          <w:rFonts w:asciiTheme="minorHAnsi" w:hAnsiTheme="minorHAnsi" w:cstheme="minorHAnsi"/>
          <w:sz w:val="20"/>
          <w:szCs w:val="20"/>
        </w:rPr>
      </w:pPr>
    </w:p>
    <w:p w14:paraId="155B6B2D" w14:textId="719D7721"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Military Service Personnel, their families and Veterans will receive treatment in accordance with the Armed Forces Covenant.  Veterans do not need to have applied, or become eligible for, a war pension.  Veterans with service-related health conditions should be given priority treatment where it relates to a condition which results from their service unless there is an emergency case or another case demands clinical priority.</w:t>
      </w:r>
    </w:p>
    <w:p w14:paraId="4D4594BF" w14:textId="77777777" w:rsidR="00096899" w:rsidRPr="004745FC" w:rsidRDefault="00096899" w:rsidP="00C166D4">
      <w:pPr>
        <w:spacing w:after="0" w:line="240" w:lineRule="auto"/>
        <w:rPr>
          <w:rFonts w:asciiTheme="minorHAnsi" w:hAnsiTheme="minorHAnsi" w:cstheme="minorHAnsi"/>
          <w:sz w:val="20"/>
          <w:szCs w:val="20"/>
        </w:rPr>
      </w:pPr>
    </w:p>
    <w:p w14:paraId="6F2B4821" w14:textId="100AA549" w:rsidR="00D24359" w:rsidRPr="004745FC" w:rsidRDefault="00A211CC" w:rsidP="00C166D4">
      <w:pPr>
        <w:pStyle w:val="Subtitle"/>
        <w:ind w:left="709" w:hanging="709"/>
        <w:rPr>
          <w:rFonts w:asciiTheme="minorHAnsi" w:hAnsiTheme="minorHAnsi" w:cstheme="minorHAnsi"/>
          <w:color w:val="0070C0"/>
          <w:sz w:val="20"/>
        </w:rPr>
      </w:pPr>
      <w:r w:rsidRPr="004745FC">
        <w:rPr>
          <w:rFonts w:asciiTheme="minorHAnsi" w:hAnsiTheme="minorHAnsi" w:cstheme="minorHAnsi"/>
          <w:color w:val="0070C0"/>
          <w:sz w:val="20"/>
        </w:rPr>
        <w:t>2.</w:t>
      </w:r>
      <w:r w:rsidR="00233EDB" w:rsidRPr="004745FC">
        <w:rPr>
          <w:rFonts w:asciiTheme="minorHAnsi" w:hAnsiTheme="minorHAnsi" w:cstheme="minorHAnsi"/>
          <w:color w:val="0070C0"/>
          <w:sz w:val="20"/>
        </w:rPr>
        <w:t>15</w:t>
      </w:r>
      <w:r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Interface Services/Assessment Services</w:t>
      </w:r>
    </w:p>
    <w:p w14:paraId="2B79795D" w14:textId="77777777" w:rsidR="000061EC" w:rsidRPr="004745FC" w:rsidRDefault="000061EC" w:rsidP="00C166D4">
      <w:pPr>
        <w:spacing w:after="0" w:line="240" w:lineRule="auto"/>
        <w:rPr>
          <w:rFonts w:asciiTheme="minorHAnsi" w:hAnsiTheme="minorHAnsi" w:cstheme="minorHAnsi"/>
          <w:sz w:val="20"/>
          <w:szCs w:val="20"/>
        </w:rPr>
      </w:pPr>
    </w:p>
    <w:p w14:paraId="6A7B0F53" w14:textId="4E45B145"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The RTT clock will start from the date the interface/assessment </w:t>
      </w:r>
      <w:r w:rsidR="000061EC" w:rsidRPr="004745FC">
        <w:rPr>
          <w:rFonts w:asciiTheme="minorHAnsi" w:hAnsiTheme="minorHAnsi" w:cstheme="minorHAnsi"/>
          <w:sz w:val="20"/>
          <w:szCs w:val="20"/>
        </w:rPr>
        <w:t>service (</w:t>
      </w:r>
      <w:r w:rsidRPr="004745FC">
        <w:rPr>
          <w:rFonts w:asciiTheme="minorHAnsi" w:hAnsiTheme="minorHAnsi" w:cstheme="minorHAnsi"/>
          <w:sz w:val="20"/>
          <w:szCs w:val="20"/>
        </w:rPr>
        <w:t xml:space="preserve">that provide intermediary levels of clinical triage, assessment and treatment between traditional primary and secondary care) receives the original GP referral (care must be taken NOT to use the date that the onward referral was received by the secondary care provider).  </w:t>
      </w:r>
    </w:p>
    <w:p w14:paraId="5AA284A4" w14:textId="77777777" w:rsidR="000061EC" w:rsidRPr="004745FC" w:rsidRDefault="000061EC" w:rsidP="00C166D4">
      <w:pPr>
        <w:pStyle w:val="Subtitle"/>
        <w:ind w:left="709" w:hanging="709"/>
        <w:rPr>
          <w:rFonts w:asciiTheme="minorHAnsi" w:hAnsiTheme="minorHAnsi" w:cstheme="minorHAnsi"/>
          <w:color w:val="0070C0"/>
          <w:sz w:val="20"/>
        </w:rPr>
      </w:pPr>
    </w:p>
    <w:p w14:paraId="0E07CE61" w14:textId="2B0D2836" w:rsidR="00D24359" w:rsidRPr="004745FC" w:rsidRDefault="00233EDB" w:rsidP="00C166D4">
      <w:pPr>
        <w:pStyle w:val="Subtitle"/>
        <w:ind w:left="709" w:hanging="709"/>
        <w:rPr>
          <w:rFonts w:asciiTheme="minorHAnsi" w:hAnsiTheme="minorHAnsi" w:cstheme="minorHAnsi"/>
          <w:color w:val="0070C0"/>
          <w:sz w:val="20"/>
        </w:rPr>
      </w:pPr>
      <w:r w:rsidRPr="004745FC">
        <w:rPr>
          <w:rFonts w:asciiTheme="minorHAnsi" w:hAnsiTheme="minorHAnsi" w:cstheme="minorHAnsi"/>
          <w:color w:val="0070C0"/>
          <w:sz w:val="20"/>
        </w:rPr>
        <w:t>2.16</w:t>
      </w:r>
      <w:r w:rsidR="00A211CC"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Re-Referred Patients</w:t>
      </w:r>
    </w:p>
    <w:p w14:paraId="03CCE46C" w14:textId="77777777" w:rsidR="000061EC" w:rsidRPr="004745FC" w:rsidRDefault="000061EC" w:rsidP="00C166D4">
      <w:pPr>
        <w:spacing w:after="0" w:line="240" w:lineRule="auto"/>
        <w:rPr>
          <w:rFonts w:asciiTheme="minorHAnsi" w:hAnsiTheme="minorHAnsi" w:cstheme="minorHAnsi"/>
          <w:sz w:val="20"/>
          <w:szCs w:val="20"/>
        </w:rPr>
      </w:pPr>
    </w:p>
    <w:p w14:paraId="5C850FF1" w14:textId="6E31B3D5"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Where a patient who has already been on a consultant-led treatment pathway is subsequently referred back into that service as a new referral, this will start a new RTT clock.  Staff must check the previous referral, if a future appointment is booked the referral must be rejected back to the originating clinician with an explanation for the rejection.  If a patient has been previously referred and has not had an appointment the latest referral must be rejected and the referral brought to the attention of the service team to book.</w:t>
      </w:r>
    </w:p>
    <w:p w14:paraId="1D0B9745" w14:textId="77777777" w:rsidR="000061EC" w:rsidRPr="004745FC" w:rsidRDefault="000061EC" w:rsidP="00C166D4">
      <w:pPr>
        <w:spacing w:after="0" w:line="240" w:lineRule="auto"/>
        <w:rPr>
          <w:rFonts w:asciiTheme="minorHAnsi" w:hAnsiTheme="minorHAnsi" w:cstheme="minorHAnsi"/>
          <w:b/>
          <w:color w:val="0070C0"/>
          <w:sz w:val="20"/>
          <w:szCs w:val="20"/>
        </w:rPr>
      </w:pPr>
    </w:p>
    <w:p w14:paraId="77C16CEF" w14:textId="677964E7"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2.17</w:t>
      </w:r>
      <w:r w:rsidR="00A211CC" w:rsidRPr="004745FC">
        <w:rPr>
          <w:rFonts w:asciiTheme="minorHAnsi" w:hAnsiTheme="minorHAnsi" w:cstheme="minorHAnsi"/>
          <w:b/>
          <w:color w:val="0070C0"/>
          <w:sz w:val="20"/>
          <w:szCs w:val="20"/>
        </w:rPr>
        <w:t xml:space="preserve"> </w:t>
      </w:r>
      <w:r w:rsidR="000061EC" w:rsidRPr="004745FC">
        <w:rPr>
          <w:rFonts w:asciiTheme="minorHAnsi" w:hAnsiTheme="minorHAnsi" w:cstheme="minorHAnsi"/>
          <w:b/>
          <w:color w:val="0070C0"/>
          <w:sz w:val="20"/>
          <w:szCs w:val="20"/>
        </w:rPr>
        <w:t>Rejections</w:t>
      </w:r>
    </w:p>
    <w:p w14:paraId="6739ED01" w14:textId="77777777" w:rsidR="000061EC" w:rsidRPr="004745FC" w:rsidRDefault="000061EC" w:rsidP="00C166D4">
      <w:pPr>
        <w:spacing w:after="0" w:line="240" w:lineRule="auto"/>
        <w:rPr>
          <w:rFonts w:asciiTheme="minorHAnsi" w:hAnsiTheme="minorHAnsi" w:cstheme="minorHAnsi"/>
          <w:sz w:val="20"/>
          <w:szCs w:val="20"/>
        </w:rPr>
      </w:pPr>
    </w:p>
    <w:p w14:paraId="527D0B9A" w14:textId="52FD6FF2"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All referrals that are deemed inappropriate and are rejected should include appropriate reasons to ensure that </w:t>
      </w:r>
      <w:r w:rsidR="00636043" w:rsidRPr="004745FC">
        <w:rPr>
          <w:rFonts w:asciiTheme="minorHAnsi" w:hAnsiTheme="minorHAnsi" w:cstheme="minorHAnsi"/>
          <w:sz w:val="20"/>
          <w:szCs w:val="20"/>
        </w:rPr>
        <w:t>GPs</w:t>
      </w:r>
      <w:r w:rsidRPr="004745FC">
        <w:rPr>
          <w:rFonts w:asciiTheme="minorHAnsi" w:hAnsiTheme="minorHAnsi" w:cstheme="minorHAnsi"/>
          <w:sz w:val="20"/>
          <w:szCs w:val="20"/>
        </w:rPr>
        <w:t xml:space="preserve"> are advised of either missing clinical information or instructions of why the referral is not appropriate for that service. </w:t>
      </w:r>
    </w:p>
    <w:p w14:paraId="2232F9AD" w14:textId="12D34249"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2WW referrals</w:t>
      </w:r>
      <w:r w:rsidRPr="004745FC">
        <w:rPr>
          <w:rFonts w:asciiTheme="minorHAnsi" w:hAnsiTheme="minorHAnsi" w:cstheme="minorHAnsi"/>
          <w:sz w:val="20"/>
          <w:szCs w:val="20"/>
        </w:rPr>
        <w:t xml:space="preserve"> cannot be rejected or downgraded without the triaging consultant contacting the GP to provide clear </w:t>
      </w:r>
      <w:r w:rsidR="00636043" w:rsidRPr="004745FC">
        <w:rPr>
          <w:rFonts w:asciiTheme="minorHAnsi" w:hAnsiTheme="minorHAnsi" w:cstheme="minorHAnsi"/>
          <w:sz w:val="20"/>
          <w:szCs w:val="20"/>
        </w:rPr>
        <w:t>feedback.</w:t>
      </w:r>
    </w:p>
    <w:p w14:paraId="4D446A0A" w14:textId="77777777" w:rsidR="000061EC" w:rsidRDefault="000061EC" w:rsidP="00C166D4">
      <w:pPr>
        <w:spacing w:after="0" w:line="240" w:lineRule="auto"/>
        <w:rPr>
          <w:rFonts w:asciiTheme="minorHAnsi" w:hAnsiTheme="minorHAnsi" w:cstheme="minorHAnsi"/>
          <w:b/>
          <w:color w:val="0070C0"/>
          <w:sz w:val="20"/>
          <w:szCs w:val="20"/>
        </w:rPr>
      </w:pPr>
    </w:p>
    <w:p w14:paraId="14C37858" w14:textId="77777777" w:rsidR="00E81E3F" w:rsidRDefault="00E81E3F" w:rsidP="00C166D4">
      <w:pPr>
        <w:spacing w:after="0" w:line="240" w:lineRule="auto"/>
        <w:rPr>
          <w:rFonts w:asciiTheme="minorHAnsi" w:hAnsiTheme="minorHAnsi" w:cstheme="minorHAnsi"/>
          <w:b/>
          <w:color w:val="0070C0"/>
          <w:sz w:val="20"/>
          <w:szCs w:val="20"/>
        </w:rPr>
      </w:pPr>
    </w:p>
    <w:p w14:paraId="6F45E1B9" w14:textId="77777777" w:rsidR="00E81E3F" w:rsidRPr="004745FC" w:rsidRDefault="00E81E3F" w:rsidP="00C166D4">
      <w:pPr>
        <w:spacing w:after="0" w:line="240" w:lineRule="auto"/>
        <w:rPr>
          <w:rFonts w:asciiTheme="minorHAnsi" w:hAnsiTheme="minorHAnsi" w:cstheme="minorHAnsi"/>
          <w:b/>
          <w:color w:val="0070C0"/>
          <w:sz w:val="20"/>
          <w:szCs w:val="20"/>
        </w:rPr>
      </w:pPr>
    </w:p>
    <w:p w14:paraId="18A11673" w14:textId="43C023D8"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2.18</w:t>
      </w:r>
      <w:r w:rsidR="007B44B5" w:rsidRPr="004745FC">
        <w:rPr>
          <w:rFonts w:asciiTheme="minorHAnsi" w:hAnsiTheme="minorHAnsi" w:cstheme="minorHAnsi"/>
          <w:b/>
          <w:color w:val="0070C0"/>
          <w:sz w:val="20"/>
          <w:szCs w:val="20"/>
        </w:rPr>
        <w:t xml:space="preserve"> </w:t>
      </w:r>
      <w:r w:rsidR="000061EC" w:rsidRPr="004745FC">
        <w:rPr>
          <w:rFonts w:asciiTheme="minorHAnsi" w:hAnsiTheme="minorHAnsi" w:cstheme="minorHAnsi"/>
          <w:b/>
          <w:color w:val="0070C0"/>
          <w:sz w:val="20"/>
          <w:szCs w:val="20"/>
        </w:rPr>
        <w:t>Redirections</w:t>
      </w:r>
    </w:p>
    <w:p w14:paraId="558FAB17" w14:textId="77777777" w:rsidR="000061EC" w:rsidRPr="004745FC" w:rsidRDefault="000061EC" w:rsidP="00C166D4">
      <w:pPr>
        <w:spacing w:after="0" w:line="240" w:lineRule="auto"/>
        <w:rPr>
          <w:rFonts w:asciiTheme="minorHAnsi" w:hAnsiTheme="minorHAnsi" w:cstheme="minorHAnsi"/>
          <w:sz w:val="20"/>
          <w:szCs w:val="20"/>
        </w:rPr>
      </w:pPr>
    </w:p>
    <w:p w14:paraId="7ADDEB9D" w14:textId="66F16938" w:rsidR="004745FC" w:rsidRPr="00E81E3F"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a referral is booked into a service and upon triage is deemed to be more appropriate for an alternative sub specialty within their area the clinician should change the service and add the appropriate comments for the admin team to book.  If the referral is for another specialty/</w:t>
      </w:r>
      <w:r w:rsidR="000061EC" w:rsidRPr="004745FC">
        <w:rPr>
          <w:rFonts w:asciiTheme="minorHAnsi" w:hAnsiTheme="minorHAnsi" w:cstheme="minorHAnsi"/>
          <w:sz w:val="20"/>
          <w:szCs w:val="20"/>
        </w:rPr>
        <w:t>service,</w:t>
      </w:r>
      <w:r w:rsidRPr="004745FC">
        <w:rPr>
          <w:rFonts w:asciiTheme="minorHAnsi" w:hAnsiTheme="minorHAnsi" w:cstheme="minorHAnsi"/>
          <w:sz w:val="20"/>
          <w:szCs w:val="20"/>
        </w:rPr>
        <w:t xml:space="preserve"> the referral should be rejected with comments for the GP to manage.</w:t>
      </w:r>
    </w:p>
    <w:p w14:paraId="07D0DBF2" w14:textId="77777777" w:rsidR="004745FC" w:rsidRDefault="004745FC" w:rsidP="00C166D4">
      <w:pPr>
        <w:spacing w:after="0" w:line="240" w:lineRule="auto"/>
        <w:rPr>
          <w:rFonts w:asciiTheme="minorHAnsi" w:hAnsiTheme="minorHAnsi" w:cstheme="minorHAnsi"/>
          <w:b/>
          <w:color w:val="0070C0"/>
          <w:sz w:val="20"/>
          <w:szCs w:val="20"/>
        </w:rPr>
      </w:pPr>
    </w:p>
    <w:p w14:paraId="1719C668" w14:textId="2EA4EACF"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2.19</w:t>
      </w:r>
      <w:r w:rsidR="001C3F02" w:rsidRPr="004745FC">
        <w:rPr>
          <w:rFonts w:asciiTheme="minorHAnsi" w:hAnsiTheme="minorHAnsi" w:cstheme="minorHAnsi"/>
          <w:b/>
          <w:color w:val="0070C0"/>
          <w:sz w:val="20"/>
          <w:szCs w:val="20"/>
        </w:rPr>
        <w:t xml:space="preserve"> </w:t>
      </w:r>
      <w:r w:rsidR="000061EC" w:rsidRPr="004745FC">
        <w:rPr>
          <w:rFonts w:asciiTheme="minorHAnsi" w:hAnsiTheme="minorHAnsi" w:cstheme="minorHAnsi"/>
          <w:b/>
          <w:color w:val="0070C0"/>
          <w:sz w:val="20"/>
          <w:szCs w:val="20"/>
        </w:rPr>
        <w:t>Administrative Responsibility</w:t>
      </w:r>
    </w:p>
    <w:p w14:paraId="29199100" w14:textId="77777777" w:rsidR="000061EC" w:rsidRPr="004745FC" w:rsidRDefault="000061EC" w:rsidP="00C166D4">
      <w:pPr>
        <w:spacing w:after="0" w:line="240" w:lineRule="auto"/>
        <w:rPr>
          <w:rFonts w:asciiTheme="minorHAnsi" w:hAnsiTheme="minorHAnsi" w:cstheme="minorHAnsi"/>
          <w:sz w:val="20"/>
          <w:szCs w:val="20"/>
        </w:rPr>
      </w:pPr>
    </w:p>
    <w:p w14:paraId="52DD3143" w14:textId="493248A4"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administrative teams are responsible for managing the receipt, data quality/entry where applicable (2WW) and completion of referrals on the respective Trust PAS systems.  The administrative team are responsible for ensuring that any changes made to patient appointments are communicated either directly on the telephone or via other means (Text, post or patient portal).</w:t>
      </w:r>
    </w:p>
    <w:p w14:paraId="0AB7BB00"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administrative team are responsible for ensuring all referrals are correctly linked and where appropriate closed in conjunction with clinical outcomes.</w:t>
      </w:r>
    </w:p>
    <w:p w14:paraId="25D57557" w14:textId="77777777" w:rsidR="000061EC" w:rsidRPr="004745FC" w:rsidRDefault="000061EC" w:rsidP="00C166D4">
      <w:pPr>
        <w:spacing w:after="0" w:line="240" w:lineRule="auto"/>
        <w:rPr>
          <w:rFonts w:asciiTheme="minorHAnsi" w:hAnsiTheme="minorHAnsi" w:cstheme="minorHAnsi"/>
          <w:b/>
          <w:color w:val="0070C0"/>
          <w:sz w:val="20"/>
          <w:szCs w:val="20"/>
        </w:rPr>
      </w:pPr>
    </w:p>
    <w:p w14:paraId="458D9271" w14:textId="13CA8A00"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2.20</w:t>
      </w:r>
      <w:r w:rsidR="001C3F02" w:rsidRPr="004745FC">
        <w:rPr>
          <w:rFonts w:asciiTheme="minorHAnsi" w:hAnsiTheme="minorHAnsi" w:cstheme="minorHAnsi"/>
          <w:b/>
          <w:color w:val="0070C0"/>
          <w:sz w:val="20"/>
          <w:szCs w:val="20"/>
        </w:rPr>
        <w:t xml:space="preserve"> </w:t>
      </w:r>
      <w:r w:rsidR="000061EC" w:rsidRPr="004745FC">
        <w:rPr>
          <w:rFonts w:asciiTheme="minorHAnsi" w:hAnsiTheme="minorHAnsi" w:cstheme="minorHAnsi"/>
          <w:b/>
          <w:color w:val="0070C0"/>
          <w:sz w:val="20"/>
          <w:szCs w:val="20"/>
        </w:rPr>
        <w:t>Correct Management of Paper Referrals</w:t>
      </w:r>
    </w:p>
    <w:p w14:paraId="5D23B548" w14:textId="77777777" w:rsidR="000061EC" w:rsidRPr="004745FC" w:rsidRDefault="000061EC" w:rsidP="00C166D4">
      <w:pPr>
        <w:spacing w:after="0" w:line="240" w:lineRule="auto"/>
        <w:rPr>
          <w:rFonts w:asciiTheme="minorHAnsi" w:hAnsiTheme="minorHAnsi" w:cstheme="minorHAnsi"/>
          <w:sz w:val="20"/>
          <w:szCs w:val="20"/>
        </w:rPr>
      </w:pPr>
    </w:p>
    <w:p w14:paraId="3ED7F262" w14:textId="7F884694" w:rsidR="003D313F"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All referrals from </w:t>
      </w:r>
      <w:r w:rsidR="000061EC" w:rsidRPr="004745FC">
        <w:rPr>
          <w:rFonts w:asciiTheme="minorHAnsi" w:hAnsiTheme="minorHAnsi" w:cstheme="minorHAnsi"/>
          <w:sz w:val="20"/>
          <w:szCs w:val="20"/>
        </w:rPr>
        <w:t>GPs</w:t>
      </w:r>
      <w:r w:rsidRPr="004745FC">
        <w:rPr>
          <w:rFonts w:asciiTheme="minorHAnsi" w:hAnsiTheme="minorHAnsi" w:cstheme="minorHAnsi"/>
          <w:sz w:val="20"/>
          <w:szCs w:val="20"/>
        </w:rPr>
        <w:t xml:space="preserve"> to a consultant led appointment must be made via e-RS. </w:t>
      </w:r>
    </w:p>
    <w:p w14:paraId="4921E5FD" w14:textId="77777777" w:rsidR="000061EC" w:rsidRPr="004745FC" w:rsidRDefault="000061EC" w:rsidP="00C166D4">
      <w:pPr>
        <w:spacing w:after="0" w:line="240" w:lineRule="auto"/>
        <w:rPr>
          <w:rFonts w:asciiTheme="minorHAnsi" w:hAnsiTheme="minorHAnsi" w:cstheme="minorHAnsi"/>
          <w:sz w:val="20"/>
          <w:szCs w:val="20"/>
        </w:rPr>
      </w:pPr>
    </w:p>
    <w:p w14:paraId="6337CFAB" w14:textId="033AB4B0" w:rsidR="00D24359" w:rsidRPr="004745FC" w:rsidRDefault="005A088A"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However, some services</w:t>
      </w:r>
      <w:r w:rsidR="003D313F" w:rsidRPr="004745FC">
        <w:rPr>
          <w:rFonts w:asciiTheme="minorHAnsi" w:hAnsiTheme="minorHAnsi" w:cstheme="minorHAnsi"/>
          <w:sz w:val="20"/>
          <w:szCs w:val="20"/>
        </w:rPr>
        <w:t xml:space="preserve"> at KCH</w:t>
      </w:r>
      <w:r w:rsidRPr="004745FC">
        <w:rPr>
          <w:rFonts w:asciiTheme="minorHAnsi" w:hAnsiTheme="minorHAnsi" w:cstheme="minorHAnsi"/>
          <w:sz w:val="20"/>
          <w:szCs w:val="20"/>
        </w:rPr>
        <w:t xml:space="preserve"> will continue to receive paper referrals, these </w:t>
      </w:r>
      <w:r w:rsidR="00D24359" w:rsidRPr="004745FC">
        <w:rPr>
          <w:rFonts w:asciiTheme="minorHAnsi" w:hAnsiTheme="minorHAnsi" w:cstheme="minorHAnsi"/>
          <w:sz w:val="20"/>
          <w:szCs w:val="20"/>
        </w:rPr>
        <w:t xml:space="preserve">should be scanned to the outpatient appointment team to ensure that they can be managed via Docman ensuring accurate audit trails are available.  All referrals received should be processed and uploaded to the relevant service triage group within 48hrs.  The administrative team where possible should discourage the use of receiving referrals via paper. </w:t>
      </w:r>
    </w:p>
    <w:p w14:paraId="1AEF0B41" w14:textId="77777777" w:rsidR="000061EC" w:rsidRPr="004745FC" w:rsidRDefault="000061EC" w:rsidP="00C166D4">
      <w:pPr>
        <w:pStyle w:val="Subtitle"/>
        <w:rPr>
          <w:rFonts w:asciiTheme="minorHAnsi" w:hAnsiTheme="minorHAnsi" w:cstheme="minorHAnsi"/>
          <w:color w:val="0070C0"/>
          <w:sz w:val="20"/>
        </w:rPr>
      </w:pPr>
    </w:p>
    <w:p w14:paraId="6F26AC0F" w14:textId="5A0B316C" w:rsidR="00D2435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2.21</w:t>
      </w:r>
      <w:r w:rsidR="001C3F02"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Referral Management</w:t>
      </w:r>
    </w:p>
    <w:p w14:paraId="1F1659A6" w14:textId="77777777" w:rsidR="000061EC" w:rsidRPr="004745FC" w:rsidRDefault="000061EC" w:rsidP="00C166D4">
      <w:pPr>
        <w:spacing w:after="0" w:line="240" w:lineRule="auto"/>
        <w:rPr>
          <w:rFonts w:asciiTheme="minorHAnsi" w:hAnsiTheme="minorHAnsi" w:cstheme="minorHAnsi"/>
          <w:sz w:val="20"/>
          <w:szCs w:val="20"/>
        </w:rPr>
      </w:pPr>
    </w:p>
    <w:p w14:paraId="39A3AC97" w14:textId="5F8F7F5F"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following rules should be applied consistently, to ensure fairness and equity in the way patients are managed.  However, discretion can be applied in exceptional circumstances, to allow for the particular and specific needs of every patient.</w:t>
      </w:r>
    </w:p>
    <w:p w14:paraId="515445C4" w14:textId="77777777" w:rsidR="000061EC" w:rsidRPr="004745FC" w:rsidRDefault="000061EC" w:rsidP="00C166D4">
      <w:pPr>
        <w:spacing w:after="0" w:line="240" w:lineRule="auto"/>
        <w:rPr>
          <w:rFonts w:asciiTheme="minorHAnsi" w:hAnsiTheme="minorHAnsi" w:cstheme="minorHAnsi"/>
          <w:sz w:val="20"/>
          <w:szCs w:val="20"/>
        </w:rPr>
      </w:pPr>
    </w:p>
    <w:p w14:paraId="5721017C" w14:textId="7B5EE158"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Managers must ensure that staff with responsibility for managing referrals have appropriate training in e</w:t>
      </w:r>
      <w:r w:rsidR="000061EC" w:rsidRPr="004745FC">
        <w:rPr>
          <w:rFonts w:asciiTheme="minorHAnsi" w:hAnsiTheme="minorHAnsi" w:cstheme="minorHAnsi"/>
          <w:sz w:val="20"/>
          <w:szCs w:val="20"/>
        </w:rPr>
        <w:t>-</w:t>
      </w:r>
      <w:r w:rsidRPr="004745FC">
        <w:rPr>
          <w:rFonts w:asciiTheme="minorHAnsi" w:hAnsiTheme="minorHAnsi" w:cstheme="minorHAnsi"/>
          <w:sz w:val="20"/>
          <w:szCs w:val="20"/>
        </w:rPr>
        <w:t xml:space="preserve">RS and Trust PAS systems.  Management of referrals should be kept up to date by OPAC and Divisional admission teams and regularly reviewed by the Service teams to ensure that patient pathways are being managed correctly.  </w:t>
      </w:r>
    </w:p>
    <w:p w14:paraId="5B514D6A" w14:textId="77777777" w:rsidR="000061EC" w:rsidRPr="004745FC" w:rsidRDefault="000061EC" w:rsidP="00C166D4">
      <w:pPr>
        <w:spacing w:after="0" w:line="240" w:lineRule="auto"/>
        <w:rPr>
          <w:rFonts w:asciiTheme="minorHAnsi" w:hAnsiTheme="minorHAnsi" w:cstheme="minorHAnsi"/>
          <w:b/>
          <w:color w:val="0070C0"/>
          <w:sz w:val="20"/>
          <w:szCs w:val="20"/>
        </w:rPr>
      </w:pPr>
    </w:p>
    <w:p w14:paraId="2842C9B7" w14:textId="3779EBA1"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2.22</w:t>
      </w:r>
      <w:r w:rsidR="001C3F02" w:rsidRPr="004745FC">
        <w:rPr>
          <w:rFonts w:asciiTheme="minorHAnsi" w:hAnsiTheme="minorHAnsi" w:cstheme="minorHAnsi"/>
          <w:b/>
          <w:color w:val="0070C0"/>
          <w:sz w:val="20"/>
          <w:szCs w:val="20"/>
        </w:rPr>
        <w:t xml:space="preserve"> </w:t>
      </w:r>
      <w:r w:rsidR="00D24359" w:rsidRPr="004745FC">
        <w:rPr>
          <w:rFonts w:asciiTheme="minorHAnsi" w:hAnsiTheme="minorHAnsi" w:cstheme="minorHAnsi"/>
          <w:b/>
          <w:color w:val="0070C0"/>
          <w:sz w:val="20"/>
          <w:szCs w:val="20"/>
        </w:rPr>
        <w:t xml:space="preserve">Appointment slots issues (ASI’s) </w:t>
      </w:r>
    </w:p>
    <w:p w14:paraId="6396EF36" w14:textId="77777777" w:rsidR="000061EC" w:rsidRPr="004745FC" w:rsidRDefault="000061EC" w:rsidP="00C166D4">
      <w:pPr>
        <w:spacing w:after="0" w:line="240" w:lineRule="auto"/>
        <w:rPr>
          <w:rFonts w:asciiTheme="minorHAnsi" w:hAnsiTheme="minorHAnsi" w:cstheme="minorHAnsi"/>
          <w:sz w:val="20"/>
          <w:szCs w:val="20"/>
        </w:rPr>
      </w:pPr>
    </w:p>
    <w:p w14:paraId="254138E4" w14:textId="5913B1C0"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NHS e-Referral Service (e-RS) combines electronic booking with a choice of place, date and time for first hospital or clinic appointments. Patients can choose their initial hospital or clinic appointment and book it in the GP surgery at the point of referral, or later at home on the phone or online.</w:t>
      </w:r>
    </w:p>
    <w:p w14:paraId="4E4EF321" w14:textId="77777777" w:rsidR="000061EC" w:rsidRPr="004745FC" w:rsidRDefault="000061EC" w:rsidP="00C166D4">
      <w:pPr>
        <w:spacing w:after="0" w:line="240" w:lineRule="auto"/>
        <w:rPr>
          <w:rFonts w:asciiTheme="minorHAnsi" w:hAnsiTheme="minorHAnsi" w:cstheme="minorHAnsi"/>
          <w:b/>
          <w:sz w:val="20"/>
          <w:szCs w:val="20"/>
        </w:rPr>
      </w:pPr>
    </w:p>
    <w:p w14:paraId="52303A46"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When no clinic appointment is available for patients to book in e-RS, the referral can be forwarded (via the Manage Your Referral patient application) or deferred (via the professional application) to the patient’s chosen provider to enable the provider to book the patient an appointment. When a referral is forwarded or deferred, it will appear on that provider’s appointment slot issues (ASI) worklist.</w:t>
      </w:r>
      <w:r w:rsidR="0081729B" w:rsidRPr="004745FC">
        <w:rPr>
          <w:rFonts w:asciiTheme="minorHAnsi" w:hAnsiTheme="minorHAnsi" w:cstheme="minorHAnsi"/>
          <w:sz w:val="20"/>
          <w:szCs w:val="20"/>
        </w:rPr>
        <w:t xml:space="preserve"> Any referral deemed an ASI must be added to the appropriate outpatient waiting list for review and management.</w:t>
      </w:r>
    </w:p>
    <w:p w14:paraId="2706A23E" w14:textId="77777777" w:rsidR="000061EC" w:rsidRPr="004745FC" w:rsidRDefault="000061EC" w:rsidP="00C166D4">
      <w:pPr>
        <w:spacing w:after="0" w:line="240" w:lineRule="auto"/>
        <w:rPr>
          <w:rFonts w:asciiTheme="minorHAnsi" w:hAnsiTheme="minorHAnsi" w:cstheme="minorHAnsi"/>
          <w:sz w:val="20"/>
          <w:szCs w:val="20"/>
        </w:rPr>
      </w:pPr>
    </w:p>
    <w:p w14:paraId="1F387928"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There are two reasons why there may be no clinic appointments available on e-RS:</w:t>
      </w:r>
    </w:p>
    <w:p w14:paraId="1F25774F" w14:textId="77777777" w:rsidR="000061EC" w:rsidRPr="004745FC" w:rsidRDefault="000061EC" w:rsidP="00C166D4">
      <w:pPr>
        <w:spacing w:after="0" w:line="240" w:lineRule="auto"/>
        <w:rPr>
          <w:rFonts w:asciiTheme="minorHAnsi" w:hAnsiTheme="minorHAnsi" w:cstheme="minorHAnsi"/>
          <w:sz w:val="20"/>
          <w:szCs w:val="20"/>
        </w:rPr>
      </w:pPr>
    </w:p>
    <w:p w14:paraId="548CB252" w14:textId="77777777" w:rsidR="00D24359" w:rsidRPr="004745FC" w:rsidRDefault="00D24359" w:rsidP="00DC6539">
      <w:pPr>
        <w:numPr>
          <w:ilvl w:val="0"/>
          <w:numId w:val="8"/>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In very rare circumstances, a technical issue can prevent an appointment slot from being shown or booked.</w:t>
      </w:r>
    </w:p>
    <w:p w14:paraId="34A1D5DF" w14:textId="4A65489B" w:rsidR="005A088A" w:rsidRPr="004745FC" w:rsidRDefault="005A088A" w:rsidP="00DC6539">
      <w:pPr>
        <w:pStyle w:val="ListParagraph"/>
        <w:numPr>
          <w:ilvl w:val="0"/>
          <w:numId w:val="8"/>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usual reason is that organisations providing directly bookable services have not made sufficient appointment slots available to e-RS.</w:t>
      </w:r>
    </w:p>
    <w:p w14:paraId="1FCE1D3F" w14:textId="77777777" w:rsidR="000061EC" w:rsidRPr="004745FC" w:rsidRDefault="000061EC" w:rsidP="000061EC">
      <w:pPr>
        <w:pStyle w:val="ListParagraph"/>
        <w:spacing w:after="0" w:line="240" w:lineRule="auto"/>
        <w:rPr>
          <w:rFonts w:asciiTheme="minorHAnsi" w:hAnsiTheme="minorHAnsi" w:cstheme="minorHAnsi"/>
          <w:sz w:val="20"/>
          <w:szCs w:val="20"/>
        </w:rPr>
      </w:pPr>
    </w:p>
    <w:p w14:paraId="100F5D43" w14:textId="0E037707" w:rsidR="00D24359" w:rsidRPr="004745FC" w:rsidRDefault="00233EDB" w:rsidP="00C166D4">
      <w:pPr>
        <w:spacing w:after="0" w:line="240" w:lineRule="auto"/>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2.23</w:t>
      </w:r>
      <w:r w:rsidR="001C3F02" w:rsidRPr="004745FC">
        <w:rPr>
          <w:rFonts w:asciiTheme="minorHAnsi" w:hAnsiTheme="minorHAnsi" w:cstheme="minorHAnsi"/>
          <w:b/>
          <w:bCs/>
          <w:color w:val="0070C0"/>
          <w:sz w:val="20"/>
          <w:szCs w:val="20"/>
        </w:rPr>
        <w:t xml:space="preserve"> </w:t>
      </w:r>
      <w:r w:rsidR="000061EC" w:rsidRPr="004745FC">
        <w:rPr>
          <w:rFonts w:asciiTheme="minorHAnsi" w:hAnsiTheme="minorHAnsi" w:cstheme="minorHAnsi"/>
          <w:b/>
          <w:bCs/>
          <w:color w:val="0070C0"/>
          <w:sz w:val="20"/>
          <w:szCs w:val="20"/>
        </w:rPr>
        <w:t>Problems Caused by not Managing Appointment Slot Issues Effectively</w:t>
      </w:r>
    </w:p>
    <w:p w14:paraId="06F1A0F7" w14:textId="77777777" w:rsidR="000061EC" w:rsidRPr="004745FC" w:rsidRDefault="000061EC" w:rsidP="00C166D4">
      <w:pPr>
        <w:spacing w:after="0" w:line="240" w:lineRule="auto"/>
        <w:rPr>
          <w:rFonts w:asciiTheme="minorHAnsi" w:hAnsiTheme="minorHAnsi" w:cstheme="minorHAnsi"/>
          <w:sz w:val="20"/>
          <w:szCs w:val="20"/>
        </w:rPr>
      </w:pPr>
    </w:p>
    <w:p w14:paraId="38797E0D" w14:textId="4144C9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While some appointment slot issues are inevitable, it is important that providers manage them in a timely and effective manner to minimise the effects on patients, referrers and their own staff. The impact of poor ASI management include:</w:t>
      </w:r>
    </w:p>
    <w:p w14:paraId="057B8963" w14:textId="77777777" w:rsidR="000061EC" w:rsidRDefault="000061EC" w:rsidP="00C166D4">
      <w:pPr>
        <w:spacing w:after="0" w:line="240" w:lineRule="auto"/>
        <w:rPr>
          <w:rFonts w:asciiTheme="minorHAnsi" w:hAnsiTheme="minorHAnsi" w:cstheme="minorHAnsi"/>
          <w:sz w:val="20"/>
          <w:szCs w:val="20"/>
        </w:rPr>
      </w:pPr>
    </w:p>
    <w:p w14:paraId="02C71D6F" w14:textId="77777777" w:rsidR="00E81E3F" w:rsidRDefault="00E81E3F" w:rsidP="00C166D4">
      <w:pPr>
        <w:spacing w:after="0" w:line="240" w:lineRule="auto"/>
        <w:rPr>
          <w:rFonts w:asciiTheme="minorHAnsi" w:hAnsiTheme="minorHAnsi" w:cstheme="minorHAnsi"/>
          <w:sz w:val="20"/>
          <w:szCs w:val="20"/>
        </w:rPr>
      </w:pPr>
    </w:p>
    <w:p w14:paraId="207278AF" w14:textId="77777777" w:rsidR="00E81E3F" w:rsidRDefault="00E81E3F" w:rsidP="00C166D4">
      <w:pPr>
        <w:spacing w:after="0" w:line="240" w:lineRule="auto"/>
        <w:rPr>
          <w:rFonts w:asciiTheme="minorHAnsi" w:hAnsiTheme="minorHAnsi" w:cstheme="minorHAnsi"/>
          <w:sz w:val="20"/>
          <w:szCs w:val="20"/>
        </w:rPr>
      </w:pPr>
    </w:p>
    <w:p w14:paraId="47BE8885" w14:textId="77777777" w:rsidR="00E81E3F" w:rsidRPr="004745FC" w:rsidRDefault="00E81E3F" w:rsidP="00C166D4">
      <w:pPr>
        <w:spacing w:after="0" w:line="240" w:lineRule="auto"/>
        <w:rPr>
          <w:rFonts w:asciiTheme="minorHAnsi" w:hAnsiTheme="minorHAnsi" w:cstheme="minorHAnsi"/>
          <w:sz w:val="20"/>
          <w:szCs w:val="20"/>
        </w:rPr>
      </w:pPr>
    </w:p>
    <w:p w14:paraId="27E580BB" w14:textId="25D21575" w:rsidR="00D24359" w:rsidRPr="004745FC" w:rsidRDefault="00D24359"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Patient confusion</w:t>
      </w:r>
    </w:p>
    <w:p w14:paraId="0764A0E4" w14:textId="77777777" w:rsidR="000061EC" w:rsidRPr="004745FC" w:rsidRDefault="000061EC" w:rsidP="00C166D4">
      <w:pPr>
        <w:spacing w:after="0" w:line="240" w:lineRule="auto"/>
        <w:rPr>
          <w:rFonts w:asciiTheme="minorHAnsi" w:hAnsiTheme="minorHAnsi" w:cstheme="minorHAnsi"/>
          <w:sz w:val="20"/>
          <w:szCs w:val="20"/>
        </w:rPr>
      </w:pPr>
    </w:p>
    <w:p w14:paraId="2A884EC4" w14:textId="5F1CCBBC"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When an ASI occurs, patients are informed that they will be contacted within a set number of days (based on clinical priority) by their chosen provider to have their appointment arranged.  If this </w:t>
      </w:r>
      <w:r w:rsidR="00DE76ED" w:rsidRPr="004745FC">
        <w:rPr>
          <w:rFonts w:asciiTheme="minorHAnsi" w:hAnsiTheme="minorHAnsi" w:cstheme="minorHAnsi"/>
          <w:sz w:val="20"/>
          <w:szCs w:val="20"/>
        </w:rPr>
        <w:t>does not</w:t>
      </w:r>
      <w:r w:rsidRPr="004745FC">
        <w:rPr>
          <w:rFonts w:asciiTheme="minorHAnsi" w:hAnsiTheme="minorHAnsi" w:cstheme="minorHAnsi"/>
          <w:sz w:val="20"/>
          <w:szCs w:val="20"/>
        </w:rPr>
        <w:t xml:space="preserve"> happen, patients are directed to contact the service provider</w:t>
      </w:r>
      <w:r w:rsidR="004745FC" w:rsidRPr="004745FC">
        <w:rPr>
          <w:rFonts w:asciiTheme="minorHAnsi" w:hAnsiTheme="minorHAnsi" w:cstheme="minorHAnsi"/>
          <w:sz w:val="20"/>
          <w:szCs w:val="20"/>
        </w:rPr>
        <w:t xml:space="preserve">. </w:t>
      </w:r>
      <w:r w:rsidRPr="004745FC">
        <w:rPr>
          <w:rFonts w:asciiTheme="minorHAnsi" w:hAnsiTheme="minorHAnsi" w:cstheme="minorHAnsi"/>
          <w:sz w:val="20"/>
          <w:szCs w:val="20"/>
        </w:rPr>
        <w:t>The process of leaving the patient without any specific next steps can be confusing and cause unnecessary worry.</w:t>
      </w:r>
    </w:p>
    <w:p w14:paraId="4852D1D0" w14:textId="77777777" w:rsidR="004745FC" w:rsidRPr="004745FC" w:rsidRDefault="004745FC" w:rsidP="00C166D4">
      <w:pPr>
        <w:spacing w:after="0" w:line="240" w:lineRule="auto"/>
        <w:rPr>
          <w:rFonts w:asciiTheme="minorHAnsi" w:hAnsiTheme="minorHAnsi" w:cstheme="minorHAnsi"/>
          <w:b/>
          <w:color w:val="0070C0"/>
          <w:sz w:val="20"/>
          <w:szCs w:val="20"/>
        </w:rPr>
      </w:pPr>
    </w:p>
    <w:p w14:paraId="4A427DF5" w14:textId="3A7CF1B7" w:rsidR="00D24359" w:rsidRPr="004745FC" w:rsidRDefault="00D32070"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 xml:space="preserve">Clinical </w:t>
      </w:r>
      <w:r w:rsidR="00DE76ED" w:rsidRPr="004745FC">
        <w:rPr>
          <w:rFonts w:asciiTheme="minorHAnsi" w:hAnsiTheme="minorHAnsi" w:cstheme="minorHAnsi"/>
          <w:b/>
          <w:color w:val="0070C0"/>
          <w:sz w:val="20"/>
          <w:szCs w:val="20"/>
        </w:rPr>
        <w:t>R</w:t>
      </w:r>
      <w:r w:rsidRPr="004745FC">
        <w:rPr>
          <w:rFonts w:asciiTheme="minorHAnsi" w:hAnsiTheme="minorHAnsi" w:cstheme="minorHAnsi"/>
          <w:b/>
          <w:color w:val="0070C0"/>
          <w:sz w:val="20"/>
          <w:szCs w:val="20"/>
        </w:rPr>
        <w:t>isk</w:t>
      </w:r>
    </w:p>
    <w:p w14:paraId="3980810F" w14:textId="77777777" w:rsidR="000061EC" w:rsidRPr="004745FC" w:rsidRDefault="000061EC" w:rsidP="00C166D4">
      <w:pPr>
        <w:spacing w:after="0" w:line="240" w:lineRule="auto"/>
        <w:rPr>
          <w:rFonts w:asciiTheme="minorHAnsi" w:hAnsiTheme="minorHAnsi" w:cstheme="minorHAnsi"/>
          <w:sz w:val="20"/>
          <w:szCs w:val="20"/>
        </w:rPr>
      </w:pPr>
    </w:p>
    <w:p w14:paraId="73E70827" w14:textId="6DB4507B"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Patients on an ASI worklist are not automatically visible on the trust’s Patient Tracking List (PTL).  This increases the risk of them being missed or having an incorrect clock start recorded when their appointment is made.</w:t>
      </w:r>
    </w:p>
    <w:p w14:paraId="71BCC2EE" w14:textId="77777777" w:rsidR="000061EC" w:rsidRPr="004745FC" w:rsidRDefault="000061EC" w:rsidP="00C166D4">
      <w:pPr>
        <w:spacing w:after="0" w:line="240" w:lineRule="auto"/>
        <w:rPr>
          <w:rFonts w:asciiTheme="minorHAnsi" w:hAnsiTheme="minorHAnsi" w:cstheme="minorHAnsi"/>
          <w:b/>
          <w:color w:val="0070C0"/>
          <w:sz w:val="20"/>
          <w:szCs w:val="20"/>
        </w:rPr>
      </w:pPr>
    </w:p>
    <w:p w14:paraId="0130AC72" w14:textId="11E3F864" w:rsidR="00D24359" w:rsidRDefault="00D24359"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Loss of audit trail - cancelling appointment requests</w:t>
      </w:r>
    </w:p>
    <w:p w14:paraId="775CDE98" w14:textId="77777777" w:rsidR="004745FC" w:rsidRPr="004745FC" w:rsidRDefault="004745FC" w:rsidP="00C166D4">
      <w:pPr>
        <w:spacing w:after="0" w:line="240" w:lineRule="auto"/>
        <w:rPr>
          <w:rFonts w:asciiTheme="minorHAnsi" w:hAnsiTheme="minorHAnsi" w:cstheme="minorHAnsi"/>
          <w:b/>
          <w:color w:val="0070C0"/>
          <w:sz w:val="20"/>
          <w:szCs w:val="20"/>
        </w:rPr>
      </w:pPr>
    </w:p>
    <w:p w14:paraId="435430A9" w14:textId="77777777" w:rsidR="00D24359" w:rsidRPr="004745FC" w:rsidRDefault="00D24359" w:rsidP="00C166D4">
      <w:pPr>
        <w:spacing w:after="0" w:line="240" w:lineRule="auto"/>
        <w:rPr>
          <w:rFonts w:asciiTheme="minorHAnsi" w:hAnsiTheme="minorHAnsi" w:cstheme="minorHAnsi"/>
          <w:color w:val="253356" w:themeColor="accent1" w:themeShade="80"/>
          <w:sz w:val="20"/>
          <w:szCs w:val="20"/>
        </w:rPr>
      </w:pPr>
      <w:r w:rsidRPr="004745FC">
        <w:rPr>
          <w:rFonts w:asciiTheme="minorHAnsi" w:hAnsiTheme="minorHAnsi" w:cstheme="minorHAnsi"/>
          <w:sz w:val="20"/>
          <w:szCs w:val="20"/>
        </w:rPr>
        <w:t xml:space="preserve">Providers sometimes believe that it is easier to manage an appointment slot issue by cancelling the appointment request from e-RS, printing the clinical information and managing the patient on a waiting list within their PAS. However, this deprives the patient of their ability to book to any alternative services that were on their shortlist as well as removing the audit trail for referrers – which can generate further queries and administration both for referring practices and providers. </w:t>
      </w:r>
    </w:p>
    <w:p w14:paraId="1B61A0CD" w14:textId="77777777" w:rsidR="000061EC" w:rsidRPr="004745FC" w:rsidRDefault="000061EC" w:rsidP="00C166D4">
      <w:pPr>
        <w:spacing w:after="0" w:line="240" w:lineRule="auto"/>
        <w:rPr>
          <w:rFonts w:asciiTheme="minorHAnsi" w:hAnsiTheme="minorHAnsi" w:cstheme="minorHAnsi"/>
          <w:b/>
          <w:bCs/>
          <w:color w:val="0070C0"/>
          <w:sz w:val="20"/>
          <w:szCs w:val="20"/>
        </w:rPr>
      </w:pPr>
    </w:p>
    <w:p w14:paraId="0FDB936C" w14:textId="31177557" w:rsidR="00D24359" w:rsidRPr="004745FC" w:rsidRDefault="00233EDB" w:rsidP="00C166D4">
      <w:pPr>
        <w:spacing w:after="0" w:line="240" w:lineRule="auto"/>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2.2</w:t>
      </w:r>
      <w:r w:rsidR="00D32070" w:rsidRPr="004745FC">
        <w:rPr>
          <w:rFonts w:asciiTheme="minorHAnsi" w:hAnsiTheme="minorHAnsi" w:cstheme="minorHAnsi"/>
          <w:b/>
          <w:bCs/>
          <w:color w:val="0070C0"/>
          <w:sz w:val="20"/>
          <w:szCs w:val="20"/>
        </w:rPr>
        <w:t>4</w:t>
      </w:r>
      <w:r w:rsidR="001C3F02" w:rsidRPr="004745FC">
        <w:rPr>
          <w:rFonts w:asciiTheme="minorHAnsi" w:hAnsiTheme="minorHAnsi" w:cstheme="minorHAnsi"/>
          <w:b/>
          <w:bCs/>
          <w:color w:val="0070C0"/>
          <w:sz w:val="20"/>
          <w:szCs w:val="20"/>
        </w:rPr>
        <w:t xml:space="preserve"> </w:t>
      </w:r>
      <w:r w:rsidR="000061EC" w:rsidRPr="004745FC">
        <w:rPr>
          <w:rFonts w:asciiTheme="minorHAnsi" w:hAnsiTheme="minorHAnsi" w:cstheme="minorHAnsi"/>
          <w:b/>
          <w:bCs/>
          <w:color w:val="0070C0"/>
          <w:sz w:val="20"/>
          <w:szCs w:val="20"/>
        </w:rPr>
        <w:t>Relationship with Referral to Treatment (RTT) Clock Starts for GP Referrals</w:t>
      </w:r>
    </w:p>
    <w:p w14:paraId="6009EAA7" w14:textId="77777777" w:rsidR="000061EC" w:rsidRPr="004745FC" w:rsidRDefault="000061EC" w:rsidP="00C166D4">
      <w:pPr>
        <w:spacing w:after="0" w:line="240" w:lineRule="auto"/>
        <w:rPr>
          <w:rFonts w:asciiTheme="minorHAnsi" w:hAnsiTheme="minorHAnsi" w:cstheme="minorHAnsi"/>
          <w:sz w:val="20"/>
          <w:szCs w:val="20"/>
        </w:rPr>
      </w:pPr>
    </w:p>
    <w:p w14:paraId="75B354DF" w14:textId="0B629565"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An RTT clock is started automatically when a patient successfully books their first outpatient appointment via e-RS. The clock start is triggered from the referral received field on the provider’s PAS which is automatically populated with the date on which the patient has made the booking. This is often also referred to as the date the patient converts their unique booking reference number (UBRN) or the date the provider receives notice of the referral.</w:t>
      </w:r>
    </w:p>
    <w:p w14:paraId="71990B61" w14:textId="77777777" w:rsidR="000061EC" w:rsidRPr="004745FC" w:rsidRDefault="000061EC" w:rsidP="00C166D4">
      <w:pPr>
        <w:spacing w:after="0" w:line="240" w:lineRule="auto"/>
        <w:rPr>
          <w:rFonts w:asciiTheme="minorHAnsi" w:hAnsiTheme="minorHAnsi" w:cstheme="minorHAnsi"/>
          <w:sz w:val="20"/>
          <w:szCs w:val="20"/>
        </w:rPr>
      </w:pPr>
    </w:p>
    <w:p w14:paraId="7BCBE984"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When patients are unsuccessful in directly booking their first outpatient appointment via e-RS, the RTT clock should still be started from the date the patient attempted to book their appointment, which is also when the hospital receives the referral on their ASI worklist.</w:t>
      </w:r>
    </w:p>
    <w:p w14:paraId="6AFFC85A" w14:textId="77777777" w:rsidR="000061EC" w:rsidRPr="004745FC" w:rsidRDefault="000061EC" w:rsidP="00C166D4">
      <w:pPr>
        <w:spacing w:after="0" w:line="240" w:lineRule="auto"/>
        <w:rPr>
          <w:rFonts w:asciiTheme="minorHAnsi" w:hAnsiTheme="minorHAnsi" w:cstheme="minorHAnsi"/>
          <w:sz w:val="20"/>
          <w:szCs w:val="20"/>
        </w:rPr>
      </w:pPr>
    </w:p>
    <w:p w14:paraId="58CA6C8E"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Relationship with RTT clock starts for referrals received through referral management, interface and clinical assessment services (intermediary services).</w:t>
      </w:r>
    </w:p>
    <w:p w14:paraId="7023265F" w14:textId="77777777" w:rsidR="000061EC" w:rsidRPr="004745FC" w:rsidRDefault="000061EC" w:rsidP="00C166D4">
      <w:pPr>
        <w:spacing w:after="0" w:line="240" w:lineRule="auto"/>
        <w:rPr>
          <w:rFonts w:asciiTheme="minorHAnsi" w:hAnsiTheme="minorHAnsi" w:cstheme="minorHAnsi"/>
          <w:sz w:val="20"/>
          <w:szCs w:val="20"/>
        </w:rPr>
      </w:pPr>
    </w:p>
    <w:p w14:paraId="68B36A4F"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For RTT pathways that start within one of the services described above, the RTT clock start date is the date that the intermediary service received the original GP referral, not the date that the provider receives notice of the onward referral.</w:t>
      </w:r>
    </w:p>
    <w:p w14:paraId="5432078B" w14:textId="77777777" w:rsidR="000061EC" w:rsidRPr="004745FC" w:rsidRDefault="000061EC" w:rsidP="00C166D4">
      <w:pPr>
        <w:spacing w:after="0" w:line="240" w:lineRule="auto"/>
        <w:rPr>
          <w:rFonts w:asciiTheme="minorHAnsi" w:hAnsiTheme="minorHAnsi" w:cstheme="minorHAnsi"/>
          <w:sz w:val="20"/>
          <w:szCs w:val="20"/>
        </w:rPr>
      </w:pPr>
    </w:p>
    <w:p w14:paraId="46025A07" w14:textId="6BDD20DA"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2.2</w:t>
      </w:r>
      <w:r w:rsidR="007D5CCA">
        <w:rPr>
          <w:rFonts w:asciiTheme="minorHAnsi" w:hAnsiTheme="minorHAnsi" w:cstheme="minorHAnsi"/>
          <w:b/>
          <w:color w:val="0070C0"/>
          <w:sz w:val="20"/>
          <w:szCs w:val="20"/>
        </w:rPr>
        <w:t>4</w:t>
      </w:r>
      <w:r w:rsidR="001C3F02" w:rsidRPr="004745FC">
        <w:rPr>
          <w:rFonts w:asciiTheme="minorHAnsi" w:hAnsiTheme="minorHAnsi" w:cstheme="minorHAnsi"/>
          <w:b/>
          <w:color w:val="0070C0"/>
          <w:sz w:val="20"/>
          <w:szCs w:val="20"/>
        </w:rPr>
        <w:t xml:space="preserve"> </w:t>
      </w:r>
      <w:r w:rsidR="000061EC" w:rsidRPr="004745FC">
        <w:rPr>
          <w:rFonts w:asciiTheme="minorHAnsi" w:hAnsiTheme="minorHAnsi" w:cstheme="minorHAnsi"/>
          <w:b/>
          <w:color w:val="0070C0"/>
          <w:sz w:val="20"/>
          <w:szCs w:val="20"/>
        </w:rPr>
        <w:t xml:space="preserve">Referral Assessment Services </w:t>
      </w:r>
      <w:r w:rsidR="00D32070" w:rsidRPr="004745FC">
        <w:rPr>
          <w:rFonts w:asciiTheme="minorHAnsi" w:hAnsiTheme="minorHAnsi" w:cstheme="minorHAnsi"/>
          <w:b/>
          <w:color w:val="0070C0"/>
          <w:sz w:val="20"/>
          <w:szCs w:val="20"/>
        </w:rPr>
        <w:t>(RAS)</w:t>
      </w:r>
    </w:p>
    <w:p w14:paraId="389C956D" w14:textId="77777777" w:rsidR="000061EC" w:rsidRPr="004745FC" w:rsidRDefault="000061EC" w:rsidP="00C166D4">
      <w:pPr>
        <w:spacing w:after="0" w:line="240" w:lineRule="auto"/>
        <w:rPr>
          <w:rFonts w:asciiTheme="minorHAnsi" w:hAnsiTheme="minorHAnsi" w:cstheme="minorHAnsi"/>
          <w:b/>
          <w:color w:val="0070C0"/>
          <w:sz w:val="20"/>
          <w:szCs w:val="20"/>
        </w:rPr>
      </w:pPr>
    </w:p>
    <w:p w14:paraId="634485A6"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Referral Assessment Services (RAS) allow providers to:</w:t>
      </w:r>
    </w:p>
    <w:p w14:paraId="6D7BC39A" w14:textId="77777777" w:rsidR="000061EC" w:rsidRPr="004745FC" w:rsidRDefault="000061EC" w:rsidP="00C166D4">
      <w:pPr>
        <w:spacing w:after="0" w:line="240" w:lineRule="auto"/>
        <w:rPr>
          <w:rFonts w:asciiTheme="minorHAnsi" w:hAnsiTheme="minorHAnsi" w:cstheme="minorHAnsi"/>
          <w:sz w:val="20"/>
          <w:szCs w:val="20"/>
        </w:rPr>
      </w:pPr>
    </w:p>
    <w:p w14:paraId="56C8199B" w14:textId="4299FC6E" w:rsidR="00D24359" w:rsidRPr="004745FC" w:rsidRDefault="00D24359" w:rsidP="00DC6539">
      <w:pPr>
        <w:numPr>
          <w:ilvl w:val="0"/>
          <w:numId w:val="7"/>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assess the Clinical Referral Information from the GP/referrer without the need for an appointment to be </w:t>
      </w:r>
      <w:r w:rsidR="00636043" w:rsidRPr="004745FC">
        <w:rPr>
          <w:rFonts w:asciiTheme="minorHAnsi" w:hAnsiTheme="minorHAnsi" w:cstheme="minorHAnsi"/>
          <w:sz w:val="20"/>
          <w:szCs w:val="20"/>
        </w:rPr>
        <w:t>booked.</w:t>
      </w:r>
    </w:p>
    <w:p w14:paraId="558B2327" w14:textId="4E6F2B34" w:rsidR="00D24359" w:rsidRPr="004745FC" w:rsidRDefault="00D24359" w:rsidP="00DC6539">
      <w:pPr>
        <w:numPr>
          <w:ilvl w:val="0"/>
          <w:numId w:val="7"/>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decide on the most appropriate onward clinical </w:t>
      </w:r>
      <w:r w:rsidR="00636043" w:rsidRPr="004745FC">
        <w:rPr>
          <w:rFonts w:asciiTheme="minorHAnsi" w:hAnsiTheme="minorHAnsi" w:cstheme="minorHAnsi"/>
          <w:sz w:val="20"/>
          <w:szCs w:val="20"/>
        </w:rPr>
        <w:t>pathway.</w:t>
      </w:r>
    </w:p>
    <w:p w14:paraId="55D072D2" w14:textId="77777777" w:rsidR="00D24359" w:rsidRPr="004745FC" w:rsidRDefault="00D24359" w:rsidP="00DC6539">
      <w:pPr>
        <w:numPr>
          <w:ilvl w:val="0"/>
          <w:numId w:val="7"/>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contact the patient to discuss choice (if an elective referral)</w:t>
      </w:r>
    </w:p>
    <w:p w14:paraId="38D1D275" w14:textId="011B5D86" w:rsidR="00D24359" w:rsidRPr="004745FC" w:rsidRDefault="00D24359" w:rsidP="00DC6539">
      <w:pPr>
        <w:numPr>
          <w:ilvl w:val="0"/>
          <w:numId w:val="7"/>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arrange an appointment, where </w:t>
      </w:r>
      <w:r w:rsidR="00636043" w:rsidRPr="004745FC">
        <w:rPr>
          <w:rFonts w:asciiTheme="minorHAnsi" w:hAnsiTheme="minorHAnsi" w:cstheme="minorHAnsi"/>
          <w:sz w:val="20"/>
          <w:szCs w:val="20"/>
        </w:rPr>
        <w:t>needed.</w:t>
      </w:r>
    </w:p>
    <w:p w14:paraId="6483A91E" w14:textId="443A6EE1" w:rsidR="00D24359" w:rsidRPr="004745FC" w:rsidRDefault="00D24359" w:rsidP="00DC6539">
      <w:pPr>
        <w:numPr>
          <w:ilvl w:val="0"/>
          <w:numId w:val="7"/>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return the triage request to the original referrer with advice, if an onward referral isn't </w:t>
      </w:r>
      <w:r w:rsidR="00636043" w:rsidRPr="004745FC">
        <w:rPr>
          <w:rFonts w:asciiTheme="minorHAnsi" w:hAnsiTheme="minorHAnsi" w:cstheme="minorHAnsi"/>
          <w:sz w:val="20"/>
          <w:szCs w:val="20"/>
        </w:rPr>
        <w:t>need.</w:t>
      </w:r>
    </w:p>
    <w:p w14:paraId="2268D813" w14:textId="77777777" w:rsidR="000061EC" w:rsidRPr="004745FC" w:rsidRDefault="000061EC" w:rsidP="000061EC">
      <w:pPr>
        <w:spacing w:after="0" w:line="240" w:lineRule="auto"/>
        <w:ind w:left="720"/>
        <w:rPr>
          <w:rFonts w:asciiTheme="minorHAnsi" w:hAnsiTheme="minorHAnsi" w:cstheme="minorHAnsi"/>
          <w:sz w:val="20"/>
          <w:szCs w:val="20"/>
        </w:rPr>
      </w:pPr>
    </w:p>
    <w:p w14:paraId="29FBE334"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This facility supports complex care pathways, such as gastroenterology and cardiology, where it's not always clear whether a patient needs a consultant appointment or a diagnostic test. A RAS set up by the provider will ensure patients' referrals are triaged correctly.</w:t>
      </w:r>
    </w:p>
    <w:p w14:paraId="57A8317B" w14:textId="77777777" w:rsidR="000061EC" w:rsidRPr="004745FC" w:rsidRDefault="000061EC" w:rsidP="00C166D4">
      <w:pPr>
        <w:spacing w:after="0" w:line="240" w:lineRule="auto"/>
        <w:rPr>
          <w:rFonts w:asciiTheme="minorHAnsi" w:hAnsiTheme="minorHAnsi" w:cstheme="minorHAnsi"/>
          <w:sz w:val="20"/>
          <w:szCs w:val="20"/>
        </w:rPr>
      </w:pPr>
    </w:p>
    <w:p w14:paraId="3F480CAB" w14:textId="124805E8"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2.2</w:t>
      </w:r>
      <w:r w:rsidR="007D5CCA">
        <w:rPr>
          <w:rFonts w:asciiTheme="minorHAnsi" w:hAnsiTheme="minorHAnsi" w:cstheme="minorHAnsi"/>
          <w:b/>
          <w:color w:val="0070C0"/>
          <w:sz w:val="20"/>
          <w:szCs w:val="20"/>
        </w:rPr>
        <w:t>5</w:t>
      </w:r>
      <w:r w:rsidR="001C3F02" w:rsidRPr="004745FC">
        <w:rPr>
          <w:rFonts w:asciiTheme="minorHAnsi" w:hAnsiTheme="minorHAnsi" w:cstheme="minorHAnsi"/>
          <w:b/>
          <w:color w:val="0070C0"/>
          <w:sz w:val="20"/>
          <w:szCs w:val="20"/>
        </w:rPr>
        <w:t xml:space="preserve"> </w:t>
      </w:r>
      <w:r w:rsidR="000061EC" w:rsidRPr="004745FC">
        <w:rPr>
          <w:rFonts w:asciiTheme="minorHAnsi" w:hAnsiTheme="minorHAnsi" w:cstheme="minorHAnsi"/>
          <w:b/>
          <w:color w:val="0070C0"/>
          <w:sz w:val="20"/>
          <w:szCs w:val="20"/>
        </w:rPr>
        <w:t xml:space="preserve">Patient Booking Windows </w:t>
      </w:r>
    </w:p>
    <w:p w14:paraId="2832E9CF" w14:textId="77777777" w:rsidR="000061EC" w:rsidRPr="004745FC" w:rsidRDefault="000061EC" w:rsidP="00C166D4">
      <w:pPr>
        <w:spacing w:after="0" w:line="240" w:lineRule="auto"/>
        <w:rPr>
          <w:rFonts w:asciiTheme="minorHAnsi" w:hAnsiTheme="minorHAnsi" w:cstheme="minorHAnsi"/>
          <w:b/>
          <w:color w:val="0070C0"/>
          <w:sz w:val="20"/>
          <w:szCs w:val="20"/>
        </w:rPr>
      </w:pPr>
    </w:p>
    <w:p w14:paraId="4A1AE09A" w14:textId="1D354034"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In February 2020, functionality was introduced for service definers to set a ‘booking window’ for each clinical priority that the service supports when defining a service using the NHS e-Referral Service (e-RS)</w:t>
      </w:r>
      <w:r w:rsidR="00221AA5" w:rsidRPr="004745FC">
        <w:rPr>
          <w:rFonts w:asciiTheme="minorHAnsi" w:hAnsiTheme="minorHAnsi" w:cstheme="minorHAnsi"/>
          <w:sz w:val="20"/>
          <w:szCs w:val="20"/>
        </w:rPr>
        <w:t xml:space="preserve"> where appropriate.</w:t>
      </w:r>
      <w:r w:rsidRPr="004745FC">
        <w:rPr>
          <w:rFonts w:asciiTheme="minorHAnsi" w:hAnsiTheme="minorHAnsi" w:cstheme="minorHAnsi"/>
          <w:sz w:val="20"/>
          <w:szCs w:val="20"/>
        </w:rPr>
        <w:t xml:space="preserve"> This option also supports:</w:t>
      </w:r>
    </w:p>
    <w:p w14:paraId="14D5A03E" w14:textId="77777777" w:rsidR="000061EC" w:rsidRPr="004745FC" w:rsidRDefault="000061EC" w:rsidP="00C166D4">
      <w:pPr>
        <w:spacing w:after="0" w:line="240" w:lineRule="auto"/>
        <w:rPr>
          <w:rFonts w:asciiTheme="minorHAnsi" w:hAnsiTheme="minorHAnsi" w:cstheme="minorHAnsi"/>
          <w:sz w:val="20"/>
          <w:szCs w:val="20"/>
        </w:rPr>
      </w:pPr>
    </w:p>
    <w:p w14:paraId="04273DAE" w14:textId="2016200E" w:rsidR="00D24359" w:rsidRPr="004745FC" w:rsidRDefault="00D24359" w:rsidP="00DC6539">
      <w:pPr>
        <w:numPr>
          <w:ilvl w:val="0"/>
          <w:numId w:val="9"/>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Same day appointments - allowing appointments on the current day to be </w:t>
      </w:r>
      <w:r w:rsidR="00636043" w:rsidRPr="004745FC">
        <w:rPr>
          <w:rFonts w:asciiTheme="minorHAnsi" w:hAnsiTheme="minorHAnsi" w:cstheme="minorHAnsi"/>
          <w:sz w:val="20"/>
          <w:szCs w:val="20"/>
        </w:rPr>
        <w:t>offered.</w:t>
      </w:r>
    </w:p>
    <w:p w14:paraId="7075E57E" w14:textId="31C3A0D4" w:rsidR="00D24359" w:rsidRPr="004745FC" w:rsidRDefault="00D24359" w:rsidP="00DC6539">
      <w:pPr>
        <w:numPr>
          <w:ilvl w:val="0"/>
          <w:numId w:val="9"/>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An "end date" for appointments being made available - this could be especially useful for allowing providers to define a target ‘urgent’ waiting </w:t>
      </w:r>
      <w:r w:rsidR="00636043" w:rsidRPr="004745FC">
        <w:rPr>
          <w:rFonts w:asciiTheme="minorHAnsi" w:hAnsiTheme="minorHAnsi" w:cstheme="minorHAnsi"/>
          <w:sz w:val="20"/>
          <w:szCs w:val="20"/>
        </w:rPr>
        <w:t>time.</w:t>
      </w:r>
    </w:p>
    <w:p w14:paraId="75F21632" w14:textId="77777777" w:rsidR="00D24359" w:rsidRPr="004745FC" w:rsidRDefault="00D24359" w:rsidP="00DC6539">
      <w:pPr>
        <w:numPr>
          <w:ilvl w:val="0"/>
          <w:numId w:val="9"/>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Services with multiple priorities to only show appointments relevant to the priority without the provider having to create new services. This means all available appointments (including cancellations) in the time window will be visible for the relevant priority only.</w:t>
      </w:r>
    </w:p>
    <w:p w14:paraId="2AF45C84" w14:textId="77777777" w:rsidR="000061EC" w:rsidRPr="004745FC" w:rsidRDefault="000061EC" w:rsidP="00C166D4">
      <w:pPr>
        <w:spacing w:after="0" w:line="240" w:lineRule="auto"/>
        <w:rPr>
          <w:rFonts w:asciiTheme="minorHAnsi" w:hAnsiTheme="minorHAnsi" w:cstheme="minorHAnsi"/>
          <w:sz w:val="20"/>
          <w:szCs w:val="20"/>
        </w:rPr>
      </w:pPr>
    </w:p>
    <w:p w14:paraId="634A6D14" w14:textId="62712DBB"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This can be set up using the Service Priority, Patient Booking Window and Indicative Wait Time Calculation reveal (renamed from the Service Priority, Slot Protection and Indicative Wait Time Calculation’ reveal) shown below:</w:t>
      </w:r>
    </w:p>
    <w:p w14:paraId="106C9C2F" w14:textId="77777777" w:rsidR="000061EC" w:rsidRPr="004745FC" w:rsidRDefault="000061EC" w:rsidP="00C166D4">
      <w:pPr>
        <w:spacing w:after="0" w:line="240" w:lineRule="auto"/>
        <w:rPr>
          <w:rFonts w:asciiTheme="minorHAnsi" w:hAnsiTheme="minorHAnsi" w:cstheme="minorHAnsi"/>
          <w:sz w:val="20"/>
          <w:szCs w:val="20"/>
        </w:rPr>
      </w:pPr>
    </w:p>
    <w:p w14:paraId="39478E47" w14:textId="2E443C6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Service definers </w:t>
      </w:r>
      <w:r w:rsidR="000061EC" w:rsidRPr="004745FC">
        <w:rPr>
          <w:rFonts w:asciiTheme="minorHAnsi" w:hAnsiTheme="minorHAnsi" w:cstheme="minorHAnsi"/>
          <w:sz w:val="20"/>
          <w:szCs w:val="20"/>
        </w:rPr>
        <w:t>can</w:t>
      </w:r>
      <w:r w:rsidRPr="004745FC">
        <w:rPr>
          <w:rFonts w:asciiTheme="minorHAnsi" w:hAnsiTheme="minorHAnsi" w:cstheme="minorHAnsi"/>
          <w:sz w:val="20"/>
          <w:szCs w:val="20"/>
        </w:rPr>
        <w:t xml:space="preserve"> set a start date and an end date for polling for each priority individually. These dates can be set starting as little as one hour ahead and there does not have to be an end time/date, although if no end date is set only the appointments up to the end of the polling range end date will be displayed. </w:t>
      </w:r>
    </w:p>
    <w:p w14:paraId="5A055D19" w14:textId="77777777" w:rsidR="000061EC" w:rsidRPr="004745FC" w:rsidRDefault="000061EC" w:rsidP="00C166D4">
      <w:pPr>
        <w:spacing w:after="0" w:line="240" w:lineRule="auto"/>
        <w:rPr>
          <w:rFonts w:asciiTheme="minorHAnsi" w:hAnsiTheme="minorHAnsi" w:cstheme="minorHAnsi"/>
          <w:sz w:val="20"/>
          <w:szCs w:val="20"/>
        </w:rPr>
      </w:pPr>
    </w:p>
    <w:p w14:paraId="092A16DC"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Any appointments outside of the patient booking window cannot be seen by the referrer, the patient or the appointment line (TAL). However, the provider could still book the patient into any slot (any priority), even outside the booking window.</w:t>
      </w:r>
    </w:p>
    <w:p w14:paraId="2EBB99F7"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Slot reservation can still be applied to services. This allows services to create new slots, at any time inside or outside of the patient booking window and these slots will be reserved for the next one or two days, depending on the value set. This is usually done to give the provider a chance to be able to book into newly polled slots, before they become accessible outside of the organisation. </w:t>
      </w:r>
    </w:p>
    <w:p w14:paraId="6EEE1DA9" w14:textId="77777777" w:rsidR="000061EC" w:rsidRPr="004745FC" w:rsidRDefault="000061EC" w:rsidP="00C166D4">
      <w:pPr>
        <w:spacing w:after="0" w:line="240" w:lineRule="auto"/>
        <w:rPr>
          <w:rFonts w:asciiTheme="minorHAnsi" w:hAnsiTheme="minorHAnsi" w:cstheme="minorHAnsi"/>
          <w:sz w:val="20"/>
          <w:szCs w:val="20"/>
        </w:rPr>
      </w:pPr>
    </w:p>
    <w:p w14:paraId="6E0E5A5D"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Service slot protection settings prior to the change in February were retained and became the start date for the booking window. Providers did not need to take any immediate action a; booking window settings were updated to match any previous slot protection which was set. This means that any appointments outside of the patient booking window continue not to be seen by the referrer, the patient or the appointment line (TAL). However, the provider can still book the patient into any slot (any priority), even outside the booking window.</w:t>
      </w:r>
    </w:p>
    <w:p w14:paraId="1B5521B7" w14:textId="77777777" w:rsidR="000061EC" w:rsidRPr="004745FC" w:rsidRDefault="000061EC" w:rsidP="00C166D4">
      <w:pPr>
        <w:spacing w:after="0" w:line="240" w:lineRule="auto"/>
        <w:rPr>
          <w:rFonts w:asciiTheme="minorHAnsi" w:hAnsiTheme="minorHAnsi" w:cstheme="minorHAnsi"/>
          <w:sz w:val="20"/>
          <w:szCs w:val="20"/>
        </w:rPr>
      </w:pPr>
    </w:p>
    <w:p w14:paraId="37ADA67C" w14:textId="4A461584"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w:t>
      </w:r>
      <w:r w:rsidR="00D32070" w:rsidRPr="004745FC">
        <w:rPr>
          <w:rFonts w:asciiTheme="minorHAnsi" w:hAnsiTheme="minorHAnsi" w:cstheme="minorHAnsi"/>
          <w:b/>
          <w:color w:val="0070C0"/>
          <w:sz w:val="20"/>
          <w:szCs w:val="20"/>
        </w:rPr>
        <w:t>2</w:t>
      </w:r>
      <w:r w:rsidR="007D5CCA">
        <w:rPr>
          <w:rFonts w:asciiTheme="minorHAnsi" w:hAnsiTheme="minorHAnsi" w:cstheme="minorHAnsi"/>
          <w:b/>
          <w:color w:val="0070C0"/>
          <w:sz w:val="20"/>
          <w:szCs w:val="20"/>
        </w:rPr>
        <w:t>6</w:t>
      </w:r>
      <w:r w:rsidR="001C3F02" w:rsidRPr="004745FC">
        <w:rPr>
          <w:rFonts w:asciiTheme="minorHAnsi" w:hAnsiTheme="minorHAnsi" w:cstheme="minorHAnsi"/>
          <w:b/>
          <w:color w:val="0070C0"/>
          <w:sz w:val="20"/>
          <w:szCs w:val="20"/>
        </w:rPr>
        <w:t xml:space="preserve"> </w:t>
      </w:r>
      <w:r w:rsidR="00D24359" w:rsidRPr="004745FC">
        <w:rPr>
          <w:rFonts w:asciiTheme="minorHAnsi" w:hAnsiTheme="minorHAnsi" w:cstheme="minorHAnsi"/>
          <w:b/>
          <w:color w:val="0070C0"/>
          <w:sz w:val="20"/>
          <w:szCs w:val="20"/>
        </w:rPr>
        <w:t xml:space="preserve">180 </w:t>
      </w:r>
      <w:r w:rsidR="000061EC" w:rsidRPr="004745FC">
        <w:rPr>
          <w:rFonts w:asciiTheme="minorHAnsi" w:hAnsiTheme="minorHAnsi" w:cstheme="minorHAnsi"/>
          <w:b/>
          <w:color w:val="0070C0"/>
          <w:sz w:val="20"/>
          <w:szCs w:val="20"/>
        </w:rPr>
        <w:t>Day Drop Off’s</w:t>
      </w:r>
    </w:p>
    <w:p w14:paraId="65035A6D" w14:textId="77777777" w:rsidR="000061EC" w:rsidRPr="004745FC" w:rsidRDefault="000061EC" w:rsidP="00C166D4">
      <w:pPr>
        <w:spacing w:after="0" w:line="240" w:lineRule="auto"/>
        <w:rPr>
          <w:rFonts w:asciiTheme="minorHAnsi" w:hAnsiTheme="minorHAnsi" w:cstheme="minorHAnsi"/>
          <w:sz w:val="20"/>
          <w:szCs w:val="20"/>
        </w:rPr>
      </w:pPr>
    </w:p>
    <w:p w14:paraId="1BD8B0E6" w14:textId="7F341F39"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Within the e-RS system it is noted that referrals that are not actioned within </w:t>
      </w:r>
      <w:r w:rsidRPr="004745FC">
        <w:rPr>
          <w:rFonts w:asciiTheme="minorHAnsi" w:hAnsiTheme="minorHAnsi" w:cstheme="minorHAnsi"/>
          <w:b/>
          <w:sz w:val="20"/>
          <w:szCs w:val="20"/>
        </w:rPr>
        <w:t>180 days</w:t>
      </w:r>
      <w:r w:rsidRPr="004745FC">
        <w:rPr>
          <w:rFonts w:asciiTheme="minorHAnsi" w:hAnsiTheme="minorHAnsi" w:cstheme="minorHAnsi"/>
          <w:sz w:val="20"/>
          <w:szCs w:val="20"/>
        </w:rPr>
        <w:t xml:space="preserve"> will automatically drop off the associated worklist. </w:t>
      </w:r>
      <w:r w:rsidR="00C77ED7" w:rsidRPr="004745FC">
        <w:rPr>
          <w:rFonts w:asciiTheme="minorHAnsi" w:hAnsiTheme="minorHAnsi" w:cstheme="minorHAnsi"/>
          <w:sz w:val="20"/>
          <w:szCs w:val="20"/>
        </w:rPr>
        <w:t>Therefore,</w:t>
      </w:r>
      <w:r w:rsidR="0081729B" w:rsidRPr="004745FC">
        <w:rPr>
          <w:rFonts w:asciiTheme="minorHAnsi" w:hAnsiTheme="minorHAnsi" w:cstheme="minorHAnsi"/>
          <w:sz w:val="20"/>
          <w:szCs w:val="20"/>
        </w:rPr>
        <w:t xml:space="preserve"> it is essential that all ASI referrals are added to the appropriate outpatient waiting list within two working days from date of receipt.</w:t>
      </w:r>
      <w:r w:rsidRPr="004745FC">
        <w:rPr>
          <w:rFonts w:asciiTheme="minorHAnsi" w:hAnsiTheme="minorHAnsi" w:cstheme="minorHAnsi"/>
          <w:sz w:val="20"/>
          <w:szCs w:val="20"/>
        </w:rPr>
        <w:t xml:space="preserve"> It is the service (s) responsibility to ensure the appropriate action is taken within this timeframe to allow for the management of the </w:t>
      </w:r>
      <w:r w:rsidR="000061EC" w:rsidRPr="004745FC">
        <w:rPr>
          <w:rFonts w:asciiTheme="minorHAnsi" w:hAnsiTheme="minorHAnsi" w:cstheme="minorHAnsi"/>
          <w:sz w:val="20"/>
          <w:szCs w:val="20"/>
        </w:rPr>
        <w:t>patient’s</w:t>
      </w:r>
      <w:r w:rsidRPr="004745FC">
        <w:rPr>
          <w:rFonts w:asciiTheme="minorHAnsi" w:hAnsiTheme="minorHAnsi" w:cstheme="minorHAnsi"/>
          <w:sz w:val="20"/>
          <w:szCs w:val="20"/>
        </w:rPr>
        <w:t xml:space="preserve"> referral.  Once a referral drops off the e-RS system the service will require elevated access (BMS Admin) to review this referral.</w:t>
      </w:r>
    </w:p>
    <w:p w14:paraId="39CAEB97" w14:textId="77777777" w:rsidR="000061EC" w:rsidRPr="004745FC" w:rsidRDefault="000061EC" w:rsidP="00C166D4">
      <w:pPr>
        <w:spacing w:after="0" w:line="240" w:lineRule="auto"/>
        <w:rPr>
          <w:rFonts w:asciiTheme="minorHAnsi" w:hAnsiTheme="minorHAnsi" w:cstheme="minorHAnsi"/>
          <w:sz w:val="20"/>
          <w:szCs w:val="20"/>
        </w:rPr>
      </w:pPr>
    </w:p>
    <w:p w14:paraId="630736D4" w14:textId="40519F92"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The e-RS team will support services with the management of referrals and worklists providing training and validation where required.  The e-RS Training and Performance manager will continually work alongside the e-RS manager to ensure that the system is continually </w:t>
      </w:r>
      <w:r w:rsidR="000061EC" w:rsidRPr="004745FC">
        <w:rPr>
          <w:rFonts w:asciiTheme="minorHAnsi" w:hAnsiTheme="minorHAnsi" w:cstheme="minorHAnsi"/>
          <w:sz w:val="20"/>
          <w:szCs w:val="20"/>
        </w:rPr>
        <w:t>reviewed,</w:t>
      </w:r>
      <w:r w:rsidRPr="004745FC">
        <w:rPr>
          <w:rFonts w:asciiTheme="minorHAnsi" w:hAnsiTheme="minorHAnsi" w:cstheme="minorHAnsi"/>
          <w:sz w:val="20"/>
          <w:szCs w:val="20"/>
        </w:rPr>
        <w:t xml:space="preserve"> and action taken to ensure that there is accurate and clear information available to all system users.</w:t>
      </w:r>
    </w:p>
    <w:p w14:paraId="1DA38412" w14:textId="77777777" w:rsidR="000061EC" w:rsidRPr="004745FC" w:rsidRDefault="000061EC" w:rsidP="00C166D4">
      <w:pPr>
        <w:spacing w:after="0" w:line="240" w:lineRule="auto"/>
        <w:rPr>
          <w:rFonts w:asciiTheme="minorHAnsi" w:hAnsiTheme="minorHAnsi" w:cstheme="minorHAnsi"/>
          <w:sz w:val="20"/>
          <w:szCs w:val="20"/>
        </w:rPr>
      </w:pPr>
    </w:p>
    <w:p w14:paraId="26CF439A" w14:textId="088CEABF" w:rsidR="00D2435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2.</w:t>
      </w:r>
      <w:r w:rsidR="00D32070" w:rsidRPr="004745FC">
        <w:rPr>
          <w:rFonts w:asciiTheme="minorHAnsi" w:hAnsiTheme="minorHAnsi" w:cstheme="minorHAnsi"/>
          <w:b/>
          <w:color w:val="0070C0"/>
          <w:sz w:val="20"/>
          <w:szCs w:val="20"/>
        </w:rPr>
        <w:t>2</w:t>
      </w:r>
      <w:r w:rsidR="007D5CCA">
        <w:rPr>
          <w:rFonts w:asciiTheme="minorHAnsi" w:hAnsiTheme="minorHAnsi" w:cstheme="minorHAnsi"/>
          <w:b/>
          <w:color w:val="0070C0"/>
          <w:sz w:val="20"/>
          <w:szCs w:val="20"/>
        </w:rPr>
        <w:t>7</w:t>
      </w:r>
      <w:r w:rsidR="001C3F02" w:rsidRPr="004745FC">
        <w:rPr>
          <w:rFonts w:asciiTheme="minorHAnsi" w:hAnsiTheme="minorHAnsi" w:cstheme="minorHAnsi"/>
          <w:b/>
          <w:color w:val="0070C0"/>
          <w:sz w:val="20"/>
          <w:szCs w:val="20"/>
        </w:rPr>
        <w:t xml:space="preserve"> </w:t>
      </w:r>
      <w:r w:rsidR="000061EC" w:rsidRPr="004745FC">
        <w:rPr>
          <w:rFonts w:asciiTheme="minorHAnsi" w:hAnsiTheme="minorHAnsi" w:cstheme="minorHAnsi"/>
          <w:b/>
          <w:color w:val="0070C0"/>
          <w:sz w:val="20"/>
          <w:szCs w:val="20"/>
        </w:rPr>
        <w:t>Clinical Responsibility</w:t>
      </w:r>
    </w:p>
    <w:p w14:paraId="5DA5ED97" w14:textId="77777777" w:rsidR="000061EC" w:rsidRPr="004745FC" w:rsidRDefault="000061EC" w:rsidP="00C166D4">
      <w:pPr>
        <w:spacing w:after="0" w:line="240" w:lineRule="auto"/>
        <w:rPr>
          <w:rFonts w:asciiTheme="minorHAnsi" w:hAnsiTheme="minorHAnsi" w:cstheme="minorHAnsi"/>
          <w:b/>
          <w:color w:val="0070C0"/>
          <w:sz w:val="20"/>
          <w:szCs w:val="20"/>
        </w:rPr>
      </w:pPr>
    </w:p>
    <w:p w14:paraId="78612397" w14:textId="2B1C4FA2"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Clinicians are responsible for ensuring that referrals are appropriately triaged within </w:t>
      </w:r>
      <w:r w:rsidR="0081729B" w:rsidRPr="004745FC">
        <w:rPr>
          <w:rFonts w:asciiTheme="minorHAnsi" w:hAnsiTheme="minorHAnsi" w:cstheme="minorHAnsi"/>
          <w:sz w:val="20"/>
          <w:szCs w:val="20"/>
        </w:rPr>
        <w:t>two working days</w:t>
      </w:r>
      <w:r w:rsidRPr="004745FC">
        <w:rPr>
          <w:rFonts w:asciiTheme="minorHAnsi" w:hAnsiTheme="minorHAnsi" w:cstheme="minorHAnsi"/>
          <w:sz w:val="20"/>
          <w:szCs w:val="20"/>
        </w:rPr>
        <w:t xml:space="preserve"> of receipt of referral.  All referrals </w:t>
      </w:r>
      <w:r w:rsidR="0081729B" w:rsidRPr="004745FC">
        <w:rPr>
          <w:rFonts w:asciiTheme="minorHAnsi" w:hAnsiTheme="minorHAnsi" w:cstheme="minorHAnsi"/>
          <w:sz w:val="20"/>
          <w:szCs w:val="20"/>
        </w:rPr>
        <w:t xml:space="preserve">must </w:t>
      </w:r>
      <w:r w:rsidRPr="004745FC">
        <w:rPr>
          <w:rFonts w:asciiTheme="minorHAnsi" w:hAnsiTheme="minorHAnsi" w:cstheme="minorHAnsi"/>
          <w:sz w:val="20"/>
          <w:szCs w:val="20"/>
        </w:rPr>
        <w:t>be managed within e-RS/Docman</w:t>
      </w:r>
      <w:r w:rsidR="00221AA5" w:rsidRPr="004745FC">
        <w:rPr>
          <w:rFonts w:asciiTheme="minorHAnsi" w:hAnsiTheme="minorHAnsi" w:cstheme="minorHAnsi"/>
          <w:sz w:val="20"/>
          <w:szCs w:val="20"/>
        </w:rPr>
        <w:t>/EVS</w:t>
      </w:r>
      <w:r w:rsidRPr="004745FC">
        <w:rPr>
          <w:rFonts w:asciiTheme="minorHAnsi" w:hAnsiTheme="minorHAnsi" w:cstheme="minorHAnsi"/>
          <w:sz w:val="20"/>
          <w:szCs w:val="20"/>
        </w:rPr>
        <w:t xml:space="preserve"> and where appropriate specific booking information added to assist with accurate and timely booking by the admin teams.</w:t>
      </w:r>
    </w:p>
    <w:p w14:paraId="60DE92F3" w14:textId="77777777" w:rsidR="000061EC" w:rsidRPr="004745FC" w:rsidRDefault="000061EC" w:rsidP="00C166D4">
      <w:pPr>
        <w:spacing w:after="0" w:line="240" w:lineRule="auto"/>
        <w:rPr>
          <w:rFonts w:asciiTheme="minorHAnsi" w:hAnsiTheme="minorHAnsi" w:cstheme="minorHAnsi"/>
          <w:sz w:val="20"/>
          <w:szCs w:val="20"/>
        </w:rPr>
      </w:pPr>
    </w:p>
    <w:p w14:paraId="419F3DFC" w14:textId="7368D56F" w:rsidR="00D2435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2.</w:t>
      </w:r>
      <w:r w:rsidR="00D32070" w:rsidRPr="004745FC">
        <w:rPr>
          <w:rFonts w:asciiTheme="minorHAnsi" w:hAnsiTheme="minorHAnsi" w:cstheme="minorHAnsi"/>
          <w:color w:val="0070C0"/>
          <w:sz w:val="20"/>
        </w:rPr>
        <w:t>2</w:t>
      </w:r>
      <w:r w:rsidR="007D5CCA">
        <w:rPr>
          <w:rFonts w:asciiTheme="minorHAnsi" w:hAnsiTheme="minorHAnsi" w:cstheme="minorHAnsi"/>
          <w:color w:val="0070C0"/>
          <w:sz w:val="20"/>
        </w:rPr>
        <w:t>8</w:t>
      </w:r>
      <w:r w:rsidR="001C3F02"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Referral Management Responsibilities</w:t>
      </w:r>
    </w:p>
    <w:p w14:paraId="1B0401CA" w14:textId="77777777" w:rsidR="000061EC" w:rsidRPr="004745FC" w:rsidRDefault="000061EC" w:rsidP="00C166D4">
      <w:pPr>
        <w:pStyle w:val="Subtitle"/>
        <w:rPr>
          <w:rFonts w:asciiTheme="minorHAnsi" w:hAnsiTheme="minorHAnsi" w:cstheme="minorHAnsi"/>
          <w:color w:val="0070C0"/>
          <w:sz w:val="20"/>
        </w:rPr>
      </w:pPr>
    </w:p>
    <w:p w14:paraId="1519B634" w14:textId="77777777"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following rules should be applied consistently, to ensure fairness and equity in the way patients are managed.  However, discretion can be applied in exceptional circumstances, to allow for the particular and specific needs of every patient.</w:t>
      </w:r>
    </w:p>
    <w:p w14:paraId="166FB193" w14:textId="23A01521" w:rsidR="00D24359" w:rsidRPr="004745FC" w:rsidRDefault="00D2435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Managers must ensure that staff with responsibility for managing referrals have appropriate training in e</w:t>
      </w:r>
      <w:r w:rsidR="00EF3C79">
        <w:rPr>
          <w:rFonts w:asciiTheme="minorHAnsi" w:hAnsiTheme="minorHAnsi" w:cstheme="minorHAnsi"/>
          <w:sz w:val="20"/>
          <w:szCs w:val="20"/>
        </w:rPr>
        <w:t>-</w:t>
      </w:r>
      <w:r w:rsidRPr="004745FC">
        <w:rPr>
          <w:rFonts w:asciiTheme="minorHAnsi" w:hAnsiTheme="minorHAnsi" w:cstheme="minorHAnsi"/>
          <w:sz w:val="20"/>
          <w:szCs w:val="20"/>
        </w:rPr>
        <w:t xml:space="preserve">RS and Trust PAS systems.  Management of referrals should be kept up to date by OPAC and Divisional teams and regularly reviewed by the Service teams to ensure that patient pathways are being managed correctly.  </w:t>
      </w:r>
    </w:p>
    <w:p w14:paraId="4B19A5E0" w14:textId="77777777" w:rsidR="000061EC" w:rsidRPr="004745FC" w:rsidRDefault="000061EC" w:rsidP="00C166D4">
      <w:pPr>
        <w:spacing w:after="0" w:line="240" w:lineRule="auto"/>
        <w:rPr>
          <w:rFonts w:asciiTheme="minorHAnsi" w:hAnsiTheme="minorHAnsi" w:cstheme="minorHAnsi"/>
          <w:sz w:val="20"/>
          <w:szCs w:val="20"/>
        </w:rPr>
      </w:pPr>
    </w:p>
    <w:p w14:paraId="55FC0F38" w14:textId="77777777" w:rsidR="00D24359" w:rsidRPr="004745FC" w:rsidRDefault="00D24359" w:rsidP="00C166D4">
      <w:pPr>
        <w:spacing w:after="0" w:line="240" w:lineRule="auto"/>
        <w:rPr>
          <w:rFonts w:asciiTheme="minorHAnsi" w:hAnsiTheme="minorHAnsi" w:cstheme="minorHAnsi"/>
          <w:bCs/>
          <w:color w:val="0070C0"/>
          <w:sz w:val="20"/>
          <w:szCs w:val="20"/>
        </w:rPr>
      </w:pPr>
      <w:r w:rsidRPr="004745FC">
        <w:rPr>
          <w:rFonts w:asciiTheme="minorHAnsi" w:hAnsiTheme="minorHAnsi" w:cstheme="minorHAnsi"/>
          <w:bCs/>
          <w:sz w:val="20"/>
          <w:szCs w:val="20"/>
        </w:rPr>
        <w:t>Key principles can be summarised as follows:</w:t>
      </w:r>
    </w:p>
    <w:p w14:paraId="631D353E" w14:textId="77777777" w:rsidR="000061EC" w:rsidRPr="004745FC" w:rsidRDefault="000061EC" w:rsidP="00C166D4">
      <w:pPr>
        <w:spacing w:after="0" w:line="240" w:lineRule="auto"/>
        <w:rPr>
          <w:rFonts w:asciiTheme="minorHAnsi" w:hAnsiTheme="minorHAnsi" w:cstheme="minorHAnsi"/>
          <w:b/>
          <w:color w:val="0070C0"/>
          <w:sz w:val="20"/>
          <w:szCs w:val="20"/>
        </w:rPr>
      </w:pPr>
    </w:p>
    <w:p w14:paraId="41E0C7BD" w14:textId="74847B23"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All GP referrals should be managed via e</w:t>
      </w:r>
      <w:r w:rsidR="004745FC">
        <w:rPr>
          <w:rFonts w:asciiTheme="minorHAnsi" w:hAnsiTheme="minorHAnsi" w:cstheme="minorHAnsi"/>
          <w:sz w:val="20"/>
          <w:szCs w:val="20"/>
        </w:rPr>
        <w:t>-</w:t>
      </w:r>
      <w:r w:rsidR="00636043" w:rsidRPr="004745FC">
        <w:rPr>
          <w:rFonts w:asciiTheme="minorHAnsi" w:hAnsiTheme="minorHAnsi" w:cstheme="minorHAnsi"/>
          <w:sz w:val="20"/>
          <w:szCs w:val="20"/>
        </w:rPr>
        <w:t>RS.</w:t>
      </w:r>
    </w:p>
    <w:p w14:paraId="675B62D1" w14:textId="77777777"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Referrals should be checked to ensure they are appropriate</w:t>
      </w:r>
      <w:r w:rsidR="00233EDB" w:rsidRPr="004745FC">
        <w:rPr>
          <w:rFonts w:asciiTheme="minorHAnsi" w:hAnsiTheme="minorHAnsi" w:cstheme="minorHAnsi"/>
          <w:sz w:val="20"/>
          <w:szCs w:val="20"/>
        </w:rPr>
        <w:t xml:space="preserve"> (referral reason, demographics and referred to specialty should be clear)</w:t>
      </w:r>
    </w:p>
    <w:p w14:paraId="37EADEDE" w14:textId="77777777"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ASI issues should be managed via Outpatient waiting lists with appropriate ‘appoint by date’ or booked beyond booking gates.</w:t>
      </w:r>
    </w:p>
    <w:p w14:paraId="4874B68D" w14:textId="77777777"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Appointments to be booked are escalated to Operational teams for additional capacity to be created.</w:t>
      </w:r>
    </w:p>
    <w:p w14:paraId="408C1923" w14:textId="5C693255"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ASI over 180 days added to Outpatient waiting lists or booked beyond booking </w:t>
      </w:r>
      <w:r w:rsidR="004745FC" w:rsidRPr="004745FC">
        <w:rPr>
          <w:rFonts w:asciiTheme="minorHAnsi" w:hAnsiTheme="minorHAnsi" w:cstheme="minorHAnsi"/>
          <w:sz w:val="20"/>
          <w:szCs w:val="20"/>
        </w:rPr>
        <w:t>gate.</w:t>
      </w:r>
    </w:p>
    <w:p w14:paraId="59AD2C5B" w14:textId="77777777"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RAS assessments must be completed within 48 hours of receipt.</w:t>
      </w:r>
    </w:p>
    <w:p w14:paraId="638B7453" w14:textId="4D262C01"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Tertiary referrals should have a minimum data set form attached to establish the RTT status of the </w:t>
      </w:r>
      <w:r w:rsidR="004745FC" w:rsidRPr="004745FC">
        <w:rPr>
          <w:rFonts w:asciiTheme="minorHAnsi" w:hAnsiTheme="minorHAnsi" w:cstheme="minorHAnsi"/>
          <w:sz w:val="20"/>
          <w:szCs w:val="20"/>
        </w:rPr>
        <w:t>pathway.</w:t>
      </w:r>
    </w:p>
    <w:p w14:paraId="77FA891D" w14:textId="616D61EF"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Clinicians are responsible for timely triage and appropriate redirection or </w:t>
      </w:r>
      <w:r w:rsidR="004745FC" w:rsidRPr="004745FC">
        <w:rPr>
          <w:rFonts w:asciiTheme="minorHAnsi" w:hAnsiTheme="minorHAnsi" w:cstheme="minorHAnsi"/>
          <w:sz w:val="20"/>
          <w:szCs w:val="20"/>
        </w:rPr>
        <w:t>rejections.</w:t>
      </w:r>
    </w:p>
    <w:p w14:paraId="616B0C21" w14:textId="77777777"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Advice and Guidance requests should be actioned appropriately, correspondence should be updated on Trust systems</w:t>
      </w:r>
      <w:r w:rsidRPr="004745FC">
        <w:rPr>
          <w:rFonts w:asciiTheme="minorHAnsi" w:hAnsiTheme="minorHAnsi" w:cstheme="minorHAnsi"/>
          <w:color w:val="000000" w:themeColor="text1"/>
          <w:sz w:val="20"/>
          <w:szCs w:val="20"/>
        </w:rPr>
        <w:t xml:space="preserve"> and where appropriate converted within e-RS to generate a referral.  This will then appear on the appointments for booking worklist ready for booking by the admin team.</w:t>
      </w:r>
    </w:p>
    <w:p w14:paraId="62BD2BB9" w14:textId="77777777" w:rsidR="00D24359"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Cancellations should be managed in line with Trust rebooking processes.</w:t>
      </w:r>
    </w:p>
    <w:p w14:paraId="0E433AF7" w14:textId="77777777" w:rsidR="00D2754A" w:rsidRPr="004745FC" w:rsidRDefault="00D24359" w:rsidP="00DC6539">
      <w:pPr>
        <w:pStyle w:val="ListParagraph"/>
        <w:numPr>
          <w:ilvl w:val="0"/>
          <w:numId w:val="10"/>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DNA’s to be rebooked should be managed in line with Trust rebooking processes.</w:t>
      </w:r>
    </w:p>
    <w:p w14:paraId="2928F661" w14:textId="77777777" w:rsidR="000061EC" w:rsidRPr="004745FC" w:rsidRDefault="000061EC" w:rsidP="00C166D4">
      <w:pPr>
        <w:spacing w:after="0" w:line="240" w:lineRule="auto"/>
        <w:rPr>
          <w:rFonts w:asciiTheme="minorHAnsi" w:hAnsiTheme="minorHAnsi" w:cstheme="minorHAnsi"/>
          <w:color w:val="000000" w:themeColor="text1"/>
          <w:sz w:val="20"/>
          <w:szCs w:val="20"/>
        </w:rPr>
      </w:pPr>
    </w:p>
    <w:p w14:paraId="55F7F282" w14:textId="0691F9CE" w:rsidR="00FA65AE" w:rsidRPr="004745FC" w:rsidRDefault="00D24359" w:rsidP="00C166D4">
      <w:pPr>
        <w:spacing w:after="0" w:line="240" w:lineRule="auto"/>
        <w:rPr>
          <w:rFonts w:asciiTheme="minorHAnsi" w:hAnsiTheme="minorHAnsi" w:cstheme="minorHAnsi"/>
          <w:color w:val="000000" w:themeColor="text1"/>
          <w:sz w:val="20"/>
          <w:szCs w:val="20"/>
        </w:rPr>
      </w:pPr>
      <w:r w:rsidRPr="004745FC">
        <w:rPr>
          <w:rFonts w:asciiTheme="minorHAnsi" w:hAnsiTheme="minorHAnsi" w:cstheme="minorHAnsi"/>
          <w:color w:val="000000" w:themeColor="text1"/>
          <w:sz w:val="20"/>
          <w:szCs w:val="20"/>
        </w:rPr>
        <w:t xml:space="preserve">All services are responsible for the timely management of all outstanding referrals within their respective work groups.  Failure to manage worklists will impact on RTT performance and may delay patient treatment. </w:t>
      </w:r>
    </w:p>
    <w:p w14:paraId="1BF7DF66" w14:textId="77777777" w:rsidR="000061EC" w:rsidRPr="004745FC" w:rsidRDefault="000061EC" w:rsidP="00C166D4">
      <w:pPr>
        <w:spacing w:after="0" w:line="240" w:lineRule="auto"/>
        <w:rPr>
          <w:rFonts w:asciiTheme="minorHAnsi" w:hAnsiTheme="minorHAnsi" w:cstheme="minorHAnsi"/>
          <w:b/>
          <w:color w:val="0070C0"/>
          <w:sz w:val="20"/>
          <w:szCs w:val="20"/>
        </w:rPr>
      </w:pPr>
    </w:p>
    <w:p w14:paraId="7A38ED48" w14:textId="27D3DF60" w:rsidR="00E561B9" w:rsidRPr="004745FC" w:rsidRDefault="000061EC"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 xml:space="preserve">PART THREE - APPOINTMENT AND OUTPATIENT MANAGEMENT </w:t>
      </w:r>
    </w:p>
    <w:p w14:paraId="74C6559D" w14:textId="77777777" w:rsidR="000061EC" w:rsidRPr="004745FC" w:rsidRDefault="000061EC" w:rsidP="00C166D4">
      <w:pPr>
        <w:pStyle w:val="Subtitle"/>
        <w:rPr>
          <w:rFonts w:asciiTheme="minorHAnsi" w:hAnsiTheme="minorHAnsi" w:cstheme="minorHAnsi"/>
          <w:color w:val="0070C0"/>
          <w:sz w:val="20"/>
        </w:rPr>
      </w:pPr>
    </w:p>
    <w:p w14:paraId="74F3DDF6" w14:textId="29F82197"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3.1</w:t>
      </w:r>
      <w:r w:rsidR="001C3F02" w:rsidRPr="004745FC">
        <w:rPr>
          <w:rFonts w:asciiTheme="minorHAnsi" w:hAnsiTheme="minorHAnsi" w:cstheme="minorHAnsi"/>
          <w:color w:val="0070C0"/>
          <w:sz w:val="20"/>
        </w:rPr>
        <w:t xml:space="preserve"> </w:t>
      </w:r>
      <w:r w:rsidR="000061EC" w:rsidRPr="004745FC">
        <w:rPr>
          <w:rFonts w:asciiTheme="minorHAnsi" w:hAnsiTheme="minorHAnsi" w:cstheme="minorHAnsi"/>
          <w:color w:val="0070C0"/>
          <w:sz w:val="20"/>
        </w:rPr>
        <w:t>Appointments Booked via E-Referral Service</w:t>
      </w:r>
    </w:p>
    <w:p w14:paraId="0E26615C" w14:textId="77777777" w:rsidR="000061EC" w:rsidRPr="004745FC" w:rsidRDefault="000061EC" w:rsidP="00C166D4">
      <w:pPr>
        <w:pStyle w:val="Subtitle"/>
        <w:rPr>
          <w:rFonts w:asciiTheme="minorHAnsi" w:hAnsiTheme="minorHAnsi" w:cstheme="minorHAnsi"/>
          <w:color w:val="0070C0"/>
          <w:sz w:val="20"/>
        </w:rPr>
      </w:pPr>
    </w:p>
    <w:p w14:paraId="4A971B7B" w14:textId="38E2E6CB"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Appointments may be booked by the GP with the patient present at the time of their consultation. </w:t>
      </w:r>
      <w:r w:rsidR="003A4BF0" w:rsidRPr="004745FC">
        <w:rPr>
          <w:rFonts w:asciiTheme="minorHAnsi" w:hAnsiTheme="minorHAnsi" w:cstheme="minorHAnsi"/>
          <w:sz w:val="20"/>
          <w:szCs w:val="20"/>
        </w:rPr>
        <w:t>Alternatively,</w:t>
      </w:r>
      <w:r w:rsidRPr="004745FC">
        <w:rPr>
          <w:rFonts w:asciiTheme="minorHAnsi" w:hAnsiTheme="minorHAnsi" w:cstheme="minorHAnsi"/>
          <w:sz w:val="20"/>
          <w:szCs w:val="20"/>
        </w:rPr>
        <w:t xml:space="preserve"> the patient may be given a Unique Booking Reference Number (UBRN) and details to call and book their appointment via the telephone appointments line (TAL) or via the NHS Choices website to book their own appointment.  The GP must advise the patient on the implications of cancelling, rebooking or DNAing appointments.</w:t>
      </w:r>
    </w:p>
    <w:p w14:paraId="33A466DF" w14:textId="77777777" w:rsidR="00BA0D7E" w:rsidRPr="004745FC" w:rsidRDefault="00BA0D7E" w:rsidP="00C166D4">
      <w:pPr>
        <w:spacing w:after="0" w:line="240" w:lineRule="auto"/>
        <w:rPr>
          <w:rFonts w:asciiTheme="minorHAnsi" w:hAnsiTheme="minorHAnsi" w:cstheme="minorHAnsi"/>
          <w:sz w:val="20"/>
          <w:szCs w:val="20"/>
        </w:rPr>
      </w:pPr>
    </w:p>
    <w:p w14:paraId="220613EE" w14:textId="717CDB9B"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a GP or patient is unable to find an appointment with the appropriate specialty, both GP and patient will have the option of clicking ‘Defer to Provider’. The UBRN then appears on the Trust’s Appointment Slot Issue (ASI) worklist to be managed by the Trust.  The RTT clock will start from the date when the patient or GP first tried to book an appointment.  *** It is important to note that ASI lists</w:t>
      </w:r>
      <w:r w:rsidR="003A4BF0" w:rsidRPr="004745FC">
        <w:rPr>
          <w:rFonts w:asciiTheme="minorHAnsi" w:hAnsiTheme="minorHAnsi" w:cstheme="minorHAnsi"/>
          <w:sz w:val="20"/>
          <w:szCs w:val="20"/>
        </w:rPr>
        <w:t xml:space="preserve"> that are not added to an Outpatient Waiting list</w:t>
      </w:r>
      <w:r w:rsidRPr="004745FC">
        <w:rPr>
          <w:rFonts w:asciiTheme="minorHAnsi" w:hAnsiTheme="minorHAnsi" w:cstheme="minorHAnsi"/>
          <w:sz w:val="20"/>
          <w:szCs w:val="20"/>
        </w:rPr>
        <w:t xml:space="preserve"> are not visible on the PTL and as such should be closely managed to avoid long waiting pop ons.</w:t>
      </w:r>
    </w:p>
    <w:p w14:paraId="5BECA418" w14:textId="77777777" w:rsidR="00BA0D7E" w:rsidRPr="004745FC" w:rsidRDefault="00BA0D7E" w:rsidP="00C166D4">
      <w:pPr>
        <w:spacing w:after="0" w:line="240" w:lineRule="auto"/>
        <w:rPr>
          <w:rFonts w:asciiTheme="minorHAnsi" w:hAnsiTheme="minorHAnsi" w:cstheme="minorHAnsi"/>
          <w:sz w:val="20"/>
          <w:szCs w:val="20"/>
        </w:rPr>
      </w:pPr>
    </w:p>
    <w:p w14:paraId="5E37478F" w14:textId="6B2A874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the referral is rejected at triage, the appointment will be rejected within the e-Referral software. The rejected UBRN will appear on the GP’s </w:t>
      </w:r>
      <w:r w:rsidR="00BA0D7E" w:rsidRPr="004745FC">
        <w:rPr>
          <w:rFonts w:asciiTheme="minorHAnsi" w:hAnsiTheme="minorHAnsi" w:cstheme="minorHAnsi"/>
          <w:sz w:val="20"/>
          <w:szCs w:val="20"/>
        </w:rPr>
        <w:t>worklist,</w:t>
      </w:r>
      <w:r w:rsidRPr="004745FC">
        <w:rPr>
          <w:rFonts w:asciiTheme="minorHAnsi" w:hAnsiTheme="minorHAnsi" w:cstheme="minorHAnsi"/>
          <w:sz w:val="20"/>
          <w:szCs w:val="20"/>
        </w:rPr>
        <w:t xml:space="preserve"> and it is the clinical responsibility of the GP to contact patient and inform them of the cancellation.</w:t>
      </w:r>
    </w:p>
    <w:p w14:paraId="09C11856" w14:textId="159896AC"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a Patient Information Leaflet is available for the intended clinic, this should be included with the appointment </w:t>
      </w:r>
      <w:r w:rsidR="00BA0D7E" w:rsidRPr="004745FC">
        <w:rPr>
          <w:rFonts w:asciiTheme="minorHAnsi" w:hAnsiTheme="minorHAnsi" w:cstheme="minorHAnsi"/>
          <w:sz w:val="20"/>
          <w:szCs w:val="20"/>
        </w:rPr>
        <w:t>letter,</w:t>
      </w:r>
      <w:r w:rsidRPr="004745FC">
        <w:rPr>
          <w:rFonts w:asciiTheme="minorHAnsi" w:hAnsiTheme="minorHAnsi" w:cstheme="minorHAnsi"/>
          <w:sz w:val="20"/>
          <w:szCs w:val="20"/>
        </w:rPr>
        <w:t xml:space="preserve"> or the patient should be informed where the information is held i.e. hard copy in clinic or on the Trust web page.</w:t>
      </w:r>
    </w:p>
    <w:p w14:paraId="32AAB5AE" w14:textId="77777777" w:rsidR="00BA0D7E" w:rsidRPr="004745FC" w:rsidRDefault="00BA0D7E" w:rsidP="00C166D4">
      <w:pPr>
        <w:spacing w:after="0" w:line="240" w:lineRule="auto"/>
        <w:rPr>
          <w:rFonts w:asciiTheme="minorHAnsi" w:hAnsiTheme="minorHAnsi" w:cstheme="minorHAnsi"/>
          <w:sz w:val="20"/>
          <w:szCs w:val="20"/>
        </w:rPr>
      </w:pPr>
    </w:p>
    <w:p w14:paraId="4FCF577C" w14:textId="27481AD5" w:rsidR="00E561B9" w:rsidRPr="004745FC" w:rsidRDefault="00233EDB" w:rsidP="00C166D4">
      <w:pPr>
        <w:pStyle w:val="Subtitle"/>
        <w:ind w:left="709" w:hanging="709"/>
        <w:rPr>
          <w:rFonts w:asciiTheme="minorHAnsi" w:hAnsiTheme="minorHAnsi" w:cstheme="minorHAnsi"/>
          <w:color w:val="0070C0"/>
          <w:sz w:val="20"/>
        </w:rPr>
      </w:pPr>
      <w:r w:rsidRPr="004745FC">
        <w:rPr>
          <w:rFonts w:asciiTheme="minorHAnsi" w:hAnsiTheme="minorHAnsi" w:cstheme="minorHAnsi"/>
          <w:color w:val="0070C0"/>
          <w:sz w:val="20"/>
        </w:rPr>
        <w:t>3.2</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Outpatient Appointment Booking outside of E-Referral Service</w:t>
      </w:r>
    </w:p>
    <w:p w14:paraId="18101129" w14:textId="77777777" w:rsidR="00BA0D7E" w:rsidRPr="004745FC" w:rsidRDefault="00BA0D7E" w:rsidP="00C166D4">
      <w:pPr>
        <w:pStyle w:val="Subtitle"/>
        <w:ind w:left="709" w:hanging="709"/>
        <w:rPr>
          <w:rFonts w:asciiTheme="minorHAnsi" w:hAnsiTheme="minorHAnsi" w:cstheme="minorHAnsi"/>
          <w:color w:val="0070C0"/>
          <w:sz w:val="20"/>
        </w:rPr>
      </w:pPr>
    </w:p>
    <w:p w14:paraId="605C0B62" w14:textId="772535AB" w:rsidR="00E561B9" w:rsidRPr="004745FC" w:rsidRDefault="00DF588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Best practice in managing outpatient bookings outside of e-RS, including ASIs and appointments for booking, is as follows. </w:t>
      </w:r>
      <w:r w:rsidR="0081729B" w:rsidRPr="004745FC">
        <w:rPr>
          <w:rFonts w:asciiTheme="minorHAnsi" w:hAnsiTheme="minorHAnsi" w:cstheme="minorHAnsi"/>
          <w:sz w:val="20"/>
          <w:szCs w:val="20"/>
        </w:rPr>
        <w:t xml:space="preserve">When </w:t>
      </w:r>
      <w:r w:rsidR="00E561B9" w:rsidRPr="004745FC">
        <w:rPr>
          <w:rFonts w:asciiTheme="minorHAnsi" w:hAnsiTheme="minorHAnsi" w:cstheme="minorHAnsi"/>
          <w:sz w:val="20"/>
          <w:szCs w:val="20"/>
        </w:rPr>
        <w:t xml:space="preserve">a referral has been </w:t>
      </w:r>
      <w:r w:rsidR="00C74D15" w:rsidRPr="004745FC">
        <w:rPr>
          <w:rFonts w:asciiTheme="minorHAnsi" w:hAnsiTheme="minorHAnsi" w:cstheme="minorHAnsi"/>
          <w:sz w:val="20"/>
          <w:szCs w:val="20"/>
        </w:rPr>
        <w:t>accepted,</w:t>
      </w:r>
      <w:r w:rsidR="00E561B9" w:rsidRPr="004745FC">
        <w:rPr>
          <w:rFonts w:asciiTheme="minorHAnsi" w:hAnsiTheme="minorHAnsi" w:cstheme="minorHAnsi"/>
          <w:sz w:val="20"/>
          <w:szCs w:val="20"/>
        </w:rPr>
        <w:t xml:space="preserve"> the patient will be </w:t>
      </w:r>
      <w:r w:rsidR="0081729B" w:rsidRPr="004745FC">
        <w:rPr>
          <w:rFonts w:asciiTheme="minorHAnsi" w:hAnsiTheme="minorHAnsi" w:cstheme="minorHAnsi"/>
          <w:sz w:val="20"/>
          <w:szCs w:val="20"/>
        </w:rPr>
        <w:t xml:space="preserve">contacted to </w:t>
      </w:r>
      <w:r w:rsidR="00C74D15" w:rsidRPr="004745FC">
        <w:rPr>
          <w:rFonts w:asciiTheme="minorHAnsi" w:hAnsiTheme="minorHAnsi" w:cstheme="minorHAnsi"/>
          <w:sz w:val="20"/>
          <w:szCs w:val="20"/>
        </w:rPr>
        <w:t xml:space="preserve">confirm </w:t>
      </w:r>
      <w:r w:rsidR="00E561B9" w:rsidRPr="004745FC">
        <w:rPr>
          <w:rFonts w:asciiTheme="minorHAnsi" w:hAnsiTheme="minorHAnsi" w:cstheme="minorHAnsi"/>
          <w:sz w:val="20"/>
          <w:szCs w:val="20"/>
        </w:rPr>
        <w:t>a</w:t>
      </w:r>
      <w:r w:rsidR="00C74D15" w:rsidRPr="004745FC">
        <w:rPr>
          <w:rFonts w:asciiTheme="minorHAnsi" w:hAnsiTheme="minorHAnsi" w:cstheme="minorHAnsi"/>
          <w:sz w:val="20"/>
          <w:szCs w:val="20"/>
        </w:rPr>
        <w:t xml:space="preserve"> mutually agreed date.</w:t>
      </w:r>
      <w:r w:rsidR="00E561B9" w:rsidRPr="004745FC">
        <w:rPr>
          <w:rFonts w:asciiTheme="minorHAnsi" w:hAnsiTheme="minorHAnsi" w:cstheme="minorHAnsi"/>
          <w:sz w:val="20"/>
          <w:szCs w:val="20"/>
        </w:rPr>
        <w:t xml:space="preserve"> </w:t>
      </w:r>
      <w:r w:rsidR="00C74D15" w:rsidRPr="004745FC">
        <w:rPr>
          <w:rFonts w:asciiTheme="minorHAnsi" w:hAnsiTheme="minorHAnsi" w:cstheme="minorHAnsi"/>
          <w:sz w:val="20"/>
          <w:szCs w:val="20"/>
        </w:rPr>
        <w:t xml:space="preserve">If the patient cannot be contacted by telephone or </w:t>
      </w:r>
      <w:r w:rsidR="00BA0D7E" w:rsidRPr="004745FC">
        <w:rPr>
          <w:rFonts w:asciiTheme="minorHAnsi" w:hAnsiTheme="minorHAnsi" w:cstheme="minorHAnsi"/>
          <w:sz w:val="20"/>
          <w:szCs w:val="20"/>
        </w:rPr>
        <w:t>text,</w:t>
      </w:r>
      <w:r w:rsidR="00C74D15" w:rsidRPr="004745FC">
        <w:rPr>
          <w:rFonts w:asciiTheme="minorHAnsi" w:hAnsiTheme="minorHAnsi" w:cstheme="minorHAnsi"/>
          <w:sz w:val="20"/>
          <w:szCs w:val="20"/>
        </w:rPr>
        <w:t xml:space="preserve"> </w:t>
      </w:r>
      <w:r w:rsidR="005D3C8C" w:rsidRPr="004745FC">
        <w:rPr>
          <w:rFonts w:asciiTheme="minorHAnsi" w:hAnsiTheme="minorHAnsi" w:cstheme="minorHAnsi"/>
          <w:sz w:val="20"/>
          <w:szCs w:val="20"/>
        </w:rPr>
        <w:t xml:space="preserve">they will be </w:t>
      </w:r>
      <w:r w:rsidR="00BA0D7E" w:rsidRPr="004745FC">
        <w:rPr>
          <w:rFonts w:asciiTheme="minorHAnsi" w:hAnsiTheme="minorHAnsi" w:cstheme="minorHAnsi"/>
          <w:sz w:val="20"/>
          <w:szCs w:val="20"/>
        </w:rPr>
        <w:t>invited to</w:t>
      </w:r>
      <w:r w:rsidR="00E561B9" w:rsidRPr="004745FC">
        <w:rPr>
          <w:rFonts w:asciiTheme="minorHAnsi" w:hAnsiTheme="minorHAnsi" w:cstheme="minorHAnsi"/>
          <w:sz w:val="20"/>
          <w:szCs w:val="20"/>
        </w:rPr>
        <w:t xml:space="preserve"> contact the appropriate appointments centre</w:t>
      </w:r>
      <w:r w:rsidR="00C74D15" w:rsidRPr="004745FC">
        <w:rPr>
          <w:rFonts w:asciiTheme="minorHAnsi" w:hAnsiTheme="minorHAnsi" w:cstheme="minorHAnsi"/>
          <w:sz w:val="20"/>
          <w:szCs w:val="20"/>
        </w:rPr>
        <w:t xml:space="preserve"> within two weeks</w:t>
      </w:r>
      <w:r w:rsidR="00590D4A" w:rsidRPr="004745FC">
        <w:rPr>
          <w:rFonts w:asciiTheme="minorHAnsi" w:hAnsiTheme="minorHAnsi" w:cstheme="minorHAnsi"/>
          <w:sz w:val="20"/>
          <w:szCs w:val="20"/>
        </w:rPr>
        <w:t>.</w:t>
      </w:r>
      <w:r w:rsidR="00D32070" w:rsidRPr="004745FC">
        <w:rPr>
          <w:rFonts w:asciiTheme="minorHAnsi" w:hAnsiTheme="minorHAnsi" w:cstheme="minorHAnsi"/>
          <w:sz w:val="20"/>
          <w:szCs w:val="20"/>
        </w:rPr>
        <w:t xml:space="preserve"> </w:t>
      </w:r>
      <w:r w:rsidR="00C74D15" w:rsidRPr="004745FC">
        <w:rPr>
          <w:rFonts w:asciiTheme="minorHAnsi" w:hAnsiTheme="minorHAnsi" w:cstheme="minorHAnsi"/>
          <w:sz w:val="20"/>
          <w:szCs w:val="20"/>
        </w:rPr>
        <w:t xml:space="preserve">If the patient does not </w:t>
      </w:r>
      <w:r w:rsidR="00D32070" w:rsidRPr="004745FC">
        <w:rPr>
          <w:rFonts w:asciiTheme="minorHAnsi" w:hAnsiTheme="minorHAnsi" w:cstheme="minorHAnsi"/>
          <w:sz w:val="20"/>
          <w:szCs w:val="20"/>
        </w:rPr>
        <w:t>make</w:t>
      </w:r>
      <w:r w:rsidR="00C74D15" w:rsidRPr="004745FC">
        <w:rPr>
          <w:rFonts w:asciiTheme="minorHAnsi" w:hAnsiTheme="minorHAnsi" w:cstheme="minorHAnsi"/>
          <w:sz w:val="20"/>
          <w:szCs w:val="20"/>
        </w:rPr>
        <w:t xml:space="preserve"> contact within two weeks they </w:t>
      </w:r>
      <w:r w:rsidR="00D32070" w:rsidRPr="004745FC">
        <w:rPr>
          <w:rFonts w:asciiTheme="minorHAnsi" w:hAnsiTheme="minorHAnsi" w:cstheme="minorHAnsi"/>
          <w:sz w:val="20"/>
          <w:szCs w:val="20"/>
        </w:rPr>
        <w:t>will</w:t>
      </w:r>
      <w:r w:rsidR="00C74D15" w:rsidRPr="004745FC">
        <w:rPr>
          <w:rFonts w:asciiTheme="minorHAnsi" w:hAnsiTheme="minorHAnsi" w:cstheme="minorHAnsi"/>
          <w:sz w:val="20"/>
          <w:szCs w:val="20"/>
        </w:rPr>
        <w:t xml:space="preserve"> be </w:t>
      </w:r>
      <w:r w:rsidR="00D32070" w:rsidRPr="004745FC">
        <w:rPr>
          <w:rFonts w:asciiTheme="minorHAnsi" w:hAnsiTheme="minorHAnsi" w:cstheme="minorHAnsi"/>
          <w:sz w:val="20"/>
          <w:szCs w:val="20"/>
        </w:rPr>
        <w:t>reviewed</w:t>
      </w:r>
      <w:r w:rsidR="00C74D15" w:rsidRPr="004745FC">
        <w:rPr>
          <w:rFonts w:asciiTheme="minorHAnsi" w:hAnsiTheme="minorHAnsi" w:cstheme="minorHAnsi"/>
          <w:sz w:val="20"/>
          <w:szCs w:val="20"/>
        </w:rPr>
        <w:t xml:space="preserve"> to agree discharge.</w:t>
      </w:r>
      <w:r w:rsidR="00E561B9" w:rsidRPr="004745FC">
        <w:rPr>
          <w:rFonts w:asciiTheme="minorHAnsi" w:hAnsiTheme="minorHAnsi" w:cstheme="minorHAnsi"/>
          <w:sz w:val="20"/>
          <w:szCs w:val="20"/>
        </w:rPr>
        <w:t xml:space="preserve"> </w:t>
      </w:r>
    </w:p>
    <w:p w14:paraId="2C92A62B" w14:textId="77777777" w:rsidR="00BA0D7E" w:rsidRPr="004745FC" w:rsidRDefault="00BA0D7E" w:rsidP="00C166D4">
      <w:pPr>
        <w:spacing w:after="0" w:line="240" w:lineRule="auto"/>
        <w:rPr>
          <w:rFonts w:asciiTheme="minorHAnsi" w:hAnsiTheme="minorHAnsi" w:cstheme="minorHAnsi"/>
          <w:sz w:val="20"/>
          <w:szCs w:val="20"/>
        </w:rPr>
      </w:pPr>
    </w:p>
    <w:p w14:paraId="462D988D"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the patient makes contact and wishes to decline the date sent, they will be offered two further dates to ensure choice is given.</w:t>
      </w:r>
    </w:p>
    <w:p w14:paraId="5E422CEB" w14:textId="16BEA408"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the Appointments Team is unable to contact the patient or the patient fails to make contact within 2 weeks of the original contact letter being sent, then the patient will be referred back to the GP and the </w:t>
      </w:r>
      <w:r w:rsidR="00BA0D7E"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clock stopped.  Exceptions to this are patients on a cancer pathway (suspected or diagnosed), vulnerable adults, or p</w:t>
      </w:r>
      <w:r w:rsidR="006F230E" w:rsidRPr="004745FC">
        <w:rPr>
          <w:rFonts w:asciiTheme="minorHAnsi" w:hAnsiTheme="minorHAnsi" w:cstheme="minorHAnsi"/>
          <w:sz w:val="20"/>
          <w:szCs w:val="20"/>
        </w:rPr>
        <w:t>atients with high clinical risk, these pathways must be escalated to the management team to seek clinical review.</w:t>
      </w:r>
    </w:p>
    <w:p w14:paraId="74CA01E2" w14:textId="77777777" w:rsidR="00BA0D7E" w:rsidRPr="004745FC" w:rsidRDefault="00BA0D7E" w:rsidP="00C166D4">
      <w:pPr>
        <w:spacing w:after="0" w:line="240" w:lineRule="auto"/>
        <w:rPr>
          <w:rFonts w:asciiTheme="minorHAnsi" w:hAnsiTheme="minorHAnsi" w:cstheme="minorHAnsi"/>
          <w:sz w:val="20"/>
          <w:szCs w:val="20"/>
        </w:rPr>
      </w:pPr>
    </w:p>
    <w:p w14:paraId="4DE38967" w14:textId="3826353F" w:rsidR="00E561B9" w:rsidRPr="004745FC" w:rsidRDefault="00233EDB" w:rsidP="00C166D4">
      <w:pPr>
        <w:spacing w:after="0" w:line="240" w:lineRule="auto"/>
        <w:rPr>
          <w:rFonts w:asciiTheme="minorHAnsi" w:hAnsiTheme="minorHAnsi" w:cstheme="minorHAnsi"/>
          <w:color w:val="0070C0"/>
          <w:sz w:val="20"/>
          <w:szCs w:val="20"/>
        </w:rPr>
      </w:pPr>
      <w:r w:rsidRPr="004745FC">
        <w:rPr>
          <w:rFonts w:asciiTheme="minorHAnsi" w:hAnsiTheme="minorHAnsi" w:cstheme="minorHAnsi"/>
          <w:b/>
          <w:color w:val="0070C0"/>
          <w:sz w:val="20"/>
          <w:szCs w:val="20"/>
        </w:rPr>
        <w:t>3</w:t>
      </w:r>
      <w:r w:rsidRPr="004745FC">
        <w:rPr>
          <w:rFonts w:asciiTheme="minorHAnsi" w:hAnsiTheme="minorHAnsi" w:cstheme="minorHAnsi"/>
          <w:color w:val="0070C0"/>
          <w:sz w:val="20"/>
          <w:szCs w:val="20"/>
        </w:rPr>
        <w:t>.</w:t>
      </w:r>
      <w:r w:rsidRPr="004745FC">
        <w:rPr>
          <w:rFonts w:asciiTheme="minorHAnsi" w:hAnsiTheme="minorHAnsi" w:cstheme="minorHAnsi"/>
          <w:b/>
          <w:color w:val="0070C0"/>
          <w:sz w:val="20"/>
          <w:szCs w:val="20"/>
        </w:rPr>
        <w:t>3</w:t>
      </w:r>
      <w:r w:rsidR="001C3F02" w:rsidRPr="004745FC">
        <w:rPr>
          <w:rFonts w:asciiTheme="minorHAnsi" w:hAnsiTheme="minorHAnsi" w:cstheme="minorHAnsi"/>
          <w:b/>
          <w:color w:val="0070C0"/>
          <w:sz w:val="20"/>
          <w:szCs w:val="20"/>
        </w:rPr>
        <w:t xml:space="preserve"> </w:t>
      </w:r>
      <w:r w:rsidR="00BA0D7E" w:rsidRPr="004745FC">
        <w:rPr>
          <w:rFonts w:asciiTheme="minorHAnsi" w:hAnsiTheme="minorHAnsi" w:cstheme="minorHAnsi"/>
          <w:b/>
          <w:color w:val="0070C0"/>
          <w:sz w:val="20"/>
          <w:szCs w:val="20"/>
        </w:rPr>
        <w:t>Patient Cancellations and Rescheduling Appointments</w:t>
      </w:r>
      <w:r w:rsidR="00BA0D7E" w:rsidRPr="004745FC">
        <w:rPr>
          <w:rFonts w:asciiTheme="minorHAnsi" w:hAnsiTheme="minorHAnsi" w:cstheme="minorHAnsi"/>
          <w:color w:val="0070C0"/>
          <w:sz w:val="20"/>
          <w:szCs w:val="20"/>
        </w:rPr>
        <w:t xml:space="preserve"> </w:t>
      </w:r>
    </w:p>
    <w:p w14:paraId="0525C89B" w14:textId="77777777" w:rsidR="00BA0D7E" w:rsidRPr="004745FC" w:rsidRDefault="00BA0D7E" w:rsidP="00C166D4">
      <w:pPr>
        <w:spacing w:after="0" w:line="240" w:lineRule="auto"/>
        <w:rPr>
          <w:rFonts w:asciiTheme="minorHAnsi" w:hAnsiTheme="minorHAnsi" w:cstheme="minorHAnsi"/>
          <w:sz w:val="20"/>
          <w:szCs w:val="20"/>
        </w:rPr>
      </w:pPr>
    </w:p>
    <w:p w14:paraId="2D1B0A4A" w14:textId="2CD5904C"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Trust will endeavour to offer two alternative dates, within three weeks of the original date to patients who wish to cancel their first agreed outpatient appointment (this is not applicable to e</w:t>
      </w:r>
      <w:r w:rsidR="00BA0D7E" w:rsidRPr="004745FC">
        <w:rPr>
          <w:rFonts w:asciiTheme="minorHAnsi" w:hAnsiTheme="minorHAnsi" w:cstheme="minorHAnsi"/>
          <w:sz w:val="20"/>
          <w:szCs w:val="20"/>
        </w:rPr>
        <w:t>-</w:t>
      </w:r>
      <w:r w:rsidRPr="004745FC">
        <w:rPr>
          <w:rFonts w:asciiTheme="minorHAnsi" w:hAnsiTheme="minorHAnsi" w:cstheme="minorHAnsi"/>
          <w:sz w:val="20"/>
          <w:szCs w:val="20"/>
        </w:rPr>
        <w:t>RS which is directly bookable).</w:t>
      </w:r>
    </w:p>
    <w:p w14:paraId="73C0B14D" w14:textId="77777777" w:rsidR="00BA0D7E" w:rsidRPr="004745FC" w:rsidRDefault="00BA0D7E" w:rsidP="00C166D4">
      <w:pPr>
        <w:spacing w:after="0" w:line="240" w:lineRule="auto"/>
        <w:rPr>
          <w:rFonts w:asciiTheme="minorHAnsi" w:hAnsiTheme="minorHAnsi" w:cstheme="minorHAnsi"/>
          <w:sz w:val="20"/>
          <w:szCs w:val="20"/>
        </w:rPr>
      </w:pPr>
    </w:p>
    <w:p w14:paraId="01667282"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Patients who have been sent their first appointment by letter and contact the Trust within 14 days of receiving that letter to rearrange their appointment, will be considered to have declined, not cancelled the appointment and will be offered at least two further dates.</w:t>
      </w:r>
    </w:p>
    <w:p w14:paraId="49862122" w14:textId="77777777" w:rsidR="00BA0D7E" w:rsidRPr="004745FC" w:rsidRDefault="00BA0D7E" w:rsidP="00C166D4">
      <w:pPr>
        <w:spacing w:after="0" w:line="240" w:lineRule="auto"/>
        <w:rPr>
          <w:rFonts w:asciiTheme="minorHAnsi" w:hAnsiTheme="minorHAnsi" w:cstheme="minorHAnsi"/>
          <w:sz w:val="20"/>
          <w:szCs w:val="20"/>
        </w:rPr>
      </w:pPr>
    </w:p>
    <w:p w14:paraId="52438C7D" w14:textId="31C896E8"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Patients unable to agree a new appointment </w:t>
      </w:r>
      <w:r w:rsidR="00BA0D7E" w:rsidRPr="004745FC">
        <w:rPr>
          <w:rFonts w:asciiTheme="minorHAnsi" w:hAnsiTheme="minorHAnsi" w:cstheme="minorHAnsi"/>
          <w:sz w:val="20"/>
          <w:szCs w:val="20"/>
        </w:rPr>
        <w:t>date or</w:t>
      </w:r>
      <w:r w:rsidRPr="004745FC">
        <w:rPr>
          <w:rFonts w:asciiTheme="minorHAnsi" w:hAnsiTheme="minorHAnsi" w:cstheme="minorHAnsi"/>
          <w:sz w:val="20"/>
          <w:szCs w:val="20"/>
        </w:rPr>
        <w:t xml:space="preserve"> requesting a deferral of their appointment </w:t>
      </w:r>
      <w:r w:rsidR="00302F06" w:rsidRPr="004745FC">
        <w:rPr>
          <w:rFonts w:asciiTheme="minorHAnsi" w:hAnsiTheme="minorHAnsi" w:cstheme="minorHAnsi"/>
          <w:sz w:val="20"/>
          <w:szCs w:val="20"/>
        </w:rPr>
        <w:t xml:space="preserve">6 weeks of their cancelled appointment, </w:t>
      </w:r>
      <w:r w:rsidRPr="004745FC">
        <w:rPr>
          <w:rFonts w:asciiTheme="minorHAnsi" w:hAnsiTheme="minorHAnsi" w:cstheme="minorHAnsi"/>
          <w:sz w:val="20"/>
          <w:szCs w:val="20"/>
        </w:rPr>
        <w:t xml:space="preserve">will be referred back to the GP and their </w:t>
      </w:r>
      <w:r w:rsidR="00BA0D7E"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clock stopped.  The referral should be closed on Trust PAS systems.</w:t>
      </w:r>
    </w:p>
    <w:p w14:paraId="7E76890E" w14:textId="77777777" w:rsidR="00BA0D7E" w:rsidRPr="004745FC" w:rsidRDefault="00BA0D7E" w:rsidP="00C166D4">
      <w:pPr>
        <w:spacing w:after="0" w:line="240" w:lineRule="auto"/>
        <w:rPr>
          <w:rFonts w:asciiTheme="minorHAnsi" w:hAnsiTheme="minorHAnsi" w:cstheme="minorHAnsi"/>
          <w:sz w:val="20"/>
          <w:szCs w:val="20"/>
        </w:rPr>
      </w:pPr>
    </w:p>
    <w:p w14:paraId="04717826"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a patient cancels their follow up appointment, the Trust will endeavour to offer an alternative that is not more than 4 weeks from the cancelled date, unless the patient requests otherwise.</w:t>
      </w:r>
    </w:p>
    <w:p w14:paraId="244FBFF6" w14:textId="77777777" w:rsidR="00BA0D7E" w:rsidRPr="004745FC" w:rsidRDefault="00BA0D7E" w:rsidP="00C166D4">
      <w:pPr>
        <w:spacing w:after="0" w:line="240" w:lineRule="auto"/>
        <w:rPr>
          <w:rFonts w:asciiTheme="minorHAnsi" w:hAnsiTheme="minorHAnsi" w:cstheme="minorHAnsi"/>
          <w:sz w:val="20"/>
          <w:szCs w:val="20"/>
        </w:rPr>
      </w:pPr>
    </w:p>
    <w:p w14:paraId="101AF57E"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Any patient who </w:t>
      </w:r>
      <w:r w:rsidRPr="004745FC">
        <w:rPr>
          <w:rFonts w:asciiTheme="minorHAnsi" w:hAnsiTheme="minorHAnsi" w:cstheme="minorHAnsi"/>
          <w:b/>
          <w:color w:val="0070C0"/>
          <w:sz w:val="20"/>
          <w:szCs w:val="20"/>
        </w:rPr>
        <w:t>cancels two agreed</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appointments (either new or follow up) should be reviewed with the clinical team.  In most cases, the patient should be discharged back to their GP and their RTT clock stopped unless there is an exceptional clinical reason to keep the patient on the waiting list.  A letter will be sent to the patient and GP confirming the patient’s discharge.</w:t>
      </w:r>
    </w:p>
    <w:p w14:paraId="75489246"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This cancellation policy only applies to appointment dates that have been agreed by the patient.</w:t>
      </w:r>
    </w:p>
    <w:p w14:paraId="7C208DC6"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RTT clocks are never ‘restarted’ due to multiple patient cancellations.  If the patient is discharged back to their GP, their RTT clock stops.  If they are kept on the waiting list, despite multiple cancellations, their RTT clock will continue to tick.  In all cases relating to multiple cancellations, the reason for either discharging the patient or for keeping patients on the waiting list should be recorded on Trust PAS systems.</w:t>
      </w:r>
    </w:p>
    <w:p w14:paraId="3E2B14BE" w14:textId="77777777" w:rsidR="00BA0D7E" w:rsidRPr="004745FC" w:rsidRDefault="00BA0D7E" w:rsidP="00C166D4">
      <w:pPr>
        <w:spacing w:after="0" w:line="240" w:lineRule="auto"/>
        <w:rPr>
          <w:rFonts w:asciiTheme="minorHAnsi" w:hAnsiTheme="minorHAnsi" w:cstheme="minorHAnsi"/>
          <w:sz w:val="20"/>
          <w:szCs w:val="20"/>
        </w:rPr>
      </w:pPr>
    </w:p>
    <w:p w14:paraId="07EBD8FF"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At every opportunity, patients should be informed that repeatedly cancelling their appointment is likely to lead to removal from the waiting list.</w:t>
      </w:r>
    </w:p>
    <w:p w14:paraId="219514C2" w14:textId="77777777" w:rsidR="00BA0D7E" w:rsidRPr="004745FC" w:rsidRDefault="00BA0D7E" w:rsidP="00C166D4">
      <w:pPr>
        <w:spacing w:after="0" w:line="240" w:lineRule="auto"/>
        <w:rPr>
          <w:rFonts w:asciiTheme="minorHAnsi" w:hAnsiTheme="minorHAnsi" w:cstheme="minorHAnsi"/>
          <w:sz w:val="20"/>
          <w:szCs w:val="20"/>
        </w:rPr>
      </w:pPr>
    </w:p>
    <w:p w14:paraId="7DF0700C" w14:textId="5A04E32E" w:rsidR="00E561B9" w:rsidRPr="004745FC" w:rsidRDefault="00D24954" w:rsidP="00C166D4">
      <w:pPr>
        <w:spacing w:after="0" w:line="240" w:lineRule="auto"/>
        <w:rPr>
          <w:rFonts w:asciiTheme="minorHAnsi" w:hAnsiTheme="minorHAnsi" w:cstheme="minorHAnsi"/>
          <w:sz w:val="20"/>
          <w:szCs w:val="20"/>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694080" behindDoc="0" locked="0" layoutInCell="1" allowOverlap="1" wp14:anchorId="673D99C6" wp14:editId="4E4CFEDD">
                <wp:simplePos x="0" y="0"/>
                <wp:positionH relativeFrom="margin">
                  <wp:posOffset>-9525</wp:posOffset>
                </wp:positionH>
                <wp:positionV relativeFrom="paragraph">
                  <wp:posOffset>421005</wp:posOffset>
                </wp:positionV>
                <wp:extent cx="6467475" cy="1209675"/>
                <wp:effectExtent l="19050" t="19050" r="28575"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209675"/>
                        </a:xfrm>
                        <a:prstGeom prst="rect">
                          <a:avLst/>
                        </a:prstGeom>
                        <a:solidFill>
                          <a:srgbClr val="FFFFFF"/>
                        </a:solidFill>
                        <a:ln w="28575">
                          <a:solidFill>
                            <a:srgbClr val="0070C0"/>
                          </a:solidFill>
                          <a:miter lim="800000"/>
                          <a:headEnd/>
                          <a:tailEnd/>
                        </a:ln>
                      </wps:spPr>
                      <wps:txbx>
                        <w:txbxContent>
                          <w:p w14:paraId="39A8A4A7" w14:textId="77777777" w:rsidR="009C5F5A" w:rsidRPr="000A58EB" w:rsidRDefault="009C5F5A" w:rsidP="00E561B9">
                            <w:pPr>
                              <w:spacing w:afterLines="200" w:after="480" w:line="240" w:lineRule="auto"/>
                              <w:rPr>
                                <w:rFonts w:cs="Calibri"/>
                                <w:sz w:val="20"/>
                                <w:szCs w:val="20"/>
                              </w:rPr>
                            </w:pPr>
                            <w:r w:rsidRPr="000A58EB">
                              <w:rPr>
                                <w:rFonts w:cs="Calibri"/>
                                <w:b/>
                                <w:color w:val="0070C0"/>
                                <w:sz w:val="20"/>
                                <w:szCs w:val="20"/>
                              </w:rPr>
                              <w:t>Pathway Scenario: Multiple Patient Cancellations:</w:t>
                            </w:r>
                            <w:r w:rsidRPr="000A58EB">
                              <w:rPr>
                                <w:rFonts w:cs="Calibri"/>
                                <w:color w:val="0070C0"/>
                                <w:sz w:val="20"/>
                                <w:szCs w:val="20"/>
                              </w:rPr>
                              <w:t xml:space="preserve"> </w:t>
                            </w:r>
                            <w:r w:rsidRPr="000A58EB">
                              <w:rPr>
                                <w:rFonts w:cs="Calibri"/>
                                <w:sz w:val="20"/>
                                <w:szCs w:val="20"/>
                              </w:rPr>
                              <w:t>Ivan was referred by his GP to a General Surgery consultant, he was contacted by the booking them who gave him a choice of dates, the patient has accepted several appointments (fully booked) but has cancelled several appointments.  The booking team ask the clinician to review the patient and advise how many appointments the patient has cancelled.  The clinician reviewed the referral and decided that the patient should be discharged back to the GP advising that the patient can be referred when they are ready to attend appointments (Clock stop).  The referral is closed and a letter sent to the patient and GP informing them of the clinical decision to discharge.</w:t>
                            </w:r>
                          </w:p>
                          <w:p w14:paraId="15C16407" w14:textId="77777777" w:rsidR="009C5F5A" w:rsidRDefault="009C5F5A" w:rsidP="00E561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D99C6" id="_x0000_s1030" type="#_x0000_t202" style="position:absolute;margin-left:-.75pt;margin-top:33.15pt;width:509.25pt;height:95.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" strokecolor="#0070c0" strokeweight="2.25pt">
                <v:textbox>
                  <w:txbxContent>
                    <w:p w14:paraId="39A8A4A7" w14:textId="77777777" w:rsidR="009C5F5A" w:rsidRPr="000A58EB" w:rsidRDefault="009C5F5A" w:rsidP="00E561B9">
                      <w:pPr>
                        <w:spacing w:afterLines="200" w:after="480" w:line="240" w:lineRule="auto"/>
                        <w:rPr>
                          <w:rFonts w:cs="Calibri"/>
                          <w:sz w:val="20"/>
                          <w:szCs w:val="20"/>
                        </w:rPr>
                      </w:pPr>
                      <w:r w:rsidRPr="000A58EB">
                        <w:rPr>
                          <w:rFonts w:cs="Calibri"/>
                          <w:b/>
                          <w:color w:val="0070C0"/>
                          <w:sz w:val="20"/>
                          <w:szCs w:val="20"/>
                        </w:rPr>
                        <w:t>Pathway Scenario: Multiple Patient Cancellations:</w:t>
                      </w:r>
                      <w:r w:rsidRPr="000A58EB">
                        <w:rPr>
                          <w:rFonts w:cs="Calibri"/>
                          <w:color w:val="0070C0"/>
                          <w:sz w:val="20"/>
                          <w:szCs w:val="20"/>
                        </w:rPr>
                        <w:t xml:space="preserve"> </w:t>
                      </w:r>
                      <w:r w:rsidRPr="000A58EB">
                        <w:rPr>
                          <w:rFonts w:cs="Calibri"/>
                          <w:sz w:val="20"/>
                          <w:szCs w:val="20"/>
                        </w:rPr>
                        <w:t>Ivan was referred by his GP to a General Surgery consultant, he was contacted by the booking them who gave him a choice of dates, the patient has accepted several appointments (fully booked) but has cancelled several appointments.  The booking team ask the clinician to review the patient and advise how many appointments the patient has cancelled.  The clinician reviewed the referral and decided that the patient should be discharged back to the GP advising that the patient can be referred when they are ready to attend appointments (Clock stop).  The referral is closed and a letter sent to the patient and GP informing them of the clinical decision to discharge.</w:t>
                      </w:r>
                    </w:p>
                    <w:p w14:paraId="15C16407" w14:textId="77777777" w:rsidR="009C5F5A" w:rsidRDefault="009C5F5A" w:rsidP="00E561B9"/>
                  </w:txbxContent>
                </v:textbox>
                <w10:wrap anchorx="margin"/>
              </v:shape>
            </w:pict>
          </mc:Fallback>
        </mc:AlternateContent>
      </w:r>
      <w:r w:rsidR="00E561B9" w:rsidRPr="004745FC">
        <w:rPr>
          <w:rFonts w:asciiTheme="minorHAnsi" w:hAnsiTheme="minorHAnsi" w:cstheme="minorHAnsi"/>
          <w:sz w:val="20"/>
          <w:szCs w:val="20"/>
        </w:rPr>
        <w:t xml:space="preserve">Cancer patients, children or other clinically vulnerable groups </w:t>
      </w:r>
      <w:r w:rsidR="00C33CB9" w:rsidRPr="004745FC">
        <w:rPr>
          <w:rFonts w:asciiTheme="minorHAnsi" w:hAnsiTheme="minorHAnsi" w:cstheme="minorHAnsi"/>
          <w:sz w:val="20"/>
          <w:szCs w:val="20"/>
        </w:rPr>
        <w:t xml:space="preserve">may be discharged </w:t>
      </w:r>
      <w:r w:rsidR="00E561B9" w:rsidRPr="004745FC">
        <w:rPr>
          <w:rFonts w:asciiTheme="minorHAnsi" w:hAnsiTheme="minorHAnsi" w:cstheme="minorHAnsi"/>
          <w:sz w:val="20"/>
          <w:szCs w:val="20"/>
        </w:rPr>
        <w:t>due to multiple cancellations</w:t>
      </w:r>
      <w:r w:rsidR="00C33CB9" w:rsidRPr="004745FC">
        <w:rPr>
          <w:rFonts w:asciiTheme="minorHAnsi" w:hAnsiTheme="minorHAnsi" w:cstheme="minorHAnsi"/>
          <w:sz w:val="20"/>
          <w:szCs w:val="20"/>
        </w:rPr>
        <w:t xml:space="preserve"> following escalation and clinical review</w:t>
      </w:r>
      <w:r w:rsidR="00E561B9" w:rsidRPr="004745FC">
        <w:rPr>
          <w:rFonts w:asciiTheme="minorHAnsi" w:hAnsiTheme="minorHAnsi" w:cstheme="minorHAnsi"/>
          <w:sz w:val="20"/>
          <w:szCs w:val="20"/>
        </w:rPr>
        <w:t>.</w:t>
      </w:r>
    </w:p>
    <w:p w14:paraId="07A8D917" w14:textId="77777777" w:rsidR="00BA0D7E" w:rsidRPr="004745FC" w:rsidRDefault="00BA0D7E" w:rsidP="00C166D4">
      <w:pPr>
        <w:spacing w:after="0" w:line="240" w:lineRule="auto"/>
        <w:rPr>
          <w:rFonts w:asciiTheme="minorHAnsi" w:hAnsiTheme="minorHAnsi" w:cstheme="minorHAnsi"/>
          <w:sz w:val="20"/>
          <w:szCs w:val="20"/>
        </w:rPr>
      </w:pPr>
    </w:p>
    <w:p w14:paraId="694C83AB" w14:textId="77777777" w:rsidR="00BA0D7E" w:rsidRPr="004745FC" w:rsidRDefault="00BA0D7E" w:rsidP="00C166D4">
      <w:pPr>
        <w:spacing w:after="0" w:line="240" w:lineRule="auto"/>
        <w:rPr>
          <w:rFonts w:asciiTheme="minorHAnsi" w:hAnsiTheme="minorHAnsi" w:cstheme="minorHAnsi"/>
          <w:sz w:val="20"/>
          <w:szCs w:val="20"/>
        </w:rPr>
      </w:pPr>
    </w:p>
    <w:p w14:paraId="1804DB59" w14:textId="77777777" w:rsidR="00BA0D7E" w:rsidRPr="004745FC" w:rsidRDefault="00BA0D7E" w:rsidP="00C166D4">
      <w:pPr>
        <w:spacing w:after="0" w:line="240" w:lineRule="auto"/>
        <w:rPr>
          <w:rFonts w:asciiTheme="minorHAnsi" w:hAnsiTheme="minorHAnsi" w:cstheme="minorHAnsi"/>
          <w:sz w:val="20"/>
          <w:szCs w:val="20"/>
        </w:rPr>
      </w:pPr>
    </w:p>
    <w:p w14:paraId="296A385F" w14:textId="77777777" w:rsidR="00BA0D7E" w:rsidRPr="004745FC" w:rsidRDefault="00BA0D7E" w:rsidP="00C166D4">
      <w:pPr>
        <w:spacing w:after="0" w:line="240" w:lineRule="auto"/>
        <w:rPr>
          <w:rFonts w:asciiTheme="minorHAnsi" w:hAnsiTheme="minorHAnsi" w:cstheme="minorHAnsi"/>
          <w:sz w:val="20"/>
          <w:szCs w:val="20"/>
        </w:rPr>
      </w:pPr>
    </w:p>
    <w:p w14:paraId="2CE872ED" w14:textId="77777777" w:rsidR="00BA0D7E" w:rsidRPr="004745FC" w:rsidRDefault="00BA0D7E" w:rsidP="00C166D4">
      <w:pPr>
        <w:spacing w:after="0" w:line="240" w:lineRule="auto"/>
        <w:rPr>
          <w:rFonts w:asciiTheme="minorHAnsi" w:hAnsiTheme="minorHAnsi" w:cstheme="minorHAnsi"/>
          <w:sz w:val="20"/>
          <w:szCs w:val="20"/>
        </w:rPr>
      </w:pPr>
    </w:p>
    <w:p w14:paraId="144DAA1B" w14:textId="77777777" w:rsidR="00BA0D7E" w:rsidRPr="004745FC" w:rsidRDefault="00BA0D7E" w:rsidP="00C166D4">
      <w:pPr>
        <w:spacing w:after="0" w:line="240" w:lineRule="auto"/>
        <w:rPr>
          <w:rFonts w:asciiTheme="minorHAnsi" w:hAnsiTheme="minorHAnsi" w:cstheme="minorHAnsi"/>
          <w:sz w:val="20"/>
          <w:szCs w:val="20"/>
        </w:rPr>
      </w:pPr>
    </w:p>
    <w:p w14:paraId="0C076C28" w14:textId="709D34F1" w:rsidR="00E561B9" w:rsidRPr="004745FC" w:rsidRDefault="00E561B9" w:rsidP="00C166D4">
      <w:pPr>
        <w:spacing w:after="0" w:line="240" w:lineRule="auto"/>
        <w:rPr>
          <w:rFonts w:asciiTheme="minorHAnsi" w:hAnsiTheme="minorHAnsi" w:cstheme="minorHAnsi"/>
          <w:sz w:val="20"/>
          <w:szCs w:val="20"/>
        </w:rPr>
      </w:pPr>
    </w:p>
    <w:p w14:paraId="13CCEE4F" w14:textId="77777777" w:rsidR="00E561B9" w:rsidRPr="004745FC" w:rsidRDefault="00E561B9" w:rsidP="00C166D4">
      <w:pPr>
        <w:pStyle w:val="Subtitle"/>
        <w:rPr>
          <w:rFonts w:asciiTheme="minorHAnsi" w:hAnsiTheme="minorHAnsi" w:cstheme="minorHAnsi"/>
          <w:color w:val="0070C0"/>
          <w:sz w:val="20"/>
        </w:rPr>
      </w:pPr>
    </w:p>
    <w:p w14:paraId="37DF13E2" w14:textId="77777777" w:rsidR="00E561B9" w:rsidRPr="004745FC" w:rsidRDefault="00E561B9" w:rsidP="00C166D4">
      <w:pPr>
        <w:pStyle w:val="Subtitle"/>
        <w:rPr>
          <w:rFonts w:asciiTheme="minorHAnsi" w:hAnsiTheme="minorHAnsi" w:cstheme="minorHAnsi"/>
          <w:color w:val="0070C0"/>
          <w:sz w:val="20"/>
        </w:rPr>
      </w:pPr>
    </w:p>
    <w:p w14:paraId="040A8E03" w14:textId="77777777" w:rsidR="00E561B9" w:rsidRPr="004745FC" w:rsidRDefault="00E561B9" w:rsidP="00C166D4">
      <w:pPr>
        <w:pStyle w:val="Subtitle"/>
        <w:rPr>
          <w:rFonts w:asciiTheme="minorHAnsi" w:hAnsiTheme="minorHAnsi" w:cstheme="minorHAnsi"/>
          <w:color w:val="0070C0"/>
          <w:sz w:val="20"/>
        </w:rPr>
      </w:pPr>
    </w:p>
    <w:p w14:paraId="23F6B274" w14:textId="0CB58028"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3.4</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Managing Prisoner Cancellations</w:t>
      </w:r>
    </w:p>
    <w:p w14:paraId="3A4A9243" w14:textId="77777777" w:rsidR="00BA0D7E" w:rsidRPr="004745FC" w:rsidRDefault="00BA0D7E" w:rsidP="00C166D4">
      <w:pPr>
        <w:pStyle w:val="Subtitle"/>
        <w:rPr>
          <w:rFonts w:asciiTheme="minorHAnsi" w:hAnsiTheme="minorHAnsi" w:cstheme="minorHAnsi"/>
          <w:color w:val="0070C0"/>
          <w:sz w:val="20"/>
        </w:rPr>
      </w:pPr>
    </w:p>
    <w:p w14:paraId="4A28C9CE"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Where circumstances arise that are unique to the prison service</w:t>
      </w:r>
      <w:r w:rsidRPr="004745FC">
        <w:rPr>
          <w:rFonts w:asciiTheme="minorHAnsi" w:hAnsiTheme="minorHAnsi" w:cstheme="minorHAnsi"/>
          <w:b/>
          <w:sz w:val="20"/>
          <w:szCs w:val="20"/>
        </w:rPr>
        <w:t xml:space="preserve">, </w:t>
      </w:r>
      <w:r w:rsidRPr="004745FC">
        <w:rPr>
          <w:rFonts w:asciiTheme="minorHAnsi" w:hAnsiTheme="minorHAnsi" w:cstheme="minorHAnsi"/>
          <w:b/>
          <w:color w:val="0070C0"/>
          <w:sz w:val="20"/>
          <w:szCs w:val="20"/>
        </w:rPr>
        <w:t>i.e. multiple cancellations of outpatient appointments</w:t>
      </w:r>
      <w:r w:rsidRPr="004745FC">
        <w:rPr>
          <w:rFonts w:asciiTheme="minorHAnsi" w:hAnsiTheme="minorHAnsi" w:cstheme="minorHAnsi"/>
          <w:sz w:val="20"/>
          <w:szCs w:val="20"/>
        </w:rPr>
        <w:t>, will be noted as patient cancellations, the prison service should be aware that cancelling appointments may cause prisoners to wait longer than 18 weeks to reach the start of first definitive treatment.  All prisoners will be treated within the same waiting times as other NHS patients.</w:t>
      </w:r>
    </w:p>
    <w:p w14:paraId="327611AF" w14:textId="77777777" w:rsidR="00BA0D7E" w:rsidRPr="004745FC" w:rsidRDefault="00BA0D7E" w:rsidP="00C166D4">
      <w:pPr>
        <w:spacing w:after="0" w:line="240" w:lineRule="auto"/>
        <w:rPr>
          <w:rFonts w:asciiTheme="minorHAnsi" w:hAnsiTheme="minorHAnsi" w:cstheme="minorHAnsi"/>
          <w:sz w:val="20"/>
          <w:szCs w:val="20"/>
        </w:rPr>
      </w:pPr>
    </w:p>
    <w:p w14:paraId="19D2D07C" w14:textId="163D4749"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3.5</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Hospital Cancellations</w:t>
      </w:r>
    </w:p>
    <w:p w14:paraId="236BA853" w14:textId="77777777" w:rsidR="00BA0D7E" w:rsidRPr="004745FC" w:rsidRDefault="00BA0D7E" w:rsidP="00C166D4">
      <w:pPr>
        <w:pStyle w:val="Subtitle"/>
        <w:rPr>
          <w:rFonts w:asciiTheme="minorHAnsi" w:hAnsiTheme="minorHAnsi" w:cstheme="minorHAnsi"/>
          <w:color w:val="0070C0"/>
          <w:sz w:val="20"/>
        </w:rPr>
      </w:pPr>
    </w:p>
    <w:p w14:paraId="4794E70F"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Clinics will only be cancelled and rearranged following clinical review of waiting patients after all other options have been explored.  Clinics should only be cancelled or reduced where it would be clinically inappropriate to proceed.  If this is the case, patient will be contacted to agree a suitable and convenient alternative appointment.  Attendances that are cancelled by the hospital will not affect a patient’s waiting time calculation.  Hospital appointments or admissions must not be cancelled more than twice by the hospital.  Any patient that is likely to be cancelled more than twice must be reviewed to ensure that it is clinically safe to do so. </w:t>
      </w:r>
    </w:p>
    <w:p w14:paraId="5534E10D" w14:textId="77777777" w:rsidR="00BA0D7E" w:rsidRPr="004745FC" w:rsidRDefault="00BA0D7E" w:rsidP="00C166D4">
      <w:pPr>
        <w:spacing w:after="0" w:line="240" w:lineRule="auto"/>
        <w:rPr>
          <w:rFonts w:asciiTheme="minorHAnsi" w:hAnsiTheme="minorHAnsi" w:cstheme="minorHAnsi"/>
          <w:sz w:val="20"/>
          <w:szCs w:val="20"/>
        </w:rPr>
      </w:pPr>
    </w:p>
    <w:p w14:paraId="36710543" w14:textId="063EC2AF"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Clinicians are required to give 8</w:t>
      </w:r>
      <w:r w:rsidR="00D24954" w:rsidRPr="004745FC">
        <w:rPr>
          <w:rFonts w:asciiTheme="minorHAnsi" w:hAnsiTheme="minorHAnsi" w:cstheme="minorHAnsi"/>
          <w:sz w:val="20"/>
          <w:szCs w:val="20"/>
        </w:rPr>
        <w:t xml:space="preserve"> weeks’ notice for annual/study leave </w:t>
      </w:r>
      <w:r w:rsidR="00C77ED7" w:rsidRPr="004745FC">
        <w:rPr>
          <w:rFonts w:asciiTheme="minorHAnsi" w:hAnsiTheme="minorHAnsi" w:cstheme="minorHAnsi"/>
          <w:sz w:val="20"/>
          <w:szCs w:val="20"/>
        </w:rPr>
        <w:t>at K</w:t>
      </w:r>
      <w:r w:rsidR="003D313F" w:rsidRPr="004745FC">
        <w:rPr>
          <w:rFonts w:asciiTheme="minorHAnsi" w:hAnsiTheme="minorHAnsi" w:cstheme="minorHAnsi"/>
          <w:sz w:val="20"/>
          <w:szCs w:val="20"/>
        </w:rPr>
        <w:t>C</w:t>
      </w:r>
      <w:r w:rsidR="00C77ED7" w:rsidRPr="004745FC">
        <w:rPr>
          <w:rFonts w:asciiTheme="minorHAnsi" w:hAnsiTheme="minorHAnsi" w:cstheme="minorHAnsi"/>
          <w:sz w:val="20"/>
          <w:szCs w:val="20"/>
        </w:rPr>
        <w:t>H</w:t>
      </w:r>
      <w:r w:rsidR="00A84032" w:rsidRPr="004745FC">
        <w:rPr>
          <w:rFonts w:asciiTheme="minorHAnsi" w:hAnsiTheme="minorHAnsi" w:cstheme="minorHAnsi"/>
          <w:sz w:val="20"/>
          <w:szCs w:val="20"/>
        </w:rPr>
        <w:t xml:space="preserve"> (6wks at GSTT</w:t>
      </w:r>
      <w:r w:rsidR="003D313F" w:rsidRPr="004745FC">
        <w:rPr>
          <w:rFonts w:asciiTheme="minorHAnsi" w:hAnsiTheme="minorHAnsi" w:cstheme="minorHAnsi"/>
          <w:sz w:val="20"/>
          <w:szCs w:val="20"/>
        </w:rPr>
        <w:t xml:space="preserve"> and LGT</w:t>
      </w:r>
      <w:r w:rsidR="00A84032" w:rsidRPr="004745FC">
        <w:rPr>
          <w:rFonts w:asciiTheme="minorHAnsi" w:hAnsiTheme="minorHAnsi" w:cstheme="minorHAnsi"/>
          <w:sz w:val="20"/>
          <w:szCs w:val="20"/>
        </w:rPr>
        <w:t>)</w:t>
      </w:r>
      <w:r w:rsidRPr="004745FC">
        <w:rPr>
          <w:rFonts w:asciiTheme="minorHAnsi" w:hAnsiTheme="minorHAnsi" w:cstheme="minorHAnsi"/>
          <w:sz w:val="20"/>
          <w:szCs w:val="20"/>
        </w:rPr>
        <w:t>. Clinics will only be cancelled with shorter notice due to sickness or unforeseen circumstances and only with senior divisional approval (Clinical Director or Deputy Divisional Manager).</w:t>
      </w:r>
    </w:p>
    <w:p w14:paraId="719A28EA" w14:textId="77777777" w:rsidR="00BA0D7E" w:rsidRPr="004745FC" w:rsidRDefault="00BA0D7E" w:rsidP="00C166D4">
      <w:pPr>
        <w:spacing w:after="0" w:line="240" w:lineRule="auto"/>
        <w:rPr>
          <w:rFonts w:asciiTheme="minorHAnsi" w:hAnsiTheme="minorHAnsi" w:cstheme="minorHAnsi"/>
          <w:sz w:val="20"/>
          <w:szCs w:val="20"/>
        </w:rPr>
      </w:pPr>
    </w:p>
    <w:p w14:paraId="28E3BAE0"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It is the responsibility of the Division/Specialty</w:t>
      </w:r>
      <w:r w:rsidR="00A84032" w:rsidRPr="004745FC">
        <w:rPr>
          <w:rFonts w:asciiTheme="minorHAnsi" w:hAnsiTheme="minorHAnsi" w:cstheme="minorHAnsi"/>
          <w:sz w:val="20"/>
          <w:szCs w:val="20"/>
        </w:rPr>
        <w:t xml:space="preserve"> management team</w:t>
      </w:r>
      <w:r w:rsidRPr="004745FC">
        <w:rPr>
          <w:rFonts w:asciiTheme="minorHAnsi" w:hAnsiTheme="minorHAnsi" w:cstheme="minorHAnsi"/>
          <w:sz w:val="20"/>
          <w:szCs w:val="20"/>
        </w:rPr>
        <w:t xml:space="preserve"> to ensure that any patient who has been cancelled is treated in accordance with clinical priority and within guaranteed waiting times.  Every effort must be made to agree a new appointment date with the patient at the time of cancellation.</w:t>
      </w:r>
    </w:p>
    <w:p w14:paraId="7709A680" w14:textId="77777777" w:rsidR="00BA0D7E" w:rsidRDefault="00BA0D7E" w:rsidP="00C166D4">
      <w:pPr>
        <w:spacing w:after="0" w:line="240" w:lineRule="auto"/>
        <w:rPr>
          <w:rFonts w:asciiTheme="minorHAnsi" w:hAnsiTheme="minorHAnsi" w:cstheme="minorHAnsi"/>
          <w:sz w:val="20"/>
          <w:szCs w:val="20"/>
        </w:rPr>
      </w:pPr>
    </w:p>
    <w:p w14:paraId="4905B337" w14:textId="77777777" w:rsidR="00E81E3F" w:rsidRDefault="00E81E3F" w:rsidP="00C166D4">
      <w:pPr>
        <w:spacing w:after="0" w:line="240" w:lineRule="auto"/>
        <w:rPr>
          <w:rFonts w:asciiTheme="minorHAnsi" w:hAnsiTheme="minorHAnsi" w:cstheme="minorHAnsi"/>
          <w:sz w:val="20"/>
          <w:szCs w:val="20"/>
        </w:rPr>
      </w:pPr>
    </w:p>
    <w:p w14:paraId="299E3E72" w14:textId="77777777" w:rsidR="00E81E3F" w:rsidRDefault="00E81E3F" w:rsidP="00C166D4">
      <w:pPr>
        <w:spacing w:after="0" w:line="240" w:lineRule="auto"/>
        <w:rPr>
          <w:rFonts w:asciiTheme="minorHAnsi" w:hAnsiTheme="minorHAnsi" w:cstheme="minorHAnsi"/>
          <w:sz w:val="20"/>
          <w:szCs w:val="20"/>
        </w:rPr>
      </w:pPr>
    </w:p>
    <w:p w14:paraId="29978EBC" w14:textId="77777777" w:rsidR="00E81E3F" w:rsidRPr="004745FC" w:rsidRDefault="00E81E3F" w:rsidP="00C166D4">
      <w:pPr>
        <w:spacing w:after="0" w:line="240" w:lineRule="auto"/>
        <w:rPr>
          <w:rFonts w:asciiTheme="minorHAnsi" w:hAnsiTheme="minorHAnsi" w:cstheme="minorHAnsi"/>
          <w:sz w:val="20"/>
          <w:szCs w:val="20"/>
        </w:rPr>
      </w:pPr>
    </w:p>
    <w:p w14:paraId="4384ED8E" w14:textId="1FFC8C5C"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3.6</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 xml:space="preserve">Did Not Attends </w:t>
      </w:r>
      <w:r w:rsidR="00E561B9" w:rsidRPr="004745FC">
        <w:rPr>
          <w:rFonts w:asciiTheme="minorHAnsi" w:hAnsiTheme="minorHAnsi" w:cstheme="minorHAnsi"/>
          <w:color w:val="0070C0"/>
          <w:sz w:val="20"/>
        </w:rPr>
        <w:t>(DNAs)</w:t>
      </w:r>
    </w:p>
    <w:p w14:paraId="2BAB8447" w14:textId="77777777" w:rsidR="00BA0D7E" w:rsidRPr="004745FC" w:rsidRDefault="00BA0D7E" w:rsidP="00C166D4">
      <w:pPr>
        <w:spacing w:after="0" w:line="240" w:lineRule="auto"/>
        <w:rPr>
          <w:rFonts w:asciiTheme="minorHAnsi" w:hAnsiTheme="minorHAnsi" w:cstheme="minorHAnsi"/>
          <w:sz w:val="20"/>
          <w:szCs w:val="20"/>
        </w:rPr>
      </w:pPr>
    </w:p>
    <w:p w14:paraId="5D9A33AE" w14:textId="4FD1C29F"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 patient who does not attend (DNAs) their appointment without prior notice </w:t>
      </w:r>
      <w:r w:rsidR="00A84032" w:rsidRPr="004745FC">
        <w:rPr>
          <w:rFonts w:asciiTheme="minorHAnsi" w:hAnsiTheme="minorHAnsi" w:cstheme="minorHAnsi"/>
          <w:sz w:val="20"/>
          <w:szCs w:val="20"/>
        </w:rPr>
        <w:t xml:space="preserve">must </w:t>
      </w:r>
      <w:r w:rsidRPr="004745FC">
        <w:rPr>
          <w:rFonts w:asciiTheme="minorHAnsi" w:hAnsiTheme="minorHAnsi" w:cstheme="minorHAnsi"/>
          <w:sz w:val="20"/>
          <w:szCs w:val="20"/>
        </w:rPr>
        <w:t xml:space="preserve">be reviewed by the clinical team and in most cases, should be discharged with written notification to their GP unless the Consultant or clinician responsible for the clinic deems that there are clinical reasons for the patient to be offered a further appointment.  If the patient is discharged due to a DNA, the GP and patient should be contacted by letter.  The RTT clock is stopped from the date of the DNA.  A new RTT clock would start if the patient </w:t>
      </w:r>
      <w:r w:rsidR="00636043" w:rsidRPr="004745FC">
        <w:rPr>
          <w:rFonts w:asciiTheme="minorHAnsi" w:hAnsiTheme="minorHAnsi" w:cstheme="minorHAnsi"/>
          <w:sz w:val="20"/>
          <w:szCs w:val="20"/>
        </w:rPr>
        <w:t>were</w:t>
      </w:r>
      <w:r w:rsidRPr="004745FC">
        <w:rPr>
          <w:rFonts w:asciiTheme="minorHAnsi" w:hAnsiTheme="minorHAnsi" w:cstheme="minorHAnsi"/>
          <w:sz w:val="20"/>
          <w:szCs w:val="20"/>
        </w:rPr>
        <w:t xml:space="preserve"> re-referred to the Trust.</w:t>
      </w:r>
      <w:r w:rsidR="000731D8" w:rsidRPr="004745FC">
        <w:rPr>
          <w:rFonts w:asciiTheme="minorHAnsi" w:hAnsiTheme="minorHAnsi" w:cstheme="minorHAnsi"/>
          <w:sz w:val="20"/>
          <w:szCs w:val="20"/>
        </w:rPr>
        <w:t xml:space="preserve"> </w:t>
      </w:r>
      <w:r w:rsidR="00BA0D7E" w:rsidRPr="004745FC">
        <w:rPr>
          <w:rFonts w:asciiTheme="minorHAnsi" w:hAnsiTheme="minorHAnsi" w:cstheme="minorHAnsi"/>
          <w:sz w:val="20"/>
          <w:szCs w:val="20"/>
        </w:rPr>
        <w:t>DNAs</w:t>
      </w:r>
      <w:r w:rsidR="000731D8" w:rsidRPr="004745FC">
        <w:rPr>
          <w:rFonts w:asciiTheme="minorHAnsi" w:hAnsiTheme="minorHAnsi" w:cstheme="minorHAnsi"/>
          <w:sz w:val="20"/>
          <w:szCs w:val="20"/>
        </w:rPr>
        <w:t xml:space="preserve"> in relation to a child, young person or if appropriate their ‘responsible adult’ is determined as was not brought (WNB)</w:t>
      </w:r>
      <w:r w:rsidR="009135E4" w:rsidRPr="004745FC">
        <w:rPr>
          <w:rFonts w:asciiTheme="minorHAnsi" w:hAnsiTheme="minorHAnsi" w:cstheme="minorHAnsi"/>
          <w:sz w:val="20"/>
          <w:szCs w:val="20"/>
        </w:rPr>
        <w:t xml:space="preserve"> rather than DNA.</w:t>
      </w:r>
    </w:p>
    <w:p w14:paraId="50C27A6B" w14:textId="77777777" w:rsidR="00BA0D7E" w:rsidRPr="004745FC" w:rsidRDefault="00BA0D7E" w:rsidP="00C166D4">
      <w:pPr>
        <w:spacing w:after="0" w:line="240" w:lineRule="auto"/>
        <w:rPr>
          <w:rFonts w:asciiTheme="minorHAnsi" w:hAnsiTheme="minorHAnsi" w:cstheme="minorHAnsi"/>
          <w:sz w:val="20"/>
          <w:szCs w:val="20"/>
        </w:rPr>
      </w:pPr>
    </w:p>
    <w:p w14:paraId="7FBD84E8" w14:textId="180300A4"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the GP or patient contacts the Trust and makes a valid argument to be reinstated on the waiting </w:t>
      </w:r>
      <w:r w:rsidR="00636043" w:rsidRPr="004745FC">
        <w:rPr>
          <w:rFonts w:asciiTheme="minorHAnsi" w:hAnsiTheme="minorHAnsi" w:cstheme="minorHAnsi"/>
          <w:sz w:val="20"/>
          <w:szCs w:val="20"/>
        </w:rPr>
        <w:t>list,</w:t>
      </w:r>
      <w:r w:rsidRPr="004745FC">
        <w:rPr>
          <w:rFonts w:asciiTheme="minorHAnsi" w:hAnsiTheme="minorHAnsi" w:cstheme="minorHAnsi"/>
          <w:sz w:val="20"/>
          <w:szCs w:val="20"/>
        </w:rPr>
        <w:t xml:space="preserve"> they can be reinstated back on the waiting list at the discretion of the clinical team</w:t>
      </w:r>
      <w:r w:rsidR="00302F06" w:rsidRPr="004745FC">
        <w:rPr>
          <w:rFonts w:asciiTheme="minorHAnsi" w:hAnsiTheme="minorHAnsi" w:cstheme="minorHAnsi"/>
          <w:sz w:val="20"/>
          <w:szCs w:val="20"/>
        </w:rPr>
        <w:t xml:space="preserve"> within two weeks of the DNA</w:t>
      </w:r>
      <w:r w:rsidR="000C1E7F" w:rsidRPr="004745FC">
        <w:rPr>
          <w:rFonts w:asciiTheme="minorHAnsi" w:hAnsiTheme="minorHAnsi" w:cstheme="minorHAnsi"/>
          <w:sz w:val="20"/>
          <w:szCs w:val="20"/>
        </w:rPr>
        <w:t>.</w:t>
      </w:r>
    </w:p>
    <w:p w14:paraId="24A0AB4C" w14:textId="29A39943"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Valid reasons for DNAing an appointment may include:</w:t>
      </w:r>
    </w:p>
    <w:p w14:paraId="43658B73" w14:textId="77777777" w:rsidR="00BA0D7E" w:rsidRPr="004745FC" w:rsidRDefault="00BA0D7E" w:rsidP="00C166D4">
      <w:pPr>
        <w:spacing w:after="0" w:line="240" w:lineRule="auto"/>
        <w:rPr>
          <w:rFonts w:asciiTheme="minorHAnsi" w:hAnsiTheme="minorHAnsi" w:cstheme="minorHAnsi"/>
          <w:sz w:val="20"/>
          <w:szCs w:val="20"/>
        </w:rPr>
      </w:pPr>
    </w:p>
    <w:p w14:paraId="42D8558E" w14:textId="77777777"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Bereavement</w:t>
      </w:r>
    </w:p>
    <w:p w14:paraId="0057055A" w14:textId="77777777"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Non-arrival of transport / interpreter, where responsibility for booking was with either the GP or the Trust</w:t>
      </w:r>
    </w:p>
    <w:p w14:paraId="2574FC3A" w14:textId="135340AE"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Period of unavailability / patient deferral of which the Trust had been </w:t>
      </w:r>
      <w:r w:rsidR="00636043" w:rsidRPr="004745FC">
        <w:rPr>
          <w:rFonts w:asciiTheme="minorHAnsi" w:hAnsiTheme="minorHAnsi" w:cstheme="minorHAnsi"/>
          <w:sz w:val="20"/>
          <w:szCs w:val="20"/>
          <w:lang w:eastAsia="en-GB"/>
        </w:rPr>
        <w:t>advised but</w:t>
      </w:r>
      <w:r w:rsidRPr="004745FC">
        <w:rPr>
          <w:rFonts w:asciiTheme="minorHAnsi" w:hAnsiTheme="minorHAnsi" w:cstheme="minorHAnsi"/>
          <w:sz w:val="20"/>
          <w:szCs w:val="20"/>
          <w:lang w:eastAsia="en-GB"/>
        </w:rPr>
        <w:t xml:space="preserve"> not </w:t>
      </w:r>
      <w:r w:rsidR="000A58EB" w:rsidRPr="004745FC">
        <w:rPr>
          <w:rFonts w:asciiTheme="minorHAnsi" w:hAnsiTheme="minorHAnsi" w:cstheme="minorHAnsi"/>
          <w:sz w:val="20"/>
          <w:szCs w:val="20"/>
          <w:lang w:eastAsia="en-GB"/>
        </w:rPr>
        <w:t>noted.</w:t>
      </w:r>
    </w:p>
    <w:p w14:paraId="13FD0F32" w14:textId="77777777"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 unwell and unable to contact the Trust.</w:t>
      </w:r>
    </w:p>
    <w:p w14:paraId="78EC8825" w14:textId="77777777" w:rsidR="00BA0D7E" w:rsidRPr="004745FC" w:rsidRDefault="00BA0D7E" w:rsidP="000A58EB">
      <w:pPr>
        <w:pStyle w:val="ListParagraph"/>
        <w:tabs>
          <w:tab w:val="left" w:pos="851"/>
        </w:tabs>
        <w:spacing w:after="0" w:line="240" w:lineRule="auto"/>
        <w:ind w:right="-57"/>
        <w:rPr>
          <w:rFonts w:asciiTheme="minorHAnsi" w:hAnsiTheme="minorHAnsi" w:cstheme="minorHAnsi"/>
          <w:sz w:val="20"/>
          <w:szCs w:val="20"/>
          <w:lang w:eastAsia="en-GB"/>
        </w:rPr>
      </w:pPr>
    </w:p>
    <w:p w14:paraId="6E3CB605" w14:textId="77777777" w:rsidR="00E561B9" w:rsidRPr="004745FC" w:rsidRDefault="00E561B9"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 </w:t>
      </w:r>
      <w:r w:rsidRPr="004745FC">
        <w:rPr>
          <w:rFonts w:asciiTheme="minorHAnsi" w:hAnsiTheme="minorHAnsi" w:cstheme="minorHAnsi"/>
          <w:sz w:val="20"/>
          <w:szCs w:val="20"/>
        </w:rPr>
        <w:t>patient remains on the waiting list after a DNA (e.g. if they are a child, or their attendance was not fully booked</w:t>
      </w:r>
      <w:r w:rsidRPr="004745FC">
        <w:rPr>
          <w:rFonts w:asciiTheme="minorHAnsi" w:hAnsiTheme="minorHAnsi" w:cstheme="minorHAnsi"/>
          <w:sz w:val="20"/>
          <w:szCs w:val="20"/>
          <w:lang w:eastAsia="en-GB"/>
        </w:rPr>
        <w:t>), then their RTT clocks are managed as follows:</w:t>
      </w:r>
    </w:p>
    <w:p w14:paraId="3D605EB8" w14:textId="77777777" w:rsidR="00BA0D7E" w:rsidRPr="004745FC" w:rsidRDefault="00BA0D7E" w:rsidP="00C166D4">
      <w:pPr>
        <w:autoSpaceDE w:val="0"/>
        <w:autoSpaceDN w:val="0"/>
        <w:adjustRightInd w:val="0"/>
        <w:spacing w:after="0" w:line="240" w:lineRule="auto"/>
        <w:rPr>
          <w:rFonts w:asciiTheme="minorHAnsi" w:hAnsiTheme="minorHAnsi" w:cstheme="minorHAnsi"/>
          <w:sz w:val="20"/>
          <w:szCs w:val="20"/>
        </w:rPr>
      </w:pPr>
    </w:p>
    <w:p w14:paraId="2A1FDB3F" w14:textId="33AC6188"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they have DNAd their first appointment on the RTT pathway, then they should have their RTT clock nullified (in reporting) and a new RTT clock is started on the date the Trust rebooks the </w:t>
      </w:r>
      <w:r w:rsidR="000A58EB" w:rsidRPr="004745FC">
        <w:rPr>
          <w:rFonts w:asciiTheme="minorHAnsi" w:hAnsiTheme="minorHAnsi" w:cstheme="minorHAnsi"/>
          <w:sz w:val="20"/>
          <w:szCs w:val="20"/>
          <w:lang w:eastAsia="en-GB"/>
        </w:rPr>
        <w:t>patient.</w:t>
      </w:r>
      <w:r w:rsidRPr="004745FC">
        <w:rPr>
          <w:rFonts w:asciiTheme="minorHAnsi" w:hAnsiTheme="minorHAnsi" w:cstheme="minorHAnsi"/>
          <w:sz w:val="20"/>
          <w:szCs w:val="20"/>
          <w:lang w:eastAsia="en-GB"/>
        </w:rPr>
        <w:t xml:space="preserve"> </w:t>
      </w:r>
    </w:p>
    <w:p w14:paraId="232ADC6D" w14:textId="63FFE1FE"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they have DNAd a subsequent appointment on their RTT pathway, but are kept on the waiting list, their clock is not stopped or </w:t>
      </w:r>
      <w:r w:rsidR="00BA0D7E" w:rsidRPr="004745FC">
        <w:rPr>
          <w:rFonts w:asciiTheme="minorHAnsi" w:hAnsiTheme="minorHAnsi" w:cstheme="minorHAnsi"/>
          <w:sz w:val="20"/>
          <w:szCs w:val="20"/>
          <w:lang w:eastAsia="en-GB"/>
        </w:rPr>
        <w:t>re-started but</w:t>
      </w:r>
      <w:r w:rsidRPr="004745FC">
        <w:rPr>
          <w:rFonts w:asciiTheme="minorHAnsi" w:hAnsiTheme="minorHAnsi" w:cstheme="minorHAnsi"/>
          <w:sz w:val="20"/>
          <w:szCs w:val="20"/>
          <w:lang w:eastAsia="en-GB"/>
        </w:rPr>
        <w:t xml:space="preserve"> continues to tick.</w:t>
      </w:r>
    </w:p>
    <w:p w14:paraId="6F364908" w14:textId="77777777" w:rsidR="00BA0D7E" w:rsidRPr="004745FC" w:rsidRDefault="00BA0D7E" w:rsidP="00BA0D7E">
      <w:pPr>
        <w:pStyle w:val="ListParagraph"/>
        <w:tabs>
          <w:tab w:val="left" w:pos="851"/>
        </w:tabs>
        <w:spacing w:after="0" w:line="240" w:lineRule="auto"/>
        <w:ind w:right="-57"/>
        <w:rPr>
          <w:rFonts w:asciiTheme="minorHAnsi" w:hAnsiTheme="minorHAnsi" w:cstheme="minorHAnsi"/>
          <w:sz w:val="20"/>
          <w:szCs w:val="20"/>
          <w:lang w:eastAsia="en-GB"/>
        </w:rPr>
      </w:pPr>
    </w:p>
    <w:p w14:paraId="3E570196" w14:textId="77777777" w:rsidR="00E561B9" w:rsidRPr="004745FC" w:rsidRDefault="00E561B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Whenever a patient is kept on a waiting list following a DNA, the reasons should be recorded on PiMs to aid future validation, and a new appointment offered within 4 weeks if appropriate.</w:t>
      </w:r>
    </w:p>
    <w:p w14:paraId="26D7DD87" w14:textId="77777777" w:rsidR="00BA0D7E" w:rsidRPr="004745FC" w:rsidRDefault="00BA0D7E" w:rsidP="00C166D4">
      <w:pPr>
        <w:spacing w:after="0" w:line="240" w:lineRule="auto"/>
        <w:rPr>
          <w:rFonts w:asciiTheme="minorHAnsi" w:hAnsiTheme="minorHAnsi" w:cstheme="minorHAnsi"/>
          <w:sz w:val="20"/>
          <w:szCs w:val="20"/>
          <w:lang w:eastAsia="en-GB"/>
        </w:rPr>
      </w:pPr>
    </w:p>
    <w:p w14:paraId="2AE4B5FA" w14:textId="425A556A" w:rsidR="00E561B9" w:rsidRPr="004745FC" w:rsidRDefault="00E561B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At every opportunity, patients should be informed that DNAing their appointment is likely to lead to removal from the waiting list.</w:t>
      </w:r>
    </w:p>
    <w:p w14:paraId="5B364854" w14:textId="77777777" w:rsidR="00BA0D7E" w:rsidRPr="004745FC" w:rsidRDefault="00BA0D7E" w:rsidP="00C166D4">
      <w:pPr>
        <w:spacing w:after="0" w:line="240" w:lineRule="auto"/>
        <w:rPr>
          <w:rFonts w:asciiTheme="minorHAnsi" w:hAnsiTheme="minorHAnsi" w:cstheme="minorHAnsi"/>
          <w:sz w:val="20"/>
          <w:szCs w:val="20"/>
          <w:lang w:eastAsia="en-GB"/>
        </w:rPr>
      </w:pPr>
    </w:p>
    <w:p w14:paraId="23261389" w14:textId="77777777" w:rsidR="00E561B9" w:rsidRPr="004745FC" w:rsidRDefault="00A84032"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lang w:eastAsia="en-GB"/>
        </w:rPr>
        <w:t xml:space="preserve">The </w:t>
      </w:r>
      <w:r w:rsidR="00E561B9" w:rsidRPr="004745FC">
        <w:rPr>
          <w:rFonts w:asciiTheme="minorHAnsi" w:hAnsiTheme="minorHAnsi" w:cstheme="minorHAnsi"/>
          <w:sz w:val="20"/>
          <w:szCs w:val="20"/>
          <w:lang w:eastAsia="en-GB"/>
        </w:rPr>
        <w:t xml:space="preserve">DNA </w:t>
      </w:r>
      <w:r w:rsidR="00C77ED7" w:rsidRPr="004745FC">
        <w:rPr>
          <w:rFonts w:asciiTheme="minorHAnsi" w:hAnsiTheme="minorHAnsi" w:cstheme="minorHAnsi"/>
          <w:sz w:val="20"/>
          <w:szCs w:val="20"/>
          <w:lang w:eastAsia="en-GB"/>
        </w:rPr>
        <w:t>policy can</w:t>
      </w:r>
      <w:r w:rsidR="00E561B9" w:rsidRPr="004745FC">
        <w:rPr>
          <w:rFonts w:asciiTheme="minorHAnsi" w:hAnsiTheme="minorHAnsi" w:cstheme="minorHAnsi"/>
          <w:sz w:val="20"/>
          <w:szCs w:val="20"/>
          <w:lang w:eastAsia="en-GB"/>
        </w:rPr>
        <w:t xml:space="preserve"> only</w:t>
      </w:r>
      <w:r w:rsidRPr="004745FC">
        <w:rPr>
          <w:rFonts w:asciiTheme="minorHAnsi" w:hAnsiTheme="minorHAnsi" w:cstheme="minorHAnsi"/>
          <w:sz w:val="20"/>
          <w:szCs w:val="20"/>
          <w:lang w:eastAsia="en-GB"/>
        </w:rPr>
        <w:t xml:space="preserve"> be applied </w:t>
      </w:r>
      <w:r w:rsidR="00E561B9" w:rsidRPr="004745FC">
        <w:rPr>
          <w:rFonts w:asciiTheme="minorHAnsi" w:hAnsiTheme="minorHAnsi" w:cstheme="minorHAnsi"/>
          <w:sz w:val="20"/>
          <w:szCs w:val="20"/>
          <w:lang w:eastAsia="en-GB"/>
        </w:rPr>
        <w:t xml:space="preserve">if the attendance was ‘fully booked’ in discussion with the patient. </w:t>
      </w:r>
    </w:p>
    <w:p w14:paraId="06C82ED6" w14:textId="77777777" w:rsidR="00E561B9" w:rsidRPr="004745FC" w:rsidRDefault="00E561B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As with every aspect of waiting list management, Divisions should exercise a ‘common-sense’ approach to applying the DNA policy, to allow for exceptional patient circumstances.</w:t>
      </w:r>
    </w:p>
    <w:p w14:paraId="6EA15FAC" w14:textId="77777777" w:rsidR="00BA0D7E" w:rsidRPr="004745FC" w:rsidRDefault="00BA0D7E" w:rsidP="00C166D4">
      <w:pPr>
        <w:spacing w:after="0" w:line="240" w:lineRule="auto"/>
        <w:rPr>
          <w:rFonts w:asciiTheme="minorHAnsi" w:hAnsiTheme="minorHAnsi" w:cstheme="minorHAnsi"/>
          <w:sz w:val="20"/>
          <w:szCs w:val="20"/>
          <w:lang w:eastAsia="en-GB"/>
        </w:rPr>
      </w:pPr>
    </w:p>
    <w:p w14:paraId="48B986D5" w14:textId="3B8DC815" w:rsidR="00E561B9" w:rsidRPr="004745FC" w:rsidRDefault="00E561B9" w:rsidP="00C166D4">
      <w:pPr>
        <w:spacing w:after="0" w:line="240" w:lineRule="auto"/>
        <w:rPr>
          <w:rFonts w:asciiTheme="minorHAnsi" w:hAnsiTheme="minorHAnsi" w:cstheme="minorHAnsi"/>
          <w:i/>
          <w:sz w:val="20"/>
          <w:szCs w:val="20"/>
          <w:lang w:eastAsia="en-GB"/>
        </w:rPr>
      </w:pPr>
      <w:r w:rsidRPr="004745FC">
        <w:rPr>
          <w:rFonts w:asciiTheme="minorHAnsi" w:hAnsiTheme="minorHAnsi" w:cstheme="minorHAnsi"/>
          <w:sz w:val="20"/>
          <w:szCs w:val="20"/>
          <w:lang w:eastAsia="en-GB"/>
        </w:rPr>
        <w:t xml:space="preserve">Patients on a cancer pathway, children or other vulnerable patients should not be </w:t>
      </w:r>
      <w:r w:rsidR="006F230E" w:rsidRPr="004745FC">
        <w:rPr>
          <w:rFonts w:asciiTheme="minorHAnsi" w:hAnsiTheme="minorHAnsi" w:cstheme="minorHAnsi"/>
          <w:sz w:val="20"/>
          <w:szCs w:val="20"/>
          <w:lang w:eastAsia="en-GB"/>
        </w:rPr>
        <w:t xml:space="preserve">routinely </w:t>
      </w:r>
      <w:r w:rsidRPr="004745FC">
        <w:rPr>
          <w:rFonts w:asciiTheme="minorHAnsi" w:hAnsiTheme="minorHAnsi" w:cstheme="minorHAnsi"/>
          <w:sz w:val="20"/>
          <w:szCs w:val="20"/>
          <w:lang w:eastAsia="en-GB"/>
        </w:rPr>
        <w:t>discharged due to DNA</w:t>
      </w:r>
      <w:r w:rsidR="009135E4" w:rsidRPr="004745FC">
        <w:rPr>
          <w:rFonts w:asciiTheme="minorHAnsi" w:hAnsiTheme="minorHAnsi" w:cstheme="minorHAnsi"/>
          <w:sz w:val="20"/>
          <w:szCs w:val="20"/>
          <w:lang w:eastAsia="en-GB"/>
        </w:rPr>
        <w:t xml:space="preserve"> or WNB</w:t>
      </w:r>
      <w:r w:rsidR="006F230E" w:rsidRPr="004745FC">
        <w:rPr>
          <w:rFonts w:asciiTheme="minorHAnsi" w:hAnsiTheme="minorHAnsi" w:cstheme="minorHAnsi"/>
          <w:sz w:val="20"/>
          <w:szCs w:val="20"/>
          <w:lang w:eastAsia="en-GB"/>
        </w:rPr>
        <w:t xml:space="preserve"> and should be escalated to the management team for clinical review.</w:t>
      </w:r>
      <w:r w:rsidRPr="004745FC">
        <w:rPr>
          <w:rFonts w:asciiTheme="minorHAnsi" w:hAnsiTheme="minorHAnsi" w:cstheme="minorHAnsi"/>
          <w:sz w:val="20"/>
          <w:szCs w:val="20"/>
          <w:lang w:eastAsia="en-GB"/>
        </w:rPr>
        <w:t xml:space="preserve"> </w:t>
      </w:r>
      <w:r w:rsidRPr="004745FC">
        <w:rPr>
          <w:rFonts w:asciiTheme="minorHAnsi" w:hAnsiTheme="minorHAnsi" w:cstheme="minorHAnsi"/>
          <w:i/>
          <w:sz w:val="20"/>
          <w:szCs w:val="20"/>
          <w:lang w:eastAsia="en-GB"/>
        </w:rPr>
        <w:t>(</w:t>
      </w:r>
      <w:r w:rsidR="00D24954" w:rsidRPr="004745FC">
        <w:rPr>
          <w:rFonts w:asciiTheme="minorHAnsi" w:hAnsiTheme="minorHAnsi" w:cstheme="minorHAnsi"/>
          <w:i/>
          <w:sz w:val="20"/>
          <w:szCs w:val="20"/>
          <w:lang w:eastAsia="en-GB"/>
        </w:rPr>
        <w:t xml:space="preserve">For </w:t>
      </w:r>
      <w:r w:rsidRPr="004745FC">
        <w:rPr>
          <w:rFonts w:asciiTheme="minorHAnsi" w:hAnsiTheme="minorHAnsi" w:cstheme="minorHAnsi"/>
          <w:i/>
          <w:sz w:val="20"/>
          <w:szCs w:val="20"/>
          <w:lang w:eastAsia="en-GB"/>
        </w:rPr>
        <w:t>patients on a cancer pathway see Can</w:t>
      </w:r>
      <w:r w:rsidR="004130B0" w:rsidRPr="004745FC">
        <w:rPr>
          <w:rFonts w:asciiTheme="minorHAnsi" w:hAnsiTheme="minorHAnsi" w:cstheme="minorHAnsi"/>
          <w:i/>
          <w:sz w:val="20"/>
          <w:szCs w:val="20"/>
          <w:lang w:eastAsia="en-GB"/>
        </w:rPr>
        <w:t>cer Access Operational Policy).</w:t>
      </w:r>
    </w:p>
    <w:p w14:paraId="0B756BC2" w14:textId="3258FE1F" w:rsidR="00BA0D7E" w:rsidRPr="004745FC" w:rsidRDefault="00BA0D7E" w:rsidP="00C166D4">
      <w:pPr>
        <w:spacing w:after="0" w:line="240" w:lineRule="auto"/>
        <w:rPr>
          <w:rFonts w:asciiTheme="minorHAnsi" w:hAnsiTheme="minorHAnsi" w:cstheme="minorHAnsi"/>
          <w:i/>
          <w:sz w:val="20"/>
          <w:szCs w:val="20"/>
          <w:lang w:eastAsia="en-GB"/>
        </w:rPr>
      </w:pPr>
    </w:p>
    <w:p w14:paraId="2F47E7C6" w14:textId="4C7DA834" w:rsidR="00BA0D7E" w:rsidRPr="004745FC" w:rsidRDefault="00BA0D7E" w:rsidP="00C166D4">
      <w:pPr>
        <w:spacing w:after="0" w:line="240" w:lineRule="auto"/>
        <w:rPr>
          <w:rFonts w:asciiTheme="minorHAnsi" w:hAnsiTheme="minorHAnsi" w:cstheme="minorHAnsi"/>
          <w:i/>
          <w:sz w:val="20"/>
          <w:szCs w:val="20"/>
          <w:lang w:eastAsia="en-GB"/>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689984" behindDoc="0" locked="0" layoutInCell="1" allowOverlap="1" wp14:anchorId="6199527B" wp14:editId="0BAABDAB">
                <wp:simplePos x="0" y="0"/>
                <wp:positionH relativeFrom="margin">
                  <wp:align>left</wp:align>
                </wp:positionH>
                <wp:positionV relativeFrom="paragraph">
                  <wp:posOffset>30094</wp:posOffset>
                </wp:positionV>
                <wp:extent cx="6467475" cy="1181100"/>
                <wp:effectExtent l="19050" t="19050" r="28575" b="1905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181100"/>
                        </a:xfrm>
                        <a:prstGeom prst="rect">
                          <a:avLst/>
                        </a:prstGeom>
                        <a:solidFill>
                          <a:srgbClr val="FFFFFF"/>
                        </a:solidFill>
                        <a:ln w="28575">
                          <a:solidFill>
                            <a:srgbClr val="0070C0"/>
                          </a:solidFill>
                          <a:miter lim="800000"/>
                          <a:headEnd/>
                          <a:tailEnd/>
                        </a:ln>
                      </wps:spPr>
                      <wps:txbx>
                        <w:txbxContent>
                          <w:p w14:paraId="703800FF" w14:textId="77777777" w:rsidR="009C5F5A" w:rsidRPr="00FB4E85" w:rsidRDefault="009C5F5A" w:rsidP="00E561B9">
                            <w:pPr>
                              <w:spacing w:afterLines="200" w:after="480" w:line="240" w:lineRule="auto"/>
                              <w:rPr>
                                <w:rFonts w:cstheme="minorHAnsi"/>
                                <w:sz w:val="20"/>
                                <w:szCs w:val="20"/>
                              </w:rPr>
                            </w:pPr>
                            <w:r w:rsidRPr="00FB4E85">
                              <w:rPr>
                                <w:rFonts w:cstheme="minorHAnsi"/>
                                <w:b/>
                                <w:color w:val="0070C0"/>
                                <w:sz w:val="20"/>
                                <w:szCs w:val="20"/>
                              </w:rPr>
                              <w:t>Pathway Scenario: Patient DNA:</w:t>
                            </w:r>
                            <w:r w:rsidRPr="00FB4E85">
                              <w:rPr>
                                <w:rFonts w:cstheme="minorHAnsi"/>
                                <w:color w:val="0070C0"/>
                                <w:sz w:val="20"/>
                                <w:szCs w:val="20"/>
                              </w:rPr>
                              <w:t xml:space="preserve"> </w:t>
                            </w:r>
                            <w:r w:rsidRPr="00FB4E85">
                              <w:rPr>
                                <w:rFonts w:cstheme="minorHAnsi"/>
                                <w:sz w:val="20"/>
                                <w:szCs w:val="20"/>
                              </w:rPr>
                              <w:t>Paul was referred by his GP to a General Surgery consultant, he was contacted by the booking them who gave him a choice of dates, on the day of his first outpatient appointment date he did not attend or give notice that he was not going to attend.  The consultant decided that the patient would require a further appointment as it was not clinically appropriate to discharge him. (RTT clock nullified).  Paul was contacted by the hospital and a further appointment arranged (a new RTT clock start on the date that the rebooking of the new appointment took place).  Paul DNA’d a further appointment and the clinician decided to discharge back to the GP and to refer the patient when they are ready to engage with the specialty.</w:t>
                            </w:r>
                          </w:p>
                          <w:p w14:paraId="2F8B2588" w14:textId="77777777" w:rsidR="009C5F5A" w:rsidRDefault="009C5F5A" w:rsidP="00E561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9527B" id="_x0000_s1031" type="#_x0000_t202" style="position:absolute;margin-left:0;margin-top:2.35pt;width:509.25pt;height:93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" strokecolor="#0070c0" strokeweight="2.25pt">
                <v:textbox>
                  <w:txbxContent>
                    <w:p w14:paraId="703800FF" w14:textId="77777777" w:rsidR="009C5F5A" w:rsidRPr="00FB4E85" w:rsidRDefault="009C5F5A" w:rsidP="00E561B9">
                      <w:pPr>
                        <w:spacing w:afterLines="200" w:after="480" w:line="240" w:lineRule="auto"/>
                        <w:rPr>
                          <w:rFonts w:cstheme="minorHAnsi"/>
                          <w:sz w:val="20"/>
                          <w:szCs w:val="20"/>
                        </w:rPr>
                      </w:pPr>
                      <w:r w:rsidRPr="00FB4E85">
                        <w:rPr>
                          <w:rFonts w:cstheme="minorHAnsi"/>
                          <w:b/>
                          <w:color w:val="0070C0"/>
                          <w:sz w:val="20"/>
                          <w:szCs w:val="20"/>
                        </w:rPr>
                        <w:t>Pathway Scenario: Patient DNA:</w:t>
                      </w:r>
                      <w:r w:rsidRPr="00FB4E85">
                        <w:rPr>
                          <w:rFonts w:cstheme="minorHAnsi"/>
                          <w:color w:val="0070C0"/>
                          <w:sz w:val="20"/>
                          <w:szCs w:val="20"/>
                        </w:rPr>
                        <w:t xml:space="preserve"> </w:t>
                      </w:r>
                      <w:r w:rsidRPr="00FB4E85">
                        <w:rPr>
                          <w:rFonts w:cstheme="minorHAnsi"/>
                          <w:sz w:val="20"/>
                          <w:szCs w:val="20"/>
                        </w:rPr>
                        <w:t>Paul was referred by his GP to a General Surgery consultant, he was contacted by the booking them who gave him a choice of dates, on the day of his first outpatient appointment date he did not attend or give notice that he was not going to attend.  The consultant decided that the patient would require a further appointment as it was not clinically appropriate to discharge him. (RTT clock nullified).  Paul was contacted by the hospital and a further appointment arranged (a new RTT clock start on the date that the rebooking of the new appointment took place).  Paul DNA’d a further appointment and the clinician decided to discharge back to the GP and to refer the patient when they are ready to engage with the specialty.</w:t>
                      </w:r>
                    </w:p>
                    <w:p w14:paraId="2F8B2588" w14:textId="77777777" w:rsidR="009C5F5A" w:rsidRDefault="009C5F5A" w:rsidP="00E561B9"/>
                  </w:txbxContent>
                </v:textbox>
                <w10:wrap anchorx="margin"/>
              </v:shape>
            </w:pict>
          </mc:Fallback>
        </mc:AlternateContent>
      </w:r>
    </w:p>
    <w:p w14:paraId="546BC8FE" w14:textId="2F394DBD" w:rsidR="00BA0D7E" w:rsidRPr="004745FC" w:rsidRDefault="00BA0D7E" w:rsidP="00C166D4">
      <w:pPr>
        <w:spacing w:after="0" w:line="240" w:lineRule="auto"/>
        <w:rPr>
          <w:rFonts w:asciiTheme="minorHAnsi" w:hAnsiTheme="minorHAnsi" w:cstheme="minorHAnsi"/>
          <w:i/>
          <w:sz w:val="20"/>
          <w:szCs w:val="20"/>
          <w:lang w:eastAsia="en-GB"/>
        </w:rPr>
      </w:pPr>
    </w:p>
    <w:p w14:paraId="1EBC7266" w14:textId="77777777" w:rsidR="00BA0D7E" w:rsidRPr="004745FC" w:rsidRDefault="00BA0D7E" w:rsidP="00C166D4">
      <w:pPr>
        <w:spacing w:after="0" w:line="240" w:lineRule="auto"/>
        <w:rPr>
          <w:rFonts w:asciiTheme="minorHAnsi" w:hAnsiTheme="minorHAnsi" w:cstheme="minorHAnsi"/>
          <w:i/>
          <w:sz w:val="20"/>
          <w:szCs w:val="20"/>
          <w:lang w:eastAsia="en-GB"/>
        </w:rPr>
      </w:pPr>
    </w:p>
    <w:p w14:paraId="1821D196" w14:textId="36AEE6DF" w:rsidR="00BA0D7E" w:rsidRPr="004745FC" w:rsidRDefault="00BA0D7E" w:rsidP="00C166D4">
      <w:pPr>
        <w:spacing w:after="0" w:line="240" w:lineRule="auto"/>
        <w:rPr>
          <w:rFonts w:asciiTheme="minorHAnsi" w:hAnsiTheme="minorHAnsi" w:cstheme="minorHAnsi"/>
          <w:i/>
          <w:sz w:val="20"/>
          <w:szCs w:val="20"/>
          <w:lang w:eastAsia="en-GB"/>
        </w:rPr>
      </w:pPr>
    </w:p>
    <w:p w14:paraId="6C6B1D54" w14:textId="6F453135" w:rsidR="000C1E7F" w:rsidRPr="004745FC" w:rsidRDefault="000C1E7F" w:rsidP="00C166D4">
      <w:pPr>
        <w:spacing w:after="0" w:line="240" w:lineRule="auto"/>
        <w:rPr>
          <w:rFonts w:asciiTheme="minorHAnsi" w:hAnsiTheme="minorHAnsi" w:cstheme="minorHAnsi"/>
          <w:i/>
          <w:sz w:val="20"/>
          <w:szCs w:val="20"/>
          <w:lang w:eastAsia="en-GB"/>
        </w:rPr>
      </w:pPr>
    </w:p>
    <w:p w14:paraId="107670F9" w14:textId="35AA8EE0" w:rsidR="00E561B9" w:rsidRPr="004745FC" w:rsidRDefault="00E561B9" w:rsidP="00C166D4">
      <w:pPr>
        <w:spacing w:afterLines="200" w:after="480" w:line="240" w:lineRule="auto"/>
        <w:rPr>
          <w:rFonts w:asciiTheme="minorHAnsi" w:hAnsiTheme="minorHAnsi" w:cstheme="minorHAnsi"/>
          <w:sz w:val="20"/>
          <w:szCs w:val="20"/>
          <w:lang w:eastAsia="en-GB"/>
        </w:rPr>
      </w:pPr>
    </w:p>
    <w:p w14:paraId="66B7D59C" w14:textId="77777777" w:rsidR="00E11B86" w:rsidRPr="004745FC" w:rsidRDefault="00E11B86" w:rsidP="00C166D4">
      <w:pPr>
        <w:pStyle w:val="Subtitle"/>
        <w:rPr>
          <w:rFonts w:asciiTheme="minorHAnsi" w:hAnsiTheme="minorHAnsi" w:cstheme="minorHAnsi"/>
          <w:color w:val="0070C0"/>
          <w:sz w:val="20"/>
        </w:rPr>
      </w:pPr>
    </w:p>
    <w:p w14:paraId="358AAA59" w14:textId="2908B1C3"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3.7</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Late Arrival for Clinic Appointment</w:t>
      </w:r>
    </w:p>
    <w:p w14:paraId="65515949" w14:textId="77777777" w:rsidR="00BA0D7E" w:rsidRPr="004745FC" w:rsidRDefault="00BA0D7E" w:rsidP="00C166D4">
      <w:pPr>
        <w:pStyle w:val="Subtitle"/>
        <w:rPr>
          <w:rFonts w:asciiTheme="minorHAnsi" w:hAnsiTheme="minorHAnsi" w:cstheme="minorHAnsi"/>
          <w:color w:val="0070C0"/>
          <w:sz w:val="20"/>
        </w:rPr>
      </w:pPr>
    </w:p>
    <w:p w14:paraId="23B5E8A8" w14:textId="7D715C8A"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Every effort will be made to see patients that arrive late for their appointment. If the patient </w:t>
      </w:r>
      <w:r w:rsidR="00BA0D7E" w:rsidRPr="004745FC">
        <w:rPr>
          <w:rFonts w:asciiTheme="minorHAnsi" w:hAnsiTheme="minorHAnsi" w:cstheme="minorHAnsi"/>
          <w:sz w:val="20"/>
          <w:szCs w:val="20"/>
        </w:rPr>
        <w:t>cannot</w:t>
      </w:r>
      <w:r w:rsidRPr="004745FC">
        <w:rPr>
          <w:rFonts w:asciiTheme="minorHAnsi" w:hAnsiTheme="minorHAnsi" w:cstheme="minorHAnsi"/>
          <w:sz w:val="20"/>
          <w:szCs w:val="20"/>
        </w:rPr>
        <w:t xml:space="preserve"> be seen due to other constraints, or the patient is unwilling to wait, a new appointment will be arranged the RTT clock will continue to tick.</w:t>
      </w:r>
    </w:p>
    <w:p w14:paraId="5C5A95D5" w14:textId="77777777" w:rsidR="00BA0D7E" w:rsidRDefault="00BA0D7E" w:rsidP="00C166D4">
      <w:pPr>
        <w:spacing w:after="0" w:line="240" w:lineRule="auto"/>
        <w:rPr>
          <w:rFonts w:asciiTheme="minorHAnsi" w:hAnsiTheme="minorHAnsi" w:cstheme="minorHAnsi"/>
          <w:sz w:val="20"/>
          <w:szCs w:val="20"/>
        </w:rPr>
      </w:pPr>
    </w:p>
    <w:p w14:paraId="0BF7104E" w14:textId="77777777" w:rsidR="00E81E3F" w:rsidRDefault="00E81E3F" w:rsidP="00C166D4">
      <w:pPr>
        <w:spacing w:after="0" w:line="240" w:lineRule="auto"/>
        <w:rPr>
          <w:rFonts w:asciiTheme="minorHAnsi" w:hAnsiTheme="minorHAnsi" w:cstheme="minorHAnsi"/>
          <w:sz w:val="20"/>
          <w:szCs w:val="20"/>
        </w:rPr>
      </w:pPr>
    </w:p>
    <w:p w14:paraId="5093610F" w14:textId="77777777" w:rsidR="00E81E3F" w:rsidRDefault="00E81E3F" w:rsidP="00C166D4">
      <w:pPr>
        <w:spacing w:after="0" w:line="240" w:lineRule="auto"/>
        <w:rPr>
          <w:rFonts w:asciiTheme="minorHAnsi" w:hAnsiTheme="minorHAnsi" w:cstheme="minorHAnsi"/>
          <w:sz w:val="20"/>
          <w:szCs w:val="20"/>
        </w:rPr>
      </w:pPr>
    </w:p>
    <w:p w14:paraId="1D4AF5D1" w14:textId="77777777" w:rsidR="00E81E3F" w:rsidRDefault="00E81E3F" w:rsidP="00C166D4">
      <w:pPr>
        <w:spacing w:after="0" w:line="240" w:lineRule="auto"/>
        <w:rPr>
          <w:rFonts w:asciiTheme="minorHAnsi" w:hAnsiTheme="minorHAnsi" w:cstheme="minorHAnsi"/>
          <w:sz w:val="20"/>
          <w:szCs w:val="20"/>
        </w:rPr>
      </w:pPr>
    </w:p>
    <w:p w14:paraId="2864C31F" w14:textId="77777777" w:rsidR="00E81E3F" w:rsidRPr="004745FC" w:rsidRDefault="00E81E3F" w:rsidP="00C166D4">
      <w:pPr>
        <w:spacing w:after="0" w:line="240" w:lineRule="auto"/>
        <w:rPr>
          <w:rFonts w:asciiTheme="minorHAnsi" w:hAnsiTheme="minorHAnsi" w:cstheme="minorHAnsi"/>
          <w:sz w:val="20"/>
          <w:szCs w:val="20"/>
        </w:rPr>
      </w:pPr>
    </w:p>
    <w:p w14:paraId="14AB4415" w14:textId="3F4C2777"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3.8</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Clinic Outcomes</w:t>
      </w:r>
    </w:p>
    <w:p w14:paraId="329C0BA1" w14:textId="77777777" w:rsidR="00BA0D7E" w:rsidRPr="004745FC" w:rsidRDefault="00BA0D7E" w:rsidP="00C166D4">
      <w:pPr>
        <w:pStyle w:val="Subtitle"/>
        <w:rPr>
          <w:rFonts w:asciiTheme="minorHAnsi" w:hAnsiTheme="minorHAnsi" w:cstheme="minorHAnsi"/>
          <w:color w:val="0070C0"/>
          <w:sz w:val="20"/>
        </w:rPr>
      </w:pPr>
    </w:p>
    <w:p w14:paraId="095FA54F" w14:textId="09F526BE" w:rsidR="00E561B9" w:rsidRPr="004745FC" w:rsidRDefault="00E561B9" w:rsidP="00C166D4">
      <w:pPr>
        <w:spacing w:after="0" w:line="240" w:lineRule="auto"/>
        <w:rPr>
          <w:rFonts w:asciiTheme="minorHAnsi" w:hAnsiTheme="minorHAnsi" w:cstheme="minorHAnsi"/>
          <w:bCs/>
          <w:kern w:val="28"/>
          <w:sz w:val="20"/>
          <w:szCs w:val="20"/>
        </w:rPr>
      </w:pPr>
      <w:r w:rsidRPr="004745FC">
        <w:rPr>
          <w:rFonts w:asciiTheme="minorHAnsi" w:hAnsiTheme="minorHAnsi" w:cstheme="minorHAnsi"/>
          <w:sz w:val="20"/>
          <w:szCs w:val="20"/>
        </w:rPr>
        <w:t xml:space="preserve">A clinic outcome </w:t>
      </w:r>
      <w:r w:rsidR="00A84032" w:rsidRPr="004745FC">
        <w:rPr>
          <w:rFonts w:asciiTheme="minorHAnsi" w:hAnsiTheme="minorHAnsi" w:cstheme="minorHAnsi"/>
          <w:sz w:val="20"/>
          <w:szCs w:val="20"/>
        </w:rPr>
        <w:t xml:space="preserve">must </w:t>
      </w:r>
      <w:r w:rsidRPr="004745FC">
        <w:rPr>
          <w:rFonts w:asciiTheme="minorHAnsi" w:hAnsiTheme="minorHAnsi" w:cstheme="minorHAnsi"/>
          <w:sz w:val="20"/>
          <w:szCs w:val="20"/>
        </w:rPr>
        <w:t xml:space="preserve">be completed by the clinician for each outpatient appointment to enable the outcome of the appointment to be recorded on Trust PAS systems, and for the patient’s pathway status and RTT clock to be reported correctly.  Clinic outcomes should be recorded on Trust PAS systems in real time where possible and no later than 24 hours after the patient has been seen to ensure that appointment outcomes are recorded correctly.  </w:t>
      </w:r>
      <w:r w:rsidRPr="004745FC">
        <w:rPr>
          <w:rFonts w:asciiTheme="minorHAnsi" w:hAnsiTheme="minorHAnsi" w:cstheme="minorHAnsi"/>
          <w:bCs/>
          <w:kern w:val="28"/>
          <w:sz w:val="20"/>
          <w:szCs w:val="20"/>
        </w:rPr>
        <w:t>It is the responsibility of the clinician reviewing the patient to indicate the clinical outcome on the day of the appointment.</w:t>
      </w:r>
    </w:p>
    <w:p w14:paraId="1B28131A" w14:textId="77777777" w:rsidR="00BA0D7E" w:rsidRPr="004745FC" w:rsidRDefault="00BA0D7E" w:rsidP="00C166D4">
      <w:pPr>
        <w:spacing w:after="0" w:line="240" w:lineRule="auto"/>
        <w:rPr>
          <w:rFonts w:asciiTheme="minorHAnsi" w:hAnsiTheme="minorHAnsi" w:cstheme="minorHAnsi"/>
          <w:bCs/>
          <w:kern w:val="28"/>
          <w:sz w:val="20"/>
          <w:szCs w:val="20"/>
        </w:rPr>
      </w:pPr>
    </w:p>
    <w:p w14:paraId="35558CB6"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Letters from specialty Consultants to the GP or other referrer describing the outcome of the outpatient consultation are to be sent to the referrer and copied to the patient (unless the patient has requested not to receive letters) within 5 working days of the clinic date.  All clinical correspondence should be stored in EPR, and a copy should be filed in the patient paper record.</w:t>
      </w:r>
    </w:p>
    <w:p w14:paraId="72A6C320" w14:textId="77777777" w:rsidR="000A58EB" w:rsidRPr="004745FC" w:rsidRDefault="000A58EB" w:rsidP="00C166D4">
      <w:pPr>
        <w:spacing w:after="0" w:line="240" w:lineRule="auto"/>
        <w:rPr>
          <w:rFonts w:asciiTheme="minorHAnsi" w:hAnsiTheme="minorHAnsi" w:cstheme="minorHAnsi"/>
          <w:sz w:val="20"/>
          <w:szCs w:val="20"/>
        </w:rPr>
      </w:pPr>
    </w:p>
    <w:p w14:paraId="2E03E0C2" w14:textId="47D0035A"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3.9</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Virtual Appointments – Telephone Appointments</w:t>
      </w:r>
    </w:p>
    <w:p w14:paraId="1FE09A4B" w14:textId="77777777" w:rsidR="00BA0D7E" w:rsidRPr="004745FC" w:rsidRDefault="00BA0D7E" w:rsidP="00C166D4">
      <w:pPr>
        <w:spacing w:after="0" w:line="240" w:lineRule="auto"/>
        <w:rPr>
          <w:rFonts w:asciiTheme="minorHAnsi" w:hAnsiTheme="minorHAnsi" w:cstheme="minorHAnsi"/>
          <w:sz w:val="20"/>
          <w:szCs w:val="20"/>
        </w:rPr>
      </w:pPr>
    </w:p>
    <w:p w14:paraId="65D2469E" w14:textId="1030793A"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Clinicians or NHS </w:t>
      </w:r>
      <w:r w:rsidR="00A84032" w:rsidRPr="004745FC">
        <w:rPr>
          <w:rFonts w:asciiTheme="minorHAnsi" w:hAnsiTheme="minorHAnsi" w:cstheme="minorHAnsi"/>
          <w:sz w:val="20"/>
          <w:szCs w:val="20"/>
        </w:rPr>
        <w:t xml:space="preserve">professionals </w:t>
      </w:r>
      <w:r w:rsidRPr="004745FC">
        <w:rPr>
          <w:rFonts w:asciiTheme="minorHAnsi" w:hAnsiTheme="minorHAnsi" w:cstheme="minorHAnsi"/>
          <w:sz w:val="20"/>
          <w:szCs w:val="20"/>
        </w:rPr>
        <w:t xml:space="preserve">may decide to follow up patients in virtual or telephone clinics, these clinics should be managed in </w:t>
      </w:r>
      <w:r w:rsidR="00BA0D7E" w:rsidRPr="004745FC">
        <w:rPr>
          <w:rFonts w:asciiTheme="minorHAnsi" w:hAnsiTheme="minorHAnsi" w:cstheme="minorHAnsi"/>
          <w:sz w:val="20"/>
          <w:szCs w:val="20"/>
        </w:rPr>
        <w:t>the same</w:t>
      </w:r>
      <w:r w:rsidRPr="004745FC">
        <w:rPr>
          <w:rFonts w:asciiTheme="minorHAnsi" w:hAnsiTheme="minorHAnsi" w:cstheme="minorHAnsi"/>
          <w:sz w:val="20"/>
          <w:szCs w:val="20"/>
        </w:rPr>
        <w:t xml:space="preserve"> way as attended clinic appointments.  The patient will either be contacted by telephone or letter to discuss their condition or to review their diagnostic tests.  The outcome of these appointments must be updated in Trust PAS systems on the day of the clinic and a letter dictated and sent to the patient, the GP and uploaded in ERS.</w:t>
      </w:r>
    </w:p>
    <w:p w14:paraId="15F1377A" w14:textId="666B2B18" w:rsidR="00BA0D7E" w:rsidRPr="004745FC" w:rsidRDefault="00BA0D7E" w:rsidP="00C166D4">
      <w:pPr>
        <w:spacing w:after="0" w:line="240" w:lineRule="auto"/>
        <w:rPr>
          <w:rFonts w:asciiTheme="minorHAnsi" w:hAnsiTheme="minorHAnsi" w:cstheme="minorHAnsi"/>
          <w:sz w:val="20"/>
          <w:szCs w:val="20"/>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692032" behindDoc="0" locked="0" layoutInCell="1" allowOverlap="1" wp14:anchorId="7E97D097" wp14:editId="38612CC2">
                <wp:simplePos x="0" y="0"/>
                <wp:positionH relativeFrom="margin">
                  <wp:align>right</wp:align>
                </wp:positionH>
                <wp:positionV relativeFrom="paragraph">
                  <wp:posOffset>97707</wp:posOffset>
                </wp:positionV>
                <wp:extent cx="6610350" cy="1581150"/>
                <wp:effectExtent l="19050" t="19050" r="1905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81150"/>
                        </a:xfrm>
                        <a:prstGeom prst="rect">
                          <a:avLst/>
                        </a:prstGeom>
                        <a:solidFill>
                          <a:srgbClr val="FFFFFF"/>
                        </a:solidFill>
                        <a:ln w="28575">
                          <a:solidFill>
                            <a:srgbClr val="0070C0"/>
                          </a:solidFill>
                          <a:miter lim="800000"/>
                          <a:headEnd/>
                          <a:tailEnd/>
                        </a:ln>
                      </wps:spPr>
                      <wps:txbx>
                        <w:txbxContent>
                          <w:p w14:paraId="0D7EC9F1" w14:textId="34E20E62" w:rsidR="009C5F5A" w:rsidRPr="00BA0D7E" w:rsidRDefault="009C5F5A" w:rsidP="00E561B9">
                            <w:pPr>
                              <w:contextualSpacing/>
                              <w:rPr>
                                <w:rFonts w:asciiTheme="minorHAnsi" w:hAnsiTheme="minorHAnsi" w:cstheme="minorHAnsi"/>
                                <w:b/>
                                <w:sz w:val="20"/>
                                <w:szCs w:val="20"/>
                              </w:rPr>
                            </w:pPr>
                            <w:r w:rsidRPr="00BA0D7E">
                              <w:rPr>
                                <w:rFonts w:asciiTheme="minorHAnsi" w:hAnsiTheme="minorHAnsi" w:cstheme="minorHAnsi"/>
                                <w:b/>
                                <w:color w:val="0070C0"/>
                                <w:sz w:val="20"/>
                                <w:szCs w:val="20"/>
                              </w:rPr>
                              <w:t>Pathway Scenario:</w:t>
                            </w:r>
                            <w:r w:rsidRPr="00BA0D7E">
                              <w:rPr>
                                <w:rFonts w:asciiTheme="minorHAnsi" w:hAnsiTheme="minorHAnsi" w:cstheme="minorHAnsi"/>
                                <w:color w:val="0070C0"/>
                                <w:sz w:val="20"/>
                                <w:szCs w:val="20"/>
                              </w:rPr>
                              <w:t xml:space="preserve"> </w:t>
                            </w:r>
                            <w:r w:rsidRPr="00BA0D7E">
                              <w:rPr>
                                <w:rFonts w:asciiTheme="minorHAnsi" w:hAnsiTheme="minorHAnsi" w:cstheme="minorHAnsi"/>
                                <w:b/>
                                <w:color w:val="0070C0"/>
                                <w:sz w:val="20"/>
                                <w:szCs w:val="20"/>
                              </w:rPr>
                              <w:t>Virtual Clinic Appointment Outcomes:</w:t>
                            </w:r>
                            <w:r w:rsidRPr="00BA0D7E">
                              <w:rPr>
                                <w:rFonts w:asciiTheme="minorHAnsi" w:hAnsiTheme="minorHAnsi" w:cstheme="minorHAnsi"/>
                                <w:sz w:val="20"/>
                                <w:szCs w:val="20"/>
                              </w:rPr>
                              <w:t xml:space="preserve"> Ranjit has been referred into a pressurised service, the waiting times for first outpatient appointments have exceeded 30 weeks, the clinical team agree they want to manage the pressure in the service by creating virtual appointments to enable them to bring waiting times down.  Ranjit was booked into a virtual appointment and </w:t>
                            </w:r>
                            <w:r w:rsidR="000A58EB" w:rsidRPr="00BA0D7E">
                              <w:rPr>
                                <w:rFonts w:asciiTheme="minorHAnsi" w:hAnsiTheme="minorHAnsi" w:cstheme="minorHAnsi"/>
                                <w:sz w:val="20"/>
                                <w:szCs w:val="20"/>
                              </w:rPr>
                              <w:t>can</w:t>
                            </w:r>
                            <w:r w:rsidRPr="00BA0D7E">
                              <w:rPr>
                                <w:rFonts w:asciiTheme="minorHAnsi" w:hAnsiTheme="minorHAnsi" w:cstheme="minorHAnsi"/>
                                <w:sz w:val="20"/>
                                <w:szCs w:val="20"/>
                              </w:rPr>
                              <w:t xml:space="preserve"> discuss his condition with a clinician.  During the appointment the clinician decides that Ranjit needs some diagnostic tests but incorrectly adds an outcome of ‘Active Monitoring’ to the patient’s pathway, this outcome incorrectly stops the RTT clock.  Most virtual appointments will have a continuing clock outcome as it is unlikely the patient has been treated during these appointments.  The only clock stop events would be if the clinician provides advice and guidance, prescribes medication that would treat the condition or discharges the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7D097" id="_x0000_s1032" type="#_x0000_t202" style="position:absolute;margin-left:469.3pt;margin-top:7.7pt;width:520.5pt;height:124.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" strokecolor="#0070c0" strokeweight="2.25pt">
                <v:textbox>
                  <w:txbxContent>
                    <w:p w14:paraId="0D7EC9F1" w14:textId="34E20E62" w:rsidR="009C5F5A" w:rsidRPr="00BA0D7E" w:rsidRDefault="009C5F5A" w:rsidP="00E561B9">
                      <w:pPr>
                        <w:contextualSpacing/>
                        <w:rPr>
                          <w:rFonts w:asciiTheme="minorHAnsi" w:hAnsiTheme="minorHAnsi" w:cstheme="minorHAnsi"/>
                          <w:b/>
                          <w:sz w:val="20"/>
                          <w:szCs w:val="20"/>
                        </w:rPr>
                      </w:pPr>
                      <w:r w:rsidRPr="00BA0D7E">
                        <w:rPr>
                          <w:rFonts w:asciiTheme="minorHAnsi" w:hAnsiTheme="minorHAnsi" w:cstheme="minorHAnsi"/>
                          <w:b/>
                          <w:color w:val="0070C0"/>
                          <w:sz w:val="20"/>
                          <w:szCs w:val="20"/>
                        </w:rPr>
                        <w:t>Pathway Scenario:</w:t>
                      </w:r>
                      <w:r w:rsidRPr="00BA0D7E">
                        <w:rPr>
                          <w:rFonts w:asciiTheme="minorHAnsi" w:hAnsiTheme="minorHAnsi" w:cstheme="minorHAnsi"/>
                          <w:color w:val="0070C0"/>
                          <w:sz w:val="20"/>
                          <w:szCs w:val="20"/>
                        </w:rPr>
                        <w:t xml:space="preserve"> </w:t>
                      </w:r>
                      <w:r w:rsidRPr="00BA0D7E">
                        <w:rPr>
                          <w:rFonts w:asciiTheme="minorHAnsi" w:hAnsiTheme="minorHAnsi" w:cstheme="minorHAnsi"/>
                          <w:b/>
                          <w:color w:val="0070C0"/>
                          <w:sz w:val="20"/>
                          <w:szCs w:val="20"/>
                        </w:rPr>
                        <w:t>Virtual Clinic Appointment Outcomes:</w:t>
                      </w:r>
                      <w:r w:rsidRPr="00BA0D7E">
                        <w:rPr>
                          <w:rFonts w:asciiTheme="minorHAnsi" w:hAnsiTheme="minorHAnsi" w:cstheme="minorHAnsi"/>
                          <w:sz w:val="20"/>
                          <w:szCs w:val="20"/>
                        </w:rPr>
                        <w:t xml:space="preserve"> Ranjit has been referred into a pressurised service, the waiting times for first outpatient appointments have exceeded 30 weeks, the clinical team agree they want to manage the pressure in the service by creating virtual appointments to enable them to bring waiting times down.  Ranjit was booked into a virtual appointment and </w:t>
                      </w:r>
                      <w:r w:rsidR="000A58EB" w:rsidRPr="00BA0D7E">
                        <w:rPr>
                          <w:rFonts w:asciiTheme="minorHAnsi" w:hAnsiTheme="minorHAnsi" w:cstheme="minorHAnsi"/>
                          <w:sz w:val="20"/>
                          <w:szCs w:val="20"/>
                        </w:rPr>
                        <w:t>can</w:t>
                      </w:r>
                      <w:r w:rsidRPr="00BA0D7E">
                        <w:rPr>
                          <w:rFonts w:asciiTheme="minorHAnsi" w:hAnsiTheme="minorHAnsi" w:cstheme="minorHAnsi"/>
                          <w:sz w:val="20"/>
                          <w:szCs w:val="20"/>
                        </w:rPr>
                        <w:t xml:space="preserve"> discuss his condition with a clinician.  During the appointment the clinician decides that Ranjit needs some diagnostic tests but incorrectly adds an outcome of ‘Active Monitoring’ to the patient’s pathway, this outcome incorrectly stops the RTT clock.  Most virtual appointments will have a continuing clock outcome as it is unlikely the patient has been treated during these appointments.  The only clock stop events would be if the clinician provides advice and guidance, prescribes medication that would treat the condition or discharges the patient.</w:t>
                      </w:r>
                    </w:p>
                  </w:txbxContent>
                </v:textbox>
                <w10:wrap anchorx="margin"/>
              </v:shape>
            </w:pict>
          </mc:Fallback>
        </mc:AlternateContent>
      </w:r>
    </w:p>
    <w:p w14:paraId="4CDBC0F6" w14:textId="21108D34" w:rsidR="00BA0D7E" w:rsidRPr="004745FC" w:rsidRDefault="00BA0D7E" w:rsidP="00C166D4">
      <w:pPr>
        <w:spacing w:after="0" w:line="240" w:lineRule="auto"/>
        <w:rPr>
          <w:rFonts w:asciiTheme="minorHAnsi" w:hAnsiTheme="minorHAnsi" w:cstheme="minorHAnsi"/>
          <w:sz w:val="20"/>
          <w:szCs w:val="20"/>
        </w:rPr>
      </w:pPr>
    </w:p>
    <w:p w14:paraId="33CB9017" w14:textId="2CFD35C7" w:rsidR="00BA0D7E" w:rsidRPr="004745FC" w:rsidRDefault="00BA0D7E" w:rsidP="00C166D4">
      <w:pPr>
        <w:spacing w:after="0" w:line="240" w:lineRule="auto"/>
        <w:rPr>
          <w:rFonts w:asciiTheme="minorHAnsi" w:hAnsiTheme="minorHAnsi" w:cstheme="minorHAnsi"/>
          <w:sz w:val="20"/>
          <w:szCs w:val="20"/>
        </w:rPr>
      </w:pPr>
    </w:p>
    <w:p w14:paraId="3C837D55" w14:textId="2D60693B" w:rsidR="00BA0D7E" w:rsidRPr="004745FC" w:rsidRDefault="00BA0D7E" w:rsidP="00C166D4">
      <w:pPr>
        <w:spacing w:after="0" w:line="240" w:lineRule="auto"/>
        <w:rPr>
          <w:rFonts w:asciiTheme="minorHAnsi" w:hAnsiTheme="minorHAnsi" w:cstheme="minorHAnsi"/>
          <w:sz w:val="20"/>
          <w:szCs w:val="20"/>
        </w:rPr>
      </w:pPr>
    </w:p>
    <w:p w14:paraId="655F7ED0" w14:textId="5FDE18D2" w:rsidR="00BA0D7E" w:rsidRPr="004745FC" w:rsidRDefault="00BA0D7E" w:rsidP="00C166D4">
      <w:pPr>
        <w:spacing w:after="0" w:line="240" w:lineRule="auto"/>
        <w:rPr>
          <w:rFonts w:asciiTheme="minorHAnsi" w:hAnsiTheme="minorHAnsi" w:cstheme="minorHAnsi"/>
          <w:sz w:val="20"/>
          <w:szCs w:val="20"/>
        </w:rPr>
      </w:pPr>
    </w:p>
    <w:p w14:paraId="029623CB" w14:textId="2AA6482B" w:rsidR="00BA0D7E" w:rsidRPr="004745FC" w:rsidRDefault="00BA0D7E" w:rsidP="00C166D4">
      <w:pPr>
        <w:spacing w:after="0" w:line="240" w:lineRule="auto"/>
        <w:rPr>
          <w:rFonts w:asciiTheme="minorHAnsi" w:hAnsiTheme="minorHAnsi" w:cstheme="minorHAnsi"/>
          <w:sz w:val="20"/>
          <w:szCs w:val="20"/>
        </w:rPr>
      </w:pPr>
    </w:p>
    <w:p w14:paraId="5CA7BF2A" w14:textId="5008DDF7" w:rsidR="00BA0D7E" w:rsidRPr="004745FC" w:rsidRDefault="00BA0D7E" w:rsidP="00C166D4">
      <w:pPr>
        <w:spacing w:after="0" w:line="240" w:lineRule="auto"/>
        <w:rPr>
          <w:rFonts w:asciiTheme="minorHAnsi" w:hAnsiTheme="minorHAnsi" w:cstheme="minorHAnsi"/>
          <w:sz w:val="20"/>
          <w:szCs w:val="20"/>
        </w:rPr>
      </w:pPr>
    </w:p>
    <w:p w14:paraId="6476D382" w14:textId="4AC211A2" w:rsidR="00BA0D7E" w:rsidRPr="004745FC" w:rsidRDefault="00BA0D7E" w:rsidP="00C166D4">
      <w:pPr>
        <w:spacing w:after="0" w:line="240" w:lineRule="auto"/>
        <w:rPr>
          <w:rFonts w:asciiTheme="minorHAnsi" w:hAnsiTheme="minorHAnsi" w:cstheme="minorHAnsi"/>
          <w:sz w:val="20"/>
          <w:szCs w:val="20"/>
        </w:rPr>
      </w:pPr>
    </w:p>
    <w:p w14:paraId="4EEC1AED" w14:textId="4CCBF9DC" w:rsidR="00E561B9" w:rsidRPr="004745FC" w:rsidRDefault="00E561B9" w:rsidP="00C166D4">
      <w:pPr>
        <w:spacing w:after="0" w:line="240" w:lineRule="auto"/>
        <w:rPr>
          <w:rFonts w:asciiTheme="minorHAnsi" w:hAnsiTheme="minorHAnsi" w:cstheme="minorHAnsi"/>
          <w:sz w:val="20"/>
          <w:szCs w:val="20"/>
        </w:rPr>
      </w:pPr>
    </w:p>
    <w:p w14:paraId="52D1D5C8" w14:textId="77777777" w:rsidR="00E561B9" w:rsidRPr="004745FC" w:rsidRDefault="00E561B9" w:rsidP="00C166D4">
      <w:pPr>
        <w:spacing w:after="0" w:line="240" w:lineRule="auto"/>
        <w:rPr>
          <w:rFonts w:asciiTheme="minorHAnsi" w:hAnsiTheme="minorHAnsi" w:cstheme="minorHAnsi"/>
          <w:sz w:val="20"/>
          <w:szCs w:val="20"/>
        </w:rPr>
      </w:pPr>
    </w:p>
    <w:p w14:paraId="02CA3B1C" w14:textId="0073DFBF" w:rsidR="004130B0" w:rsidRPr="004745FC" w:rsidRDefault="004130B0" w:rsidP="00C166D4">
      <w:pPr>
        <w:pStyle w:val="Subtitle"/>
        <w:rPr>
          <w:rFonts w:asciiTheme="minorHAnsi" w:hAnsiTheme="minorHAnsi" w:cstheme="minorHAnsi"/>
          <w:color w:val="0070C0"/>
          <w:sz w:val="20"/>
        </w:rPr>
      </w:pPr>
    </w:p>
    <w:p w14:paraId="244A462C" w14:textId="12986FFC" w:rsidR="000C1E7F" w:rsidRPr="004745FC" w:rsidRDefault="000C1E7F" w:rsidP="00C166D4">
      <w:pPr>
        <w:pStyle w:val="Subtitle"/>
        <w:rPr>
          <w:rFonts w:asciiTheme="minorHAnsi" w:hAnsiTheme="minorHAnsi" w:cstheme="minorHAnsi"/>
          <w:color w:val="0070C0"/>
          <w:sz w:val="20"/>
        </w:rPr>
      </w:pPr>
    </w:p>
    <w:p w14:paraId="0345F9BD" w14:textId="2B40B23E"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3.10</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Patients Under Clinical Review / Active Monitoring</w:t>
      </w:r>
    </w:p>
    <w:p w14:paraId="1D5C574B" w14:textId="1E002C66" w:rsidR="00BA0D7E" w:rsidRPr="004745FC" w:rsidRDefault="00BA0D7E" w:rsidP="00C166D4">
      <w:pPr>
        <w:pStyle w:val="Subtitle"/>
        <w:rPr>
          <w:rFonts w:asciiTheme="minorHAnsi" w:hAnsiTheme="minorHAnsi" w:cstheme="minorHAnsi"/>
          <w:color w:val="0070C0"/>
          <w:sz w:val="20"/>
        </w:rPr>
      </w:pPr>
    </w:p>
    <w:p w14:paraId="2E8A748B" w14:textId="6EA017CE"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The </w:t>
      </w:r>
      <w:r w:rsidRPr="004745FC">
        <w:rPr>
          <w:rFonts w:asciiTheme="minorHAnsi" w:hAnsiTheme="minorHAnsi" w:cstheme="minorHAnsi"/>
          <w:b/>
          <w:color w:val="0070C0"/>
          <w:sz w:val="20"/>
          <w:szCs w:val="20"/>
        </w:rPr>
        <w:t>RTT clock is stopped</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if there is a clinical decision to start a period of ‘active monitoring’ of the patient’s condition, where there is no intention to have any clinical intervention or diagnostic procedures.  If a decision to treat the patient is made after this period of active monitoring, then a new RTT clock will start from the date of this decision.</w:t>
      </w:r>
    </w:p>
    <w:p w14:paraId="279157B4" w14:textId="2683A866" w:rsidR="00BA0D7E" w:rsidRPr="004745FC" w:rsidRDefault="00BA0D7E" w:rsidP="00C166D4">
      <w:pPr>
        <w:spacing w:after="0" w:line="240" w:lineRule="auto"/>
        <w:rPr>
          <w:rFonts w:asciiTheme="minorHAnsi" w:hAnsiTheme="minorHAnsi" w:cstheme="minorHAnsi"/>
          <w:sz w:val="20"/>
          <w:szCs w:val="20"/>
        </w:rPr>
      </w:pPr>
    </w:p>
    <w:p w14:paraId="63238B42" w14:textId="785B47FF" w:rsidR="00102C64" w:rsidRPr="004745FC" w:rsidRDefault="00BA0D7E" w:rsidP="00C166D4">
      <w:pPr>
        <w:spacing w:after="0" w:line="240" w:lineRule="auto"/>
        <w:rPr>
          <w:rFonts w:asciiTheme="minorHAnsi" w:hAnsiTheme="minorHAnsi" w:cstheme="minorHAnsi"/>
          <w:sz w:val="20"/>
          <w:szCs w:val="20"/>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729920" behindDoc="0" locked="0" layoutInCell="1" allowOverlap="1" wp14:anchorId="49630AFF" wp14:editId="60E608E2">
                <wp:simplePos x="0" y="0"/>
                <wp:positionH relativeFrom="margin">
                  <wp:align>left</wp:align>
                </wp:positionH>
                <wp:positionV relativeFrom="paragraph">
                  <wp:posOffset>26504</wp:posOffset>
                </wp:positionV>
                <wp:extent cx="6610350" cy="1447800"/>
                <wp:effectExtent l="19050" t="19050" r="19050" b="1905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47800"/>
                        </a:xfrm>
                        <a:prstGeom prst="rect">
                          <a:avLst/>
                        </a:prstGeom>
                        <a:solidFill>
                          <a:srgbClr val="FFFFFF"/>
                        </a:solidFill>
                        <a:ln w="28575">
                          <a:solidFill>
                            <a:srgbClr val="0070C0"/>
                          </a:solidFill>
                          <a:miter lim="800000"/>
                          <a:headEnd/>
                          <a:tailEnd/>
                        </a:ln>
                      </wps:spPr>
                      <wps:txbx>
                        <w:txbxContent>
                          <w:p w14:paraId="73E4A37C" w14:textId="2EE3B187" w:rsidR="00B42B62" w:rsidRPr="006845E6" w:rsidRDefault="00B42B62" w:rsidP="00B42B62">
                            <w:pPr>
                              <w:contextualSpacing/>
                              <w:rPr>
                                <w:rFonts w:cstheme="minorHAnsi"/>
                                <w:b/>
                                <w:sz w:val="20"/>
                                <w:szCs w:val="20"/>
                              </w:rPr>
                            </w:pPr>
                            <w:r w:rsidRPr="006845E6">
                              <w:rPr>
                                <w:rFonts w:cstheme="minorHAnsi"/>
                                <w:b/>
                                <w:color w:val="0070C0"/>
                                <w:sz w:val="20"/>
                                <w:szCs w:val="20"/>
                              </w:rPr>
                              <w:t>Pathway Scenario:</w:t>
                            </w:r>
                            <w:r w:rsidRPr="006845E6">
                              <w:rPr>
                                <w:rFonts w:cstheme="minorHAnsi"/>
                                <w:color w:val="0070C0"/>
                                <w:sz w:val="20"/>
                                <w:szCs w:val="20"/>
                              </w:rPr>
                              <w:t xml:space="preserve"> </w:t>
                            </w:r>
                            <w:r w:rsidRPr="006845E6">
                              <w:rPr>
                                <w:rFonts w:cstheme="minorHAnsi"/>
                                <w:b/>
                                <w:color w:val="0070C0"/>
                                <w:sz w:val="20"/>
                                <w:szCs w:val="20"/>
                              </w:rPr>
                              <w:t>Active Monitoring Consultant:</w:t>
                            </w:r>
                            <w:r w:rsidRPr="006845E6">
                              <w:rPr>
                                <w:rFonts w:cstheme="minorHAnsi"/>
                                <w:color w:val="0070C0"/>
                                <w:sz w:val="20"/>
                                <w:szCs w:val="20"/>
                              </w:rPr>
                              <w:t xml:space="preserve"> </w:t>
                            </w:r>
                            <w:r w:rsidRPr="006845E6">
                              <w:rPr>
                                <w:rFonts w:cstheme="minorHAnsi"/>
                                <w:sz w:val="20"/>
                                <w:szCs w:val="20"/>
                              </w:rPr>
                              <w:t xml:space="preserve">Carol has attended several appointments in the diabetic foot clinic she was referred by his GP (RTT clock start).  The clinician decided that Carol did not currently require treatment but as she is a diabetic patient she would need to have her feet checked regularly to be monitored for changes (RTT clock stop).  When Carol attended a later appointment, the clinician decided that she would require a procedure on her foot and was added to the Day Case waiting list (RTT clock start) Carol was offered surgery some weeks later and was treated as a Day Case patient (RTT Clock stop). </w:t>
                            </w:r>
                            <w:r w:rsidRPr="006845E6">
                              <w:rPr>
                                <w:rFonts w:cstheme="minorHAnsi"/>
                                <w:b/>
                                <w:color w:val="0070C0"/>
                                <w:sz w:val="20"/>
                                <w:szCs w:val="20"/>
                              </w:rPr>
                              <w:t>NB: Carol could also apply active monitoring when she was given treatment options if she requires more than 7 days to consider or discuss the options with family members.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30AFF" id="_x0000_s1033" type="#_x0000_t202" style="position:absolute;margin-left:0;margin-top:2.1pt;width:520.5pt;height:114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" strokecolor="#0070c0" strokeweight="2.25pt">
                <v:textbox>
                  <w:txbxContent>
                    <w:p w14:paraId="73E4A37C" w14:textId="2EE3B187" w:rsidR="00B42B62" w:rsidRPr="006845E6" w:rsidRDefault="00B42B62" w:rsidP="00B42B62">
                      <w:pPr>
                        <w:contextualSpacing/>
                        <w:rPr>
                          <w:rFonts w:cstheme="minorHAnsi"/>
                          <w:b/>
                          <w:sz w:val="20"/>
                          <w:szCs w:val="20"/>
                        </w:rPr>
                      </w:pPr>
                      <w:r w:rsidRPr="006845E6">
                        <w:rPr>
                          <w:rFonts w:cstheme="minorHAnsi"/>
                          <w:b/>
                          <w:color w:val="0070C0"/>
                          <w:sz w:val="20"/>
                          <w:szCs w:val="20"/>
                        </w:rPr>
                        <w:t>Pathway Scenario:</w:t>
                      </w:r>
                      <w:r w:rsidRPr="006845E6">
                        <w:rPr>
                          <w:rFonts w:cstheme="minorHAnsi"/>
                          <w:color w:val="0070C0"/>
                          <w:sz w:val="20"/>
                          <w:szCs w:val="20"/>
                        </w:rPr>
                        <w:t xml:space="preserve"> </w:t>
                      </w:r>
                      <w:r w:rsidRPr="006845E6">
                        <w:rPr>
                          <w:rFonts w:cstheme="minorHAnsi"/>
                          <w:b/>
                          <w:color w:val="0070C0"/>
                          <w:sz w:val="20"/>
                          <w:szCs w:val="20"/>
                        </w:rPr>
                        <w:t>Active Monitoring Consultant:</w:t>
                      </w:r>
                      <w:r w:rsidRPr="006845E6">
                        <w:rPr>
                          <w:rFonts w:cstheme="minorHAnsi"/>
                          <w:color w:val="0070C0"/>
                          <w:sz w:val="20"/>
                          <w:szCs w:val="20"/>
                        </w:rPr>
                        <w:t xml:space="preserve"> </w:t>
                      </w:r>
                      <w:r w:rsidRPr="006845E6">
                        <w:rPr>
                          <w:rFonts w:cstheme="minorHAnsi"/>
                          <w:sz w:val="20"/>
                          <w:szCs w:val="20"/>
                        </w:rPr>
                        <w:t xml:space="preserve">Carol has attended several appointments in the diabetic foot clinic she was referred by his GP (RTT clock start).  The clinician decided that Carol did not currently require treatment but as she is a diabetic patient she would need to have her feet checked regularly to be monitored for changes (RTT clock stop).  When Carol attended a later appointment, the clinician decided that she would require a procedure on her foot and was added to the Day Case waiting list (RTT clock start) Carol was offered surgery some weeks later and was treated as a Day Case patient (RTT Clock stop). </w:t>
                      </w:r>
                      <w:r w:rsidRPr="006845E6">
                        <w:rPr>
                          <w:rFonts w:cstheme="minorHAnsi"/>
                          <w:b/>
                          <w:color w:val="0070C0"/>
                          <w:sz w:val="20"/>
                          <w:szCs w:val="20"/>
                        </w:rPr>
                        <w:t>NB: Carol could also apply active monitoring when she was given treatment options if she requires more than 7 days to consider or discuss the options with family members.</w:t>
                      </w:r>
                    </w:p>
                  </w:txbxContent>
                </v:textbox>
                <w10:wrap anchorx="margin"/>
              </v:shape>
            </w:pict>
          </mc:Fallback>
        </mc:AlternateContent>
      </w:r>
    </w:p>
    <w:p w14:paraId="17068395" w14:textId="6FF2A472" w:rsidR="00B42B62" w:rsidRPr="004745FC" w:rsidRDefault="00B42B62" w:rsidP="00C166D4">
      <w:pPr>
        <w:spacing w:after="0" w:line="240" w:lineRule="auto"/>
        <w:rPr>
          <w:rFonts w:asciiTheme="minorHAnsi" w:hAnsiTheme="minorHAnsi" w:cstheme="minorHAnsi"/>
          <w:sz w:val="20"/>
          <w:szCs w:val="20"/>
        </w:rPr>
      </w:pPr>
    </w:p>
    <w:p w14:paraId="4A9BA7E5" w14:textId="5084C70B" w:rsidR="00B42B62" w:rsidRPr="004745FC" w:rsidRDefault="00B42B62" w:rsidP="00C166D4">
      <w:pPr>
        <w:spacing w:after="0" w:line="240" w:lineRule="auto"/>
        <w:rPr>
          <w:rFonts w:asciiTheme="minorHAnsi" w:hAnsiTheme="minorHAnsi" w:cstheme="minorHAnsi"/>
          <w:sz w:val="20"/>
          <w:szCs w:val="20"/>
        </w:rPr>
      </w:pPr>
    </w:p>
    <w:p w14:paraId="10D4DC72" w14:textId="5119C706" w:rsidR="00B42B62" w:rsidRPr="004745FC" w:rsidRDefault="00B42B62" w:rsidP="00C166D4">
      <w:pPr>
        <w:spacing w:after="0" w:line="240" w:lineRule="auto"/>
        <w:rPr>
          <w:rFonts w:asciiTheme="minorHAnsi" w:hAnsiTheme="minorHAnsi" w:cstheme="minorHAnsi"/>
          <w:sz w:val="20"/>
          <w:szCs w:val="20"/>
        </w:rPr>
      </w:pPr>
    </w:p>
    <w:p w14:paraId="64F50134" w14:textId="263C016F" w:rsidR="00B42B62" w:rsidRPr="004745FC" w:rsidRDefault="00B42B62" w:rsidP="00C166D4">
      <w:pPr>
        <w:spacing w:after="0" w:line="240" w:lineRule="auto"/>
        <w:rPr>
          <w:rFonts w:asciiTheme="minorHAnsi" w:hAnsiTheme="minorHAnsi" w:cstheme="minorHAnsi"/>
          <w:sz w:val="20"/>
          <w:szCs w:val="20"/>
        </w:rPr>
      </w:pPr>
    </w:p>
    <w:p w14:paraId="670FB51F" w14:textId="77777777" w:rsidR="00B42B62" w:rsidRPr="004745FC" w:rsidRDefault="00B42B62" w:rsidP="00C166D4">
      <w:pPr>
        <w:spacing w:after="0" w:line="240" w:lineRule="auto"/>
        <w:rPr>
          <w:rFonts w:asciiTheme="minorHAnsi" w:hAnsiTheme="minorHAnsi" w:cstheme="minorHAnsi"/>
          <w:sz w:val="20"/>
          <w:szCs w:val="20"/>
        </w:rPr>
      </w:pPr>
    </w:p>
    <w:p w14:paraId="5A64BE35" w14:textId="77777777" w:rsidR="00BA0D7E" w:rsidRPr="004745FC" w:rsidRDefault="00BA0D7E" w:rsidP="00C166D4">
      <w:pPr>
        <w:spacing w:after="0" w:line="240" w:lineRule="auto"/>
        <w:rPr>
          <w:rFonts w:asciiTheme="minorHAnsi" w:hAnsiTheme="minorHAnsi" w:cstheme="minorHAnsi"/>
          <w:sz w:val="20"/>
          <w:szCs w:val="20"/>
        </w:rPr>
      </w:pPr>
    </w:p>
    <w:p w14:paraId="230E182B" w14:textId="77777777" w:rsidR="00BA0D7E" w:rsidRPr="004745FC" w:rsidRDefault="00BA0D7E" w:rsidP="00C166D4">
      <w:pPr>
        <w:spacing w:after="0" w:line="240" w:lineRule="auto"/>
        <w:rPr>
          <w:rFonts w:asciiTheme="minorHAnsi" w:hAnsiTheme="minorHAnsi" w:cstheme="minorHAnsi"/>
          <w:sz w:val="20"/>
          <w:szCs w:val="20"/>
        </w:rPr>
      </w:pPr>
    </w:p>
    <w:p w14:paraId="21EF2FDB" w14:textId="77777777" w:rsidR="00BA0D7E" w:rsidRPr="004745FC" w:rsidRDefault="00BA0D7E" w:rsidP="00C166D4">
      <w:pPr>
        <w:spacing w:after="0" w:line="240" w:lineRule="auto"/>
        <w:rPr>
          <w:rFonts w:asciiTheme="minorHAnsi" w:hAnsiTheme="minorHAnsi" w:cstheme="minorHAnsi"/>
          <w:sz w:val="20"/>
          <w:szCs w:val="20"/>
        </w:rPr>
      </w:pPr>
    </w:p>
    <w:p w14:paraId="4BC9275C" w14:textId="77777777" w:rsidR="00BA0D7E" w:rsidRPr="004745FC" w:rsidRDefault="00BA0D7E" w:rsidP="00C166D4">
      <w:pPr>
        <w:spacing w:after="0" w:line="240" w:lineRule="auto"/>
        <w:rPr>
          <w:rFonts w:asciiTheme="minorHAnsi" w:hAnsiTheme="minorHAnsi" w:cstheme="minorHAnsi"/>
          <w:sz w:val="20"/>
          <w:szCs w:val="20"/>
        </w:rPr>
      </w:pPr>
    </w:p>
    <w:p w14:paraId="0382B416" w14:textId="77777777" w:rsidR="00BA0D7E" w:rsidRPr="004745FC" w:rsidRDefault="00BA0D7E" w:rsidP="00C166D4">
      <w:pPr>
        <w:spacing w:after="0" w:line="240" w:lineRule="auto"/>
        <w:rPr>
          <w:rFonts w:asciiTheme="minorHAnsi" w:hAnsiTheme="minorHAnsi" w:cstheme="minorHAnsi"/>
          <w:sz w:val="20"/>
          <w:szCs w:val="20"/>
        </w:rPr>
      </w:pPr>
    </w:p>
    <w:p w14:paraId="61FFCF33" w14:textId="5F4E84FE" w:rsidR="00BA0D7E"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the patient requests time to consider treatment options, </w:t>
      </w:r>
      <w:r w:rsidR="009C5F5A" w:rsidRPr="004745FC">
        <w:rPr>
          <w:rFonts w:asciiTheme="minorHAnsi" w:hAnsiTheme="minorHAnsi" w:cstheme="minorHAnsi"/>
          <w:sz w:val="20"/>
          <w:szCs w:val="20"/>
        </w:rPr>
        <w:t xml:space="preserve">the patient should be advised that a period of two weeks can be given, the patients </w:t>
      </w:r>
      <w:r w:rsidR="003422F7" w:rsidRPr="004745FC">
        <w:rPr>
          <w:rFonts w:asciiTheme="minorHAnsi" w:hAnsiTheme="minorHAnsi" w:cstheme="minorHAnsi"/>
          <w:sz w:val="20"/>
          <w:szCs w:val="20"/>
        </w:rPr>
        <w:t>18-week</w:t>
      </w:r>
      <w:r w:rsidR="009C5F5A" w:rsidRPr="004745FC">
        <w:rPr>
          <w:rFonts w:asciiTheme="minorHAnsi" w:hAnsiTheme="minorHAnsi" w:cstheme="minorHAnsi"/>
          <w:sz w:val="20"/>
          <w:szCs w:val="20"/>
        </w:rPr>
        <w:t xml:space="preserve"> clock will not stop during this time.  At the end of the </w:t>
      </w:r>
      <w:r w:rsidR="003422F7" w:rsidRPr="004745FC">
        <w:rPr>
          <w:rFonts w:asciiTheme="minorHAnsi" w:hAnsiTheme="minorHAnsi" w:cstheme="minorHAnsi"/>
          <w:sz w:val="20"/>
          <w:szCs w:val="20"/>
        </w:rPr>
        <w:t>two-week</w:t>
      </w:r>
      <w:r w:rsidR="009C5F5A" w:rsidRPr="004745FC">
        <w:rPr>
          <w:rFonts w:asciiTheme="minorHAnsi" w:hAnsiTheme="minorHAnsi" w:cstheme="minorHAnsi"/>
          <w:sz w:val="20"/>
          <w:szCs w:val="20"/>
        </w:rPr>
        <w:t xml:space="preserve"> period if the patient has decided to go ahead with treatment no adjustment will be made to the </w:t>
      </w:r>
      <w:r w:rsidR="003422F7" w:rsidRPr="004745FC">
        <w:rPr>
          <w:rFonts w:asciiTheme="minorHAnsi" w:hAnsiTheme="minorHAnsi" w:cstheme="minorHAnsi"/>
          <w:sz w:val="20"/>
          <w:szCs w:val="20"/>
        </w:rPr>
        <w:t>18-week</w:t>
      </w:r>
      <w:r w:rsidR="009C5F5A" w:rsidRPr="004745FC">
        <w:rPr>
          <w:rFonts w:asciiTheme="minorHAnsi" w:hAnsiTheme="minorHAnsi" w:cstheme="minorHAnsi"/>
          <w:sz w:val="20"/>
          <w:szCs w:val="20"/>
        </w:rPr>
        <w:t xml:space="preserve"> clock and next steps can be initiated.  If, however the patient has still not reached a decision then a clinical review must be sought</w:t>
      </w:r>
      <w:r w:rsidR="003422F7" w:rsidRPr="004745FC">
        <w:rPr>
          <w:rFonts w:asciiTheme="minorHAnsi" w:hAnsiTheme="minorHAnsi" w:cstheme="minorHAnsi"/>
          <w:sz w:val="20"/>
          <w:szCs w:val="20"/>
        </w:rPr>
        <w:t xml:space="preserve"> to confirm if a future follow up appointment should be arranged patient or whether the patient should be discharged back to their GP, in this instance a notification letter will be sent to the GP and patient to confirm their referral has been closed.  </w:t>
      </w:r>
      <w:r w:rsidR="009C5F5A" w:rsidRPr="004745FC">
        <w:rPr>
          <w:rFonts w:asciiTheme="minorHAnsi" w:hAnsiTheme="minorHAnsi" w:cstheme="minorHAnsi"/>
          <w:sz w:val="20"/>
          <w:szCs w:val="20"/>
        </w:rPr>
        <w:t xml:space="preserve"> </w:t>
      </w:r>
    </w:p>
    <w:p w14:paraId="3FF4FAE2" w14:textId="77777777" w:rsidR="00BA0D7E" w:rsidRPr="004745FC" w:rsidRDefault="00BA0D7E" w:rsidP="00C166D4">
      <w:pPr>
        <w:spacing w:after="0" w:line="240" w:lineRule="auto"/>
        <w:rPr>
          <w:rFonts w:asciiTheme="minorHAnsi" w:hAnsiTheme="minorHAnsi" w:cstheme="minorHAnsi"/>
          <w:sz w:val="20"/>
          <w:szCs w:val="20"/>
        </w:rPr>
      </w:pPr>
    </w:p>
    <w:p w14:paraId="03747D48" w14:textId="1F3DD4C7" w:rsidR="00BA0D7E" w:rsidRPr="004745FC" w:rsidRDefault="00BA0D7E" w:rsidP="00C166D4">
      <w:pPr>
        <w:spacing w:after="0" w:line="240" w:lineRule="auto"/>
        <w:rPr>
          <w:rFonts w:asciiTheme="minorHAnsi" w:hAnsiTheme="minorHAnsi" w:cstheme="minorHAnsi"/>
          <w:sz w:val="20"/>
          <w:szCs w:val="20"/>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731968" behindDoc="0" locked="0" layoutInCell="1" allowOverlap="1" wp14:anchorId="6B7A5E80" wp14:editId="2149C074">
                <wp:simplePos x="0" y="0"/>
                <wp:positionH relativeFrom="margin">
                  <wp:posOffset>-7979</wp:posOffset>
                </wp:positionH>
                <wp:positionV relativeFrom="paragraph">
                  <wp:posOffset>33958</wp:posOffset>
                </wp:positionV>
                <wp:extent cx="6610350" cy="1533525"/>
                <wp:effectExtent l="19050" t="19050" r="19050" b="28575"/>
                <wp:wrapNone/>
                <wp:docPr id="854990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33525"/>
                        </a:xfrm>
                        <a:prstGeom prst="rect">
                          <a:avLst/>
                        </a:prstGeom>
                        <a:solidFill>
                          <a:srgbClr val="FFFFFF"/>
                        </a:solidFill>
                        <a:ln w="28575">
                          <a:solidFill>
                            <a:srgbClr val="0070C0"/>
                          </a:solidFill>
                          <a:miter lim="800000"/>
                          <a:headEnd/>
                          <a:tailEnd/>
                        </a:ln>
                      </wps:spPr>
                      <wps:txbx>
                        <w:txbxContent>
                          <w:p w14:paraId="2931C796" w14:textId="6282A18D" w:rsidR="00BA0D7E" w:rsidRPr="006845E6" w:rsidRDefault="00BA0D7E" w:rsidP="00B42B62">
                            <w:pPr>
                              <w:contextualSpacing/>
                              <w:rPr>
                                <w:rFonts w:cstheme="minorHAnsi"/>
                                <w:b/>
                                <w:sz w:val="20"/>
                                <w:szCs w:val="20"/>
                              </w:rPr>
                            </w:pPr>
                            <w:r w:rsidRPr="006845E6">
                              <w:rPr>
                                <w:rFonts w:cstheme="minorHAnsi"/>
                                <w:b/>
                                <w:color w:val="0070C0"/>
                                <w:sz w:val="20"/>
                                <w:szCs w:val="20"/>
                              </w:rPr>
                              <w:t>Pathway Scenario:</w:t>
                            </w:r>
                            <w:r w:rsidRPr="006845E6">
                              <w:rPr>
                                <w:rFonts w:cstheme="minorHAnsi"/>
                                <w:color w:val="0070C0"/>
                                <w:sz w:val="20"/>
                                <w:szCs w:val="20"/>
                              </w:rPr>
                              <w:t xml:space="preserve"> </w:t>
                            </w:r>
                            <w:r>
                              <w:rPr>
                                <w:rFonts w:cstheme="minorHAnsi"/>
                                <w:b/>
                                <w:color w:val="0070C0"/>
                                <w:sz w:val="20"/>
                                <w:szCs w:val="20"/>
                              </w:rPr>
                              <w:t>Patient considering options</w:t>
                            </w:r>
                            <w:r w:rsidRPr="006845E6">
                              <w:rPr>
                                <w:rFonts w:cstheme="minorHAnsi"/>
                                <w:b/>
                                <w:color w:val="0070C0"/>
                                <w:sz w:val="20"/>
                                <w:szCs w:val="20"/>
                              </w:rPr>
                              <w:t>:</w:t>
                            </w:r>
                            <w:r w:rsidRPr="006845E6">
                              <w:rPr>
                                <w:rFonts w:cstheme="minorHAnsi"/>
                                <w:color w:val="0070C0"/>
                                <w:sz w:val="20"/>
                                <w:szCs w:val="20"/>
                              </w:rPr>
                              <w:t xml:space="preserve"> </w:t>
                            </w:r>
                            <w:r>
                              <w:rPr>
                                <w:rFonts w:cstheme="minorHAnsi"/>
                                <w:sz w:val="20"/>
                                <w:szCs w:val="20"/>
                              </w:rPr>
                              <w:t>Diane</w:t>
                            </w:r>
                            <w:r w:rsidRPr="006845E6">
                              <w:rPr>
                                <w:rFonts w:cstheme="minorHAnsi"/>
                                <w:sz w:val="20"/>
                                <w:szCs w:val="20"/>
                              </w:rPr>
                              <w:t xml:space="preserve"> has attended several appointments in the </w:t>
                            </w:r>
                            <w:r>
                              <w:rPr>
                                <w:rFonts w:cstheme="minorHAnsi"/>
                                <w:sz w:val="20"/>
                                <w:szCs w:val="20"/>
                              </w:rPr>
                              <w:t>gynaecology</w:t>
                            </w:r>
                            <w:r w:rsidRPr="006845E6">
                              <w:rPr>
                                <w:rFonts w:cstheme="minorHAnsi"/>
                                <w:sz w:val="20"/>
                                <w:szCs w:val="20"/>
                              </w:rPr>
                              <w:t xml:space="preserve"> clinic </w:t>
                            </w:r>
                            <w:r>
                              <w:rPr>
                                <w:rFonts w:cstheme="minorHAnsi"/>
                                <w:sz w:val="20"/>
                                <w:szCs w:val="20"/>
                              </w:rPr>
                              <w:t>s</w:t>
                            </w:r>
                            <w:r w:rsidRPr="006845E6">
                              <w:rPr>
                                <w:rFonts w:cstheme="minorHAnsi"/>
                                <w:sz w:val="20"/>
                                <w:szCs w:val="20"/>
                              </w:rPr>
                              <w:t>he was referred by h</w:t>
                            </w:r>
                            <w:r>
                              <w:rPr>
                                <w:rFonts w:cstheme="minorHAnsi"/>
                                <w:sz w:val="20"/>
                                <w:szCs w:val="20"/>
                              </w:rPr>
                              <w:t>er</w:t>
                            </w:r>
                            <w:r w:rsidRPr="006845E6">
                              <w:rPr>
                                <w:rFonts w:cstheme="minorHAnsi"/>
                                <w:sz w:val="20"/>
                                <w:szCs w:val="20"/>
                              </w:rPr>
                              <w:t xml:space="preserve"> GP (RTT clock start).  The clinician </w:t>
                            </w:r>
                            <w:r>
                              <w:rPr>
                                <w:rFonts w:cstheme="minorHAnsi"/>
                                <w:sz w:val="20"/>
                                <w:szCs w:val="20"/>
                              </w:rPr>
                              <w:t>recommends</w:t>
                            </w:r>
                            <w:r w:rsidRPr="006845E6">
                              <w:rPr>
                                <w:rFonts w:cstheme="minorHAnsi"/>
                                <w:sz w:val="20"/>
                                <w:szCs w:val="20"/>
                              </w:rPr>
                              <w:t xml:space="preserve"> that </w:t>
                            </w:r>
                            <w:r>
                              <w:rPr>
                                <w:rFonts w:cstheme="minorHAnsi"/>
                                <w:sz w:val="20"/>
                                <w:szCs w:val="20"/>
                              </w:rPr>
                              <w:t xml:space="preserve">Diane has a hysterectomy. Diane would like some time to think about this and to discuss with her family.  The clinician advises Diane that she can take some time and provides her with information on how to contact the department within two weeks to advise of her decision (RTT clock continues). Diane calls and confirms she does want treatment, the clinician places the order, and Diane will be treated in due course.             </w:t>
                            </w:r>
                            <w:r w:rsidRPr="006845E6">
                              <w:rPr>
                                <w:rFonts w:cstheme="minorHAnsi"/>
                                <w:b/>
                                <w:color w:val="0070C0"/>
                                <w:sz w:val="20"/>
                                <w:szCs w:val="20"/>
                              </w:rPr>
                              <w:t xml:space="preserve">NB: </w:t>
                            </w:r>
                            <w:r>
                              <w:rPr>
                                <w:rFonts w:cstheme="minorHAnsi"/>
                                <w:b/>
                                <w:color w:val="0070C0"/>
                                <w:sz w:val="20"/>
                                <w:szCs w:val="20"/>
                              </w:rPr>
                              <w:t>Should Diane have not reached a decision on treatment within the agreed two-week period or had declined treatment, a clinical review must be sought to establish whether a future appointment is required or whether Diane should be discharged back to the care of her GP (RTT clock stops).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A5E80" id="_x0000_s1034" type="#_x0000_t202" style="position:absolute;margin-left:-.65pt;margin-top:2.65pt;width:520.5pt;height:120.7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" strokecolor="#0070c0" strokeweight="2.25pt">
                <v:textbox>
                  <w:txbxContent>
                    <w:p w14:paraId="2931C796" w14:textId="6282A18D" w:rsidR="00BA0D7E" w:rsidRPr="006845E6" w:rsidRDefault="00BA0D7E" w:rsidP="00B42B62">
                      <w:pPr>
                        <w:contextualSpacing/>
                        <w:rPr>
                          <w:rFonts w:cstheme="minorHAnsi"/>
                          <w:b/>
                          <w:sz w:val="20"/>
                          <w:szCs w:val="20"/>
                        </w:rPr>
                      </w:pPr>
                      <w:r w:rsidRPr="006845E6">
                        <w:rPr>
                          <w:rFonts w:cstheme="minorHAnsi"/>
                          <w:b/>
                          <w:color w:val="0070C0"/>
                          <w:sz w:val="20"/>
                          <w:szCs w:val="20"/>
                        </w:rPr>
                        <w:t>Pathway Scenario:</w:t>
                      </w:r>
                      <w:r w:rsidRPr="006845E6">
                        <w:rPr>
                          <w:rFonts w:cstheme="minorHAnsi"/>
                          <w:color w:val="0070C0"/>
                          <w:sz w:val="20"/>
                          <w:szCs w:val="20"/>
                        </w:rPr>
                        <w:t xml:space="preserve"> </w:t>
                      </w:r>
                      <w:r>
                        <w:rPr>
                          <w:rFonts w:cstheme="minorHAnsi"/>
                          <w:b/>
                          <w:color w:val="0070C0"/>
                          <w:sz w:val="20"/>
                          <w:szCs w:val="20"/>
                        </w:rPr>
                        <w:t>Patient considering options</w:t>
                      </w:r>
                      <w:r w:rsidRPr="006845E6">
                        <w:rPr>
                          <w:rFonts w:cstheme="minorHAnsi"/>
                          <w:b/>
                          <w:color w:val="0070C0"/>
                          <w:sz w:val="20"/>
                          <w:szCs w:val="20"/>
                        </w:rPr>
                        <w:t>:</w:t>
                      </w:r>
                      <w:r w:rsidRPr="006845E6">
                        <w:rPr>
                          <w:rFonts w:cstheme="minorHAnsi"/>
                          <w:color w:val="0070C0"/>
                          <w:sz w:val="20"/>
                          <w:szCs w:val="20"/>
                        </w:rPr>
                        <w:t xml:space="preserve"> </w:t>
                      </w:r>
                      <w:r>
                        <w:rPr>
                          <w:rFonts w:cstheme="minorHAnsi"/>
                          <w:sz w:val="20"/>
                          <w:szCs w:val="20"/>
                        </w:rPr>
                        <w:t>Diane</w:t>
                      </w:r>
                      <w:r w:rsidRPr="006845E6">
                        <w:rPr>
                          <w:rFonts w:cstheme="minorHAnsi"/>
                          <w:sz w:val="20"/>
                          <w:szCs w:val="20"/>
                        </w:rPr>
                        <w:t xml:space="preserve"> has attended several appointments in the </w:t>
                      </w:r>
                      <w:r>
                        <w:rPr>
                          <w:rFonts w:cstheme="minorHAnsi"/>
                          <w:sz w:val="20"/>
                          <w:szCs w:val="20"/>
                        </w:rPr>
                        <w:t>gynaecology</w:t>
                      </w:r>
                      <w:r w:rsidRPr="006845E6">
                        <w:rPr>
                          <w:rFonts w:cstheme="minorHAnsi"/>
                          <w:sz w:val="20"/>
                          <w:szCs w:val="20"/>
                        </w:rPr>
                        <w:t xml:space="preserve"> clinic </w:t>
                      </w:r>
                      <w:r>
                        <w:rPr>
                          <w:rFonts w:cstheme="minorHAnsi"/>
                          <w:sz w:val="20"/>
                          <w:szCs w:val="20"/>
                        </w:rPr>
                        <w:t>s</w:t>
                      </w:r>
                      <w:r w:rsidRPr="006845E6">
                        <w:rPr>
                          <w:rFonts w:cstheme="minorHAnsi"/>
                          <w:sz w:val="20"/>
                          <w:szCs w:val="20"/>
                        </w:rPr>
                        <w:t>he was referred by h</w:t>
                      </w:r>
                      <w:r>
                        <w:rPr>
                          <w:rFonts w:cstheme="minorHAnsi"/>
                          <w:sz w:val="20"/>
                          <w:szCs w:val="20"/>
                        </w:rPr>
                        <w:t>er</w:t>
                      </w:r>
                      <w:r w:rsidRPr="006845E6">
                        <w:rPr>
                          <w:rFonts w:cstheme="minorHAnsi"/>
                          <w:sz w:val="20"/>
                          <w:szCs w:val="20"/>
                        </w:rPr>
                        <w:t xml:space="preserve"> GP (RTT clock start).  The clinician </w:t>
                      </w:r>
                      <w:r>
                        <w:rPr>
                          <w:rFonts w:cstheme="minorHAnsi"/>
                          <w:sz w:val="20"/>
                          <w:szCs w:val="20"/>
                        </w:rPr>
                        <w:t>recommends</w:t>
                      </w:r>
                      <w:r w:rsidRPr="006845E6">
                        <w:rPr>
                          <w:rFonts w:cstheme="minorHAnsi"/>
                          <w:sz w:val="20"/>
                          <w:szCs w:val="20"/>
                        </w:rPr>
                        <w:t xml:space="preserve"> that </w:t>
                      </w:r>
                      <w:r>
                        <w:rPr>
                          <w:rFonts w:cstheme="minorHAnsi"/>
                          <w:sz w:val="20"/>
                          <w:szCs w:val="20"/>
                        </w:rPr>
                        <w:t xml:space="preserve">Diane has a hysterectomy. Diane would like some time to think about this and to discuss with her family.  The clinician advises Diane that she can take some time and provides her with information on how to contact the department within two weeks to advise of her decision (RTT clock continues). Diane calls and confirms she does want treatment, the clinician places the order, and Diane will be treated in due course.             </w:t>
                      </w:r>
                      <w:r w:rsidRPr="006845E6">
                        <w:rPr>
                          <w:rFonts w:cstheme="minorHAnsi"/>
                          <w:b/>
                          <w:color w:val="0070C0"/>
                          <w:sz w:val="20"/>
                          <w:szCs w:val="20"/>
                        </w:rPr>
                        <w:t xml:space="preserve">NB: </w:t>
                      </w:r>
                      <w:r>
                        <w:rPr>
                          <w:rFonts w:cstheme="minorHAnsi"/>
                          <w:b/>
                          <w:color w:val="0070C0"/>
                          <w:sz w:val="20"/>
                          <w:szCs w:val="20"/>
                        </w:rPr>
                        <w:t>Should Diane have not reached a decision on treatment within the agreed two-week period or had declined treatment, a clinical review must be sought to establish whether a future appointment is required or whether Diane should be discharged back to the care of her GP (RTT clock stops).</w:t>
                      </w:r>
                    </w:p>
                  </w:txbxContent>
                </v:textbox>
                <w10:wrap anchorx="margin"/>
              </v:shape>
            </w:pict>
          </mc:Fallback>
        </mc:AlternateContent>
      </w:r>
    </w:p>
    <w:p w14:paraId="6626471D" w14:textId="77777777" w:rsidR="00BA0D7E" w:rsidRPr="004745FC" w:rsidRDefault="00BA0D7E" w:rsidP="00C166D4">
      <w:pPr>
        <w:spacing w:after="0" w:line="240" w:lineRule="auto"/>
        <w:rPr>
          <w:rFonts w:asciiTheme="minorHAnsi" w:hAnsiTheme="minorHAnsi" w:cstheme="minorHAnsi"/>
          <w:sz w:val="20"/>
          <w:szCs w:val="20"/>
        </w:rPr>
      </w:pPr>
    </w:p>
    <w:p w14:paraId="793C7CF1" w14:textId="5B27C1AC" w:rsidR="00BA0D7E" w:rsidRPr="004745FC" w:rsidRDefault="00BA0D7E" w:rsidP="00C166D4">
      <w:pPr>
        <w:spacing w:after="0" w:line="240" w:lineRule="auto"/>
        <w:rPr>
          <w:rFonts w:asciiTheme="minorHAnsi" w:hAnsiTheme="minorHAnsi" w:cstheme="minorHAnsi"/>
          <w:sz w:val="20"/>
          <w:szCs w:val="20"/>
        </w:rPr>
      </w:pPr>
    </w:p>
    <w:p w14:paraId="221965B5" w14:textId="77777777" w:rsidR="00BA0D7E" w:rsidRPr="004745FC" w:rsidRDefault="00BA0D7E" w:rsidP="00C166D4">
      <w:pPr>
        <w:spacing w:after="0" w:line="240" w:lineRule="auto"/>
        <w:rPr>
          <w:rFonts w:asciiTheme="minorHAnsi" w:hAnsiTheme="minorHAnsi" w:cstheme="minorHAnsi"/>
          <w:sz w:val="20"/>
          <w:szCs w:val="20"/>
        </w:rPr>
      </w:pPr>
    </w:p>
    <w:p w14:paraId="720C0D15" w14:textId="5E2F8C13" w:rsidR="00BA0D7E" w:rsidRPr="004745FC" w:rsidRDefault="00BA0D7E" w:rsidP="00C166D4">
      <w:pPr>
        <w:spacing w:after="0" w:line="240" w:lineRule="auto"/>
        <w:rPr>
          <w:rFonts w:asciiTheme="minorHAnsi" w:hAnsiTheme="minorHAnsi" w:cstheme="minorHAnsi"/>
          <w:sz w:val="20"/>
          <w:szCs w:val="20"/>
        </w:rPr>
      </w:pPr>
    </w:p>
    <w:p w14:paraId="57BECF0D" w14:textId="294A145A"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3.11</w:t>
      </w:r>
      <w:r w:rsidR="001C3F02" w:rsidRPr="004745FC">
        <w:rPr>
          <w:rFonts w:asciiTheme="minorHAnsi" w:hAnsiTheme="minorHAnsi" w:cstheme="minorHAnsi"/>
          <w:color w:val="0070C0"/>
          <w:sz w:val="20"/>
        </w:rPr>
        <w:t xml:space="preserve"> </w:t>
      </w:r>
      <w:r w:rsidR="00BA0D7E" w:rsidRPr="004745FC">
        <w:rPr>
          <w:rFonts w:asciiTheme="minorHAnsi" w:hAnsiTheme="minorHAnsi" w:cstheme="minorHAnsi"/>
          <w:color w:val="0070C0"/>
          <w:sz w:val="20"/>
        </w:rPr>
        <w:t xml:space="preserve">Referring for </w:t>
      </w:r>
      <w:r w:rsidR="00636043" w:rsidRPr="004745FC">
        <w:rPr>
          <w:rFonts w:asciiTheme="minorHAnsi" w:hAnsiTheme="minorHAnsi" w:cstheme="minorHAnsi"/>
          <w:color w:val="0070C0"/>
          <w:sz w:val="20"/>
        </w:rPr>
        <w:t>Diagnostics.</w:t>
      </w:r>
    </w:p>
    <w:p w14:paraId="21FE9D5F" w14:textId="77777777" w:rsidR="00BA0D7E" w:rsidRPr="004745FC" w:rsidRDefault="00BA0D7E" w:rsidP="00C166D4">
      <w:pPr>
        <w:pStyle w:val="Subtitle"/>
        <w:rPr>
          <w:rFonts w:asciiTheme="minorHAnsi" w:hAnsiTheme="minorHAnsi" w:cstheme="minorHAnsi"/>
          <w:color w:val="0070C0"/>
          <w:sz w:val="20"/>
        </w:rPr>
      </w:pPr>
    </w:p>
    <w:p w14:paraId="4E1A010F" w14:textId="3867FA10" w:rsidR="00E561B9" w:rsidRPr="004745FC" w:rsidRDefault="00E561B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Diagnostic tests must be performed within the national standard of 6 weeks of request for the test However, many patients need to be seen in much shorter time scales, in line with specific pathway milestones e.g. those on complex pathways, clinically urgent patients, or </w:t>
      </w:r>
      <w:r w:rsidR="00BA0D7E" w:rsidRPr="004745FC">
        <w:rPr>
          <w:rFonts w:asciiTheme="minorHAnsi" w:hAnsiTheme="minorHAnsi" w:cstheme="minorHAnsi"/>
          <w:sz w:val="20"/>
          <w:szCs w:val="20"/>
          <w:lang w:eastAsia="en-GB"/>
        </w:rPr>
        <w:t>to</w:t>
      </w:r>
      <w:r w:rsidRPr="004745FC">
        <w:rPr>
          <w:rFonts w:asciiTheme="minorHAnsi" w:hAnsiTheme="minorHAnsi" w:cstheme="minorHAnsi"/>
          <w:sz w:val="20"/>
          <w:szCs w:val="20"/>
          <w:lang w:eastAsia="en-GB"/>
        </w:rPr>
        <w:t xml:space="preserve"> enable the commencement of treatment within 18 weeks of referral.</w:t>
      </w:r>
    </w:p>
    <w:p w14:paraId="26BD1FD8" w14:textId="77777777" w:rsidR="00BA0D7E" w:rsidRPr="004745FC" w:rsidRDefault="00BA0D7E" w:rsidP="00C166D4">
      <w:pPr>
        <w:spacing w:after="0" w:line="240" w:lineRule="auto"/>
        <w:rPr>
          <w:rFonts w:asciiTheme="minorHAnsi" w:hAnsiTheme="minorHAnsi" w:cstheme="minorHAnsi"/>
          <w:sz w:val="20"/>
          <w:szCs w:val="20"/>
          <w:lang w:eastAsia="en-GB"/>
        </w:rPr>
      </w:pPr>
    </w:p>
    <w:p w14:paraId="56A78666"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Any diagnostic tests required before the first outpatient appointment will be booked by a member of the specialty team and a date secured in advance of the outpatient appointment being made. The booking team will be aware of the time required between diagnostic test and outpatient appointment date via the electronic workflow system to ensure that the patient attends with full test results available.</w:t>
      </w:r>
    </w:p>
    <w:p w14:paraId="59705750" w14:textId="77777777" w:rsidR="00BA0D7E" w:rsidRPr="004745FC" w:rsidRDefault="00BA0D7E" w:rsidP="00C166D4">
      <w:pPr>
        <w:spacing w:after="0" w:line="240" w:lineRule="auto"/>
        <w:rPr>
          <w:rFonts w:asciiTheme="minorHAnsi" w:hAnsiTheme="minorHAnsi" w:cstheme="minorHAnsi"/>
          <w:sz w:val="20"/>
          <w:szCs w:val="20"/>
        </w:rPr>
      </w:pPr>
    </w:p>
    <w:p w14:paraId="73DBCABF" w14:textId="42429340"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To ensure time to process test results, follow-up appointments should be booked at an appropriate interval following the test in line with diagnostic waiting times, with a </w:t>
      </w:r>
      <w:r w:rsidR="00BA0D7E" w:rsidRPr="004745FC">
        <w:rPr>
          <w:rFonts w:asciiTheme="minorHAnsi" w:hAnsiTheme="minorHAnsi" w:cstheme="minorHAnsi"/>
          <w:sz w:val="20"/>
          <w:szCs w:val="20"/>
        </w:rPr>
        <w:t>two-day</w:t>
      </w:r>
      <w:r w:rsidRPr="004745FC">
        <w:rPr>
          <w:rFonts w:asciiTheme="minorHAnsi" w:hAnsiTheme="minorHAnsi" w:cstheme="minorHAnsi"/>
          <w:sz w:val="20"/>
          <w:szCs w:val="20"/>
        </w:rPr>
        <w:t xml:space="preserve"> allowance for results to be readily available for view.  This process should be managed in clinic with the patient thereby ensuring that they are fully involved in the decision about dates and that they leave the department with a future appointment. This process should not be handed over to the appointment centre staff.</w:t>
      </w:r>
    </w:p>
    <w:p w14:paraId="217ED3E2" w14:textId="77777777" w:rsidR="00BA0D7E" w:rsidRPr="004745FC" w:rsidRDefault="00BA0D7E" w:rsidP="00C166D4">
      <w:pPr>
        <w:spacing w:after="0" w:line="240" w:lineRule="auto"/>
        <w:rPr>
          <w:rFonts w:asciiTheme="minorHAnsi" w:hAnsiTheme="minorHAnsi" w:cstheme="minorHAnsi"/>
          <w:sz w:val="20"/>
          <w:szCs w:val="20"/>
        </w:rPr>
      </w:pPr>
    </w:p>
    <w:p w14:paraId="51FDFD78"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the results of tests are negative, consideration should be given to the need for a patient to return for a subsequent outpatient appointment.  A suitable letter to the patient and GP may be sufficient and the patient appointment safely cancelled by the Appointments Team.  The referral should then be closed on Trust PAS systems.</w:t>
      </w:r>
    </w:p>
    <w:p w14:paraId="413328D3" w14:textId="77777777" w:rsidR="00BA0D7E" w:rsidRPr="004745FC" w:rsidRDefault="00BA0D7E" w:rsidP="00C166D4">
      <w:pPr>
        <w:spacing w:after="0" w:line="240" w:lineRule="auto"/>
        <w:rPr>
          <w:rFonts w:asciiTheme="minorHAnsi" w:hAnsiTheme="minorHAnsi" w:cstheme="minorHAnsi"/>
          <w:sz w:val="20"/>
          <w:szCs w:val="20"/>
        </w:rPr>
      </w:pPr>
    </w:p>
    <w:p w14:paraId="17F1B6A5"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a patient requires </w:t>
      </w:r>
      <w:r w:rsidRPr="004745FC">
        <w:rPr>
          <w:rFonts w:asciiTheme="minorHAnsi" w:hAnsiTheme="minorHAnsi" w:cstheme="minorHAnsi"/>
          <w:b/>
          <w:color w:val="0070C0"/>
          <w:sz w:val="20"/>
          <w:szCs w:val="20"/>
        </w:rPr>
        <w:t>post treatment diagnostics</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 xml:space="preserve">to investigate a condition prior to making a new decision to treat this referral would start a new DMO1 (6 week) clock </w:t>
      </w:r>
      <w:r w:rsidRPr="004745FC">
        <w:rPr>
          <w:rFonts w:asciiTheme="minorHAnsi" w:hAnsiTheme="minorHAnsi" w:cstheme="minorHAnsi"/>
          <w:b/>
          <w:color w:val="0070C0"/>
          <w:sz w:val="20"/>
          <w:szCs w:val="20"/>
        </w:rPr>
        <w:t xml:space="preserve">but would not start a new RTT clock, </w:t>
      </w:r>
      <w:r w:rsidRPr="004745FC">
        <w:rPr>
          <w:rFonts w:asciiTheme="minorHAnsi" w:hAnsiTheme="minorHAnsi" w:cstheme="minorHAnsi"/>
          <w:sz w:val="20"/>
          <w:szCs w:val="20"/>
        </w:rPr>
        <w:t>a new RTT clock may start when the clinician has reviewed the diagnostics and wants to commence a new treatment (RTT) pathway.</w:t>
      </w:r>
    </w:p>
    <w:p w14:paraId="60EC5D67" w14:textId="77777777" w:rsidR="00BA0D7E" w:rsidRPr="004745FC" w:rsidRDefault="00BA0D7E" w:rsidP="00C166D4">
      <w:pPr>
        <w:spacing w:after="0" w:line="240" w:lineRule="auto"/>
        <w:rPr>
          <w:rFonts w:asciiTheme="minorHAnsi" w:hAnsiTheme="minorHAnsi" w:cstheme="minorHAnsi"/>
          <w:sz w:val="20"/>
          <w:szCs w:val="20"/>
        </w:rPr>
      </w:pPr>
    </w:p>
    <w:p w14:paraId="2EF88773" w14:textId="77777777" w:rsidR="00E561B9" w:rsidRPr="004745FC" w:rsidRDefault="006845E6"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693056" behindDoc="0" locked="0" layoutInCell="1" allowOverlap="1" wp14:anchorId="74CCDEE5" wp14:editId="72A9FEA8">
                <wp:simplePos x="0" y="0"/>
                <wp:positionH relativeFrom="margin">
                  <wp:align>right</wp:align>
                </wp:positionH>
                <wp:positionV relativeFrom="paragraph">
                  <wp:posOffset>32385</wp:posOffset>
                </wp:positionV>
                <wp:extent cx="6610350" cy="1205451"/>
                <wp:effectExtent l="19050" t="19050" r="19050" b="139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05451"/>
                        </a:xfrm>
                        <a:prstGeom prst="rect">
                          <a:avLst/>
                        </a:prstGeom>
                        <a:solidFill>
                          <a:srgbClr val="FFFFFF"/>
                        </a:solidFill>
                        <a:ln w="28575">
                          <a:solidFill>
                            <a:srgbClr val="0070C0"/>
                          </a:solidFill>
                          <a:miter lim="800000"/>
                          <a:headEnd/>
                          <a:tailEnd/>
                        </a:ln>
                      </wps:spPr>
                      <wps:txbx>
                        <w:txbxContent>
                          <w:p w14:paraId="2EF3AF90" w14:textId="57BB91EF" w:rsidR="009C5F5A" w:rsidRPr="006845E6" w:rsidRDefault="009C5F5A" w:rsidP="00E561B9">
                            <w:pPr>
                              <w:contextualSpacing/>
                              <w:rPr>
                                <w:rFonts w:cstheme="minorHAnsi"/>
                                <w:b/>
                                <w:sz w:val="20"/>
                                <w:szCs w:val="20"/>
                              </w:rPr>
                            </w:pPr>
                            <w:r w:rsidRPr="006845E6">
                              <w:rPr>
                                <w:rFonts w:cstheme="minorHAnsi"/>
                                <w:b/>
                                <w:color w:val="0070C0"/>
                                <w:sz w:val="20"/>
                                <w:szCs w:val="20"/>
                              </w:rPr>
                              <w:t>Pathway Scenario:</w:t>
                            </w:r>
                            <w:r w:rsidRPr="006845E6">
                              <w:rPr>
                                <w:rFonts w:cstheme="minorHAnsi"/>
                                <w:color w:val="0070C0"/>
                                <w:sz w:val="20"/>
                                <w:szCs w:val="20"/>
                              </w:rPr>
                              <w:t xml:space="preserve"> </w:t>
                            </w:r>
                            <w:r w:rsidRPr="006845E6">
                              <w:rPr>
                                <w:rFonts w:cstheme="minorHAnsi"/>
                                <w:b/>
                                <w:color w:val="0070C0"/>
                                <w:sz w:val="20"/>
                                <w:szCs w:val="20"/>
                              </w:rPr>
                              <w:t>Referring for diagnostic post treatment:</w:t>
                            </w:r>
                            <w:r w:rsidRPr="006845E6">
                              <w:rPr>
                                <w:rFonts w:cstheme="minorHAnsi"/>
                                <w:color w:val="0070C0"/>
                                <w:sz w:val="20"/>
                                <w:szCs w:val="20"/>
                              </w:rPr>
                              <w:t xml:space="preserve"> </w:t>
                            </w:r>
                            <w:r w:rsidRPr="006845E6">
                              <w:rPr>
                                <w:rFonts w:cstheme="minorHAnsi"/>
                                <w:sz w:val="20"/>
                                <w:szCs w:val="20"/>
                              </w:rPr>
                              <w:t xml:space="preserve">Natalia has been under the care of the T&amp;O team for several months – she had previously had an operation on her shoulder (RTT clock stop).  At a recent appointment, Natalia has complained of a clicking noise in her shoulder. The clinician agrees to send her for an MRI so that he can assess the cause of the issue.  The Clinician outcomes as treatment previously given, requests a follow up to be booked and refers the patient for an MRI, on receipt of the referral the diagnostic team will create a new (DMO1) referral.  This is not a new RTT clock start, the clock may start when the clinician reviews the MRI and decides if further treatment is required.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CDEE5" id="_x0000_s1035" type="#_x0000_t202" style="position:absolute;margin-left:469.3pt;margin-top:2.55pt;width:520.5pt;height:94.9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" strokecolor="#0070c0" strokeweight="2.25pt">
                <v:textbox>
                  <w:txbxContent>
                    <w:p w14:paraId="2EF3AF90" w14:textId="57BB91EF" w:rsidR="009C5F5A" w:rsidRPr="006845E6" w:rsidRDefault="009C5F5A" w:rsidP="00E561B9">
                      <w:pPr>
                        <w:contextualSpacing/>
                        <w:rPr>
                          <w:rFonts w:cstheme="minorHAnsi"/>
                          <w:b/>
                          <w:sz w:val="20"/>
                          <w:szCs w:val="20"/>
                        </w:rPr>
                      </w:pPr>
                      <w:r w:rsidRPr="006845E6">
                        <w:rPr>
                          <w:rFonts w:cstheme="minorHAnsi"/>
                          <w:b/>
                          <w:color w:val="0070C0"/>
                          <w:sz w:val="20"/>
                          <w:szCs w:val="20"/>
                        </w:rPr>
                        <w:t>Pathway Scenario:</w:t>
                      </w:r>
                      <w:r w:rsidRPr="006845E6">
                        <w:rPr>
                          <w:rFonts w:cstheme="minorHAnsi"/>
                          <w:color w:val="0070C0"/>
                          <w:sz w:val="20"/>
                          <w:szCs w:val="20"/>
                        </w:rPr>
                        <w:t xml:space="preserve"> </w:t>
                      </w:r>
                      <w:r w:rsidRPr="006845E6">
                        <w:rPr>
                          <w:rFonts w:cstheme="minorHAnsi"/>
                          <w:b/>
                          <w:color w:val="0070C0"/>
                          <w:sz w:val="20"/>
                          <w:szCs w:val="20"/>
                        </w:rPr>
                        <w:t>Referring for diagnostic post treatment:</w:t>
                      </w:r>
                      <w:r w:rsidRPr="006845E6">
                        <w:rPr>
                          <w:rFonts w:cstheme="minorHAnsi"/>
                          <w:color w:val="0070C0"/>
                          <w:sz w:val="20"/>
                          <w:szCs w:val="20"/>
                        </w:rPr>
                        <w:t xml:space="preserve"> </w:t>
                      </w:r>
                      <w:r w:rsidRPr="006845E6">
                        <w:rPr>
                          <w:rFonts w:cstheme="minorHAnsi"/>
                          <w:sz w:val="20"/>
                          <w:szCs w:val="20"/>
                        </w:rPr>
                        <w:t xml:space="preserve">Natalia has been under the care of the T&amp;O team for several months – she had previously had an operation on her shoulder (RTT clock stop).  At a recent appointment, Natalia has complained of a clicking noise in her shoulder. The clinician agrees to send her for an MRI so that he can assess the cause of the issue.  The Clinician outcomes as treatment previously given, requests a follow up to be booked and refers the patient for an MRI, on receipt of the referral the diagnostic team will create a new (DMO1) referral.  This is not a new RTT clock start, the clock may start when the clinician reviews the MRI and decides if further treatment is required.  </w:t>
                      </w:r>
                    </w:p>
                  </w:txbxContent>
                </v:textbox>
                <w10:wrap anchorx="margin"/>
              </v:shape>
            </w:pict>
          </mc:Fallback>
        </mc:AlternateContent>
      </w:r>
    </w:p>
    <w:p w14:paraId="0F710067" w14:textId="77777777" w:rsidR="00E561B9" w:rsidRPr="004745FC" w:rsidRDefault="00E561B9" w:rsidP="00C166D4">
      <w:pPr>
        <w:pStyle w:val="Subtitle"/>
        <w:rPr>
          <w:rFonts w:asciiTheme="minorHAnsi" w:hAnsiTheme="minorHAnsi" w:cstheme="minorHAnsi"/>
          <w:color w:val="0070C0"/>
          <w:sz w:val="20"/>
        </w:rPr>
      </w:pPr>
    </w:p>
    <w:p w14:paraId="7D2916AD" w14:textId="77777777" w:rsidR="00E561B9" w:rsidRPr="004745FC" w:rsidRDefault="00E561B9" w:rsidP="00C166D4">
      <w:pPr>
        <w:pStyle w:val="Subtitle"/>
        <w:rPr>
          <w:rFonts w:asciiTheme="minorHAnsi" w:hAnsiTheme="minorHAnsi" w:cstheme="minorHAnsi"/>
          <w:color w:val="0070C0"/>
          <w:sz w:val="20"/>
        </w:rPr>
      </w:pPr>
    </w:p>
    <w:p w14:paraId="2C57F1F2" w14:textId="77777777" w:rsidR="006845E6" w:rsidRPr="004745FC" w:rsidRDefault="006845E6" w:rsidP="00C166D4">
      <w:pPr>
        <w:pStyle w:val="Subtitle"/>
        <w:rPr>
          <w:rFonts w:asciiTheme="minorHAnsi" w:hAnsiTheme="minorHAnsi" w:cstheme="minorHAnsi"/>
          <w:color w:val="0070C0"/>
          <w:sz w:val="20"/>
        </w:rPr>
      </w:pPr>
    </w:p>
    <w:p w14:paraId="44E99792" w14:textId="77777777" w:rsidR="006845E6" w:rsidRPr="004745FC" w:rsidRDefault="006845E6" w:rsidP="00C166D4">
      <w:pPr>
        <w:pStyle w:val="Subtitle"/>
        <w:rPr>
          <w:rFonts w:asciiTheme="minorHAnsi" w:hAnsiTheme="minorHAnsi" w:cstheme="minorHAnsi"/>
          <w:color w:val="0070C0"/>
          <w:sz w:val="20"/>
        </w:rPr>
      </w:pPr>
    </w:p>
    <w:p w14:paraId="5068A0E4" w14:textId="75EE6DA3"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3.12</w:t>
      </w:r>
      <w:r w:rsidR="001C3F02" w:rsidRPr="004745FC">
        <w:rPr>
          <w:rFonts w:asciiTheme="minorHAnsi" w:hAnsiTheme="minorHAnsi" w:cstheme="minorHAnsi"/>
          <w:color w:val="0070C0"/>
          <w:sz w:val="20"/>
        </w:rPr>
        <w:t xml:space="preserve"> </w:t>
      </w:r>
      <w:r w:rsidR="000C1E7F" w:rsidRPr="004745FC">
        <w:rPr>
          <w:rFonts w:asciiTheme="minorHAnsi" w:hAnsiTheme="minorHAnsi" w:cstheme="minorHAnsi"/>
          <w:color w:val="0070C0"/>
          <w:sz w:val="20"/>
        </w:rPr>
        <w:t>FOLLOW UP APPOINTMENTS</w:t>
      </w:r>
    </w:p>
    <w:p w14:paraId="58F13766"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the patient needs to be seen for monitoring purposes or continued treatment, every effort will be made to issue the next appointment at the clinic reception prior to the patient leaving the clinic.</w:t>
      </w:r>
    </w:p>
    <w:p w14:paraId="2D97CB6C" w14:textId="77777777" w:rsidR="00BA0D7E" w:rsidRPr="004745FC" w:rsidRDefault="00BA0D7E" w:rsidP="00C166D4">
      <w:pPr>
        <w:spacing w:after="0" w:line="240" w:lineRule="auto"/>
        <w:rPr>
          <w:rFonts w:asciiTheme="minorHAnsi" w:hAnsiTheme="minorHAnsi" w:cstheme="minorHAnsi"/>
          <w:sz w:val="20"/>
          <w:szCs w:val="20"/>
        </w:rPr>
      </w:pPr>
    </w:p>
    <w:p w14:paraId="38E72576" w14:textId="159D96F9"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Follow up appointments </w:t>
      </w:r>
      <w:r w:rsidR="00BA0D7E" w:rsidRPr="004745FC">
        <w:rPr>
          <w:rFonts w:asciiTheme="minorHAnsi" w:hAnsiTheme="minorHAnsi" w:cstheme="minorHAnsi"/>
          <w:sz w:val="20"/>
          <w:szCs w:val="20"/>
        </w:rPr>
        <w:t>are</w:t>
      </w:r>
      <w:r w:rsidRPr="004745FC">
        <w:rPr>
          <w:rFonts w:asciiTheme="minorHAnsi" w:hAnsiTheme="minorHAnsi" w:cstheme="minorHAnsi"/>
          <w:sz w:val="20"/>
          <w:szCs w:val="20"/>
        </w:rPr>
        <w:t xml:space="preserve"> appropriate only when a patient’s condition requires the continued intervention of a clinical specialist (e.g. secondary care treatment pathway or specialised review).  In situations where there is no evidence that further specialist clinical intervention is required (e.g. patient no longer has symptoms or primary care support is considered more appropriate) the patient should be discharged to the care of their GP.  In such cases the clinic outcome sheet must be completed by the clinician to reflect this decision and the patient pathway closed on Trust PAS systems.  Clinicians should always question the need to bring patients back to a secondary care setting for review before requesting that they return and the reason for the review should be documented in the clinical notes.</w:t>
      </w:r>
    </w:p>
    <w:p w14:paraId="26F55514" w14:textId="77777777" w:rsidR="00BA0D7E" w:rsidRPr="004745FC" w:rsidRDefault="00BA0D7E" w:rsidP="00C166D4">
      <w:pPr>
        <w:spacing w:after="0" w:line="240" w:lineRule="auto"/>
        <w:rPr>
          <w:rFonts w:asciiTheme="minorHAnsi" w:hAnsiTheme="minorHAnsi" w:cstheme="minorHAnsi"/>
          <w:sz w:val="20"/>
          <w:szCs w:val="20"/>
        </w:rPr>
      </w:pPr>
    </w:p>
    <w:p w14:paraId="1694FECE" w14:textId="60341BAE"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Where a follow up appointment is</w:t>
      </w:r>
      <w:r w:rsidR="000264E7" w:rsidRPr="004745FC">
        <w:rPr>
          <w:rFonts w:asciiTheme="minorHAnsi" w:hAnsiTheme="minorHAnsi" w:cstheme="minorHAnsi"/>
          <w:sz w:val="20"/>
          <w:szCs w:val="20"/>
        </w:rPr>
        <w:t xml:space="preserve"> </w:t>
      </w:r>
      <w:r w:rsidR="00C77ED7" w:rsidRPr="004745FC">
        <w:rPr>
          <w:rFonts w:asciiTheme="minorHAnsi" w:hAnsiTheme="minorHAnsi" w:cstheme="minorHAnsi"/>
          <w:sz w:val="20"/>
          <w:szCs w:val="20"/>
        </w:rPr>
        <w:t>required,</w:t>
      </w:r>
      <w:r w:rsidR="000264E7" w:rsidRPr="004745FC">
        <w:rPr>
          <w:rFonts w:asciiTheme="minorHAnsi" w:hAnsiTheme="minorHAnsi" w:cstheme="minorHAnsi"/>
          <w:sz w:val="20"/>
          <w:szCs w:val="20"/>
        </w:rPr>
        <w:t xml:space="preserve"> the patient must be added to the appropriate </w:t>
      </w:r>
      <w:r w:rsidR="00636043" w:rsidRPr="004745FC">
        <w:rPr>
          <w:rFonts w:asciiTheme="minorHAnsi" w:hAnsiTheme="minorHAnsi" w:cstheme="minorHAnsi"/>
          <w:sz w:val="20"/>
          <w:szCs w:val="20"/>
        </w:rPr>
        <w:t>outpatient</w:t>
      </w:r>
      <w:r w:rsidR="000264E7" w:rsidRPr="004745FC">
        <w:rPr>
          <w:rFonts w:asciiTheme="minorHAnsi" w:hAnsiTheme="minorHAnsi" w:cstheme="minorHAnsi"/>
          <w:sz w:val="20"/>
          <w:szCs w:val="20"/>
        </w:rPr>
        <w:t xml:space="preserve"> waiting list with the appointment by date completed. </w:t>
      </w:r>
      <w:r w:rsidRPr="004745FC">
        <w:rPr>
          <w:rFonts w:asciiTheme="minorHAnsi" w:hAnsiTheme="minorHAnsi" w:cstheme="minorHAnsi"/>
          <w:sz w:val="20"/>
          <w:szCs w:val="20"/>
        </w:rPr>
        <w:t xml:space="preserve"> A proportion of patient can effectively </w:t>
      </w:r>
      <w:r w:rsidR="00D854A4" w:rsidRPr="004745FC">
        <w:rPr>
          <w:rFonts w:asciiTheme="minorHAnsi" w:hAnsiTheme="minorHAnsi" w:cstheme="minorHAnsi"/>
          <w:sz w:val="20"/>
          <w:szCs w:val="20"/>
        </w:rPr>
        <w:t xml:space="preserve">be </w:t>
      </w:r>
      <w:r w:rsidRPr="004745FC">
        <w:rPr>
          <w:rFonts w:asciiTheme="minorHAnsi" w:hAnsiTheme="minorHAnsi" w:cstheme="minorHAnsi"/>
          <w:sz w:val="20"/>
          <w:szCs w:val="20"/>
        </w:rPr>
        <w:t>managed via a PIFU (Patient Initiated Follow up) appointment.  The Trust manages these patients in two distinct ways:</w:t>
      </w:r>
    </w:p>
    <w:p w14:paraId="23823441" w14:textId="77777777" w:rsidR="00BA0D7E" w:rsidRPr="004745FC" w:rsidRDefault="00BA0D7E" w:rsidP="00C166D4">
      <w:pPr>
        <w:spacing w:after="0" w:line="240" w:lineRule="auto"/>
        <w:rPr>
          <w:rFonts w:asciiTheme="minorHAnsi" w:hAnsiTheme="minorHAnsi" w:cstheme="minorHAnsi"/>
          <w:sz w:val="20"/>
          <w:szCs w:val="20"/>
        </w:rPr>
      </w:pPr>
    </w:p>
    <w:p w14:paraId="6CFFDDA1" w14:textId="5730CAE9" w:rsidR="00E561B9" w:rsidRPr="004745FC" w:rsidRDefault="00E561B9" w:rsidP="00DC6539">
      <w:pPr>
        <w:pStyle w:val="ListParagraph"/>
        <w:numPr>
          <w:ilvl w:val="0"/>
          <w:numId w:val="12"/>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Outcome as</w:t>
      </w:r>
      <w:r w:rsidRPr="000A58EB">
        <w:rPr>
          <w:rFonts w:asciiTheme="minorHAnsi" w:hAnsiTheme="minorHAnsi" w:cstheme="minorHAnsi"/>
          <w:b/>
          <w:bCs/>
          <w:sz w:val="20"/>
          <w:szCs w:val="20"/>
        </w:rPr>
        <w:t xml:space="preserve"> </w:t>
      </w:r>
      <w:r w:rsidRPr="000A58EB">
        <w:rPr>
          <w:rFonts w:asciiTheme="minorHAnsi" w:hAnsiTheme="minorHAnsi" w:cstheme="minorHAnsi"/>
          <w:b/>
          <w:bCs/>
          <w:color w:val="0070C0"/>
          <w:sz w:val="20"/>
          <w:szCs w:val="20"/>
        </w:rPr>
        <w:t xml:space="preserve">‘Discharge to PIFU’ </w:t>
      </w:r>
      <w:r w:rsidRPr="004745FC">
        <w:rPr>
          <w:rFonts w:asciiTheme="minorHAnsi" w:hAnsiTheme="minorHAnsi" w:cstheme="minorHAnsi"/>
          <w:sz w:val="20"/>
          <w:szCs w:val="20"/>
        </w:rPr>
        <w:t xml:space="preserve">the patient and clinician will agree this is appropriate.  The patient will be provided with information for them to access a PIFU appointment when required.  The outcome is updated on Trust PAS </w:t>
      </w:r>
      <w:r w:rsidR="00BA0D7E" w:rsidRPr="004745FC">
        <w:rPr>
          <w:rFonts w:asciiTheme="minorHAnsi" w:hAnsiTheme="minorHAnsi" w:cstheme="minorHAnsi"/>
          <w:sz w:val="20"/>
          <w:szCs w:val="20"/>
        </w:rPr>
        <w:t>systems,</w:t>
      </w:r>
      <w:r w:rsidRPr="004745FC">
        <w:rPr>
          <w:rFonts w:asciiTheme="minorHAnsi" w:hAnsiTheme="minorHAnsi" w:cstheme="minorHAnsi"/>
          <w:sz w:val="20"/>
          <w:szCs w:val="20"/>
        </w:rPr>
        <w:t xml:space="preserve"> and the referral is closed with a comment noting agreed timeframe for accessing the appointment.  If the patient requests an appointment, the referral is reopened and the follow up appointment is booked.  If the patient has exceeded the timescale for accessing a follow </w:t>
      </w:r>
      <w:r w:rsidR="00636043" w:rsidRPr="004745FC">
        <w:rPr>
          <w:rFonts w:asciiTheme="minorHAnsi" w:hAnsiTheme="minorHAnsi" w:cstheme="minorHAnsi"/>
          <w:sz w:val="20"/>
          <w:szCs w:val="20"/>
        </w:rPr>
        <w:t>up,</w:t>
      </w:r>
      <w:r w:rsidRPr="004745FC">
        <w:rPr>
          <w:rFonts w:asciiTheme="minorHAnsi" w:hAnsiTheme="minorHAnsi" w:cstheme="minorHAnsi"/>
          <w:sz w:val="20"/>
          <w:szCs w:val="20"/>
        </w:rPr>
        <w:t xml:space="preserve"> they will need to request a new referral from the GP.</w:t>
      </w:r>
    </w:p>
    <w:p w14:paraId="2EE65D8E" w14:textId="64A7EB7F" w:rsidR="00E561B9" w:rsidRPr="004745FC" w:rsidRDefault="00E561B9" w:rsidP="00DC6539">
      <w:pPr>
        <w:pStyle w:val="ListParagraph"/>
        <w:numPr>
          <w:ilvl w:val="0"/>
          <w:numId w:val="12"/>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Outcome as </w:t>
      </w:r>
      <w:r w:rsidRPr="000A58EB">
        <w:rPr>
          <w:rFonts w:asciiTheme="minorHAnsi" w:hAnsiTheme="minorHAnsi" w:cstheme="minorHAnsi"/>
          <w:b/>
          <w:bCs/>
          <w:color w:val="0070C0"/>
          <w:sz w:val="20"/>
          <w:szCs w:val="20"/>
        </w:rPr>
        <w:t xml:space="preserve">‘PIFU to Clinical Review’ </w:t>
      </w:r>
      <w:r w:rsidRPr="004745FC">
        <w:rPr>
          <w:rFonts w:asciiTheme="minorHAnsi" w:hAnsiTheme="minorHAnsi" w:cstheme="minorHAnsi"/>
          <w:sz w:val="20"/>
          <w:szCs w:val="20"/>
        </w:rPr>
        <w:t xml:space="preserve">the patient and clinician will agree this is appropriate.  The referral will remain </w:t>
      </w:r>
      <w:r w:rsidR="00BA0D7E" w:rsidRPr="004745FC">
        <w:rPr>
          <w:rFonts w:asciiTheme="minorHAnsi" w:hAnsiTheme="minorHAnsi" w:cstheme="minorHAnsi"/>
          <w:sz w:val="20"/>
          <w:szCs w:val="20"/>
        </w:rPr>
        <w:t>open,</w:t>
      </w:r>
      <w:r w:rsidRPr="004745FC">
        <w:rPr>
          <w:rFonts w:asciiTheme="minorHAnsi" w:hAnsiTheme="minorHAnsi" w:cstheme="minorHAnsi"/>
          <w:sz w:val="20"/>
          <w:szCs w:val="20"/>
        </w:rPr>
        <w:t xml:space="preserve"> and the patient will be added to an outpatient waiting list with an appropriate ‘appoint by date’ this will be the timeframe agreed between the clinician and the patient.  If the patient has a flare up or needs a </w:t>
      </w:r>
      <w:r w:rsidR="00BA0D7E" w:rsidRPr="004745FC">
        <w:rPr>
          <w:rFonts w:asciiTheme="minorHAnsi" w:hAnsiTheme="minorHAnsi" w:cstheme="minorHAnsi"/>
          <w:sz w:val="20"/>
          <w:szCs w:val="20"/>
        </w:rPr>
        <w:t>review,</w:t>
      </w:r>
      <w:r w:rsidRPr="004745FC">
        <w:rPr>
          <w:rFonts w:asciiTheme="minorHAnsi" w:hAnsiTheme="minorHAnsi" w:cstheme="minorHAnsi"/>
          <w:sz w:val="20"/>
          <w:szCs w:val="20"/>
        </w:rPr>
        <w:t xml:space="preserve"> they can book a PIFU appointment to discuss with the clinician this appointment must be booked via the OPWL to avoid DQ issues.  If the patient does not access a PIFU appointment and the timeframe has expired</w:t>
      </w:r>
      <w:r w:rsidR="00CE5F53" w:rsidRPr="004745FC">
        <w:rPr>
          <w:rFonts w:asciiTheme="minorHAnsi" w:hAnsiTheme="minorHAnsi" w:cstheme="minorHAnsi"/>
          <w:sz w:val="20"/>
          <w:szCs w:val="20"/>
        </w:rPr>
        <w:t xml:space="preserve"> t</w:t>
      </w:r>
      <w:r w:rsidRPr="004745FC">
        <w:rPr>
          <w:rFonts w:asciiTheme="minorHAnsi" w:hAnsiTheme="minorHAnsi" w:cstheme="minorHAnsi"/>
          <w:sz w:val="20"/>
          <w:szCs w:val="20"/>
        </w:rPr>
        <w:t>he clinician will either have a telephone appointment with the patient or a notes review and will document next steps which will be sent to the patient and GP.  Patients under PIFU to clinical review will not be discharged, the referral should be kept open until there is a clear clinical decision to discharge the patient.</w:t>
      </w:r>
    </w:p>
    <w:p w14:paraId="151D7F36" w14:textId="77777777" w:rsidR="00BA0D7E" w:rsidRDefault="00BA0D7E" w:rsidP="00BA0D7E">
      <w:pPr>
        <w:pStyle w:val="ListParagraph"/>
        <w:spacing w:after="0" w:line="240" w:lineRule="auto"/>
        <w:ind w:left="765"/>
        <w:rPr>
          <w:rFonts w:asciiTheme="minorHAnsi" w:hAnsiTheme="minorHAnsi" w:cstheme="minorHAnsi"/>
          <w:sz w:val="20"/>
          <w:szCs w:val="20"/>
        </w:rPr>
      </w:pPr>
    </w:p>
    <w:p w14:paraId="569FD1FF" w14:textId="7E1DED13" w:rsidR="00E561B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3.1</w:t>
      </w:r>
      <w:r w:rsidR="007D5CCA">
        <w:rPr>
          <w:rFonts w:asciiTheme="minorHAnsi" w:hAnsiTheme="minorHAnsi" w:cstheme="minorHAnsi"/>
          <w:color w:val="0070C0"/>
          <w:sz w:val="20"/>
        </w:rPr>
        <w:t xml:space="preserve">2 </w:t>
      </w:r>
      <w:r w:rsidR="00BA0D7E" w:rsidRPr="004745FC">
        <w:rPr>
          <w:rFonts w:asciiTheme="minorHAnsi" w:hAnsiTheme="minorHAnsi" w:cstheme="minorHAnsi"/>
          <w:color w:val="0070C0"/>
          <w:sz w:val="20"/>
        </w:rPr>
        <w:t xml:space="preserve">Acute Therapy Services </w:t>
      </w:r>
    </w:p>
    <w:p w14:paraId="248EF62D" w14:textId="77777777" w:rsidR="00BA0D7E" w:rsidRPr="004745FC" w:rsidRDefault="00BA0D7E" w:rsidP="00C166D4">
      <w:pPr>
        <w:spacing w:after="0" w:line="240" w:lineRule="auto"/>
        <w:rPr>
          <w:rFonts w:asciiTheme="minorHAnsi" w:hAnsiTheme="minorHAnsi" w:cstheme="minorHAnsi"/>
          <w:sz w:val="20"/>
          <w:szCs w:val="20"/>
        </w:rPr>
      </w:pPr>
    </w:p>
    <w:p w14:paraId="4C48136E" w14:textId="27A5F404"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Referrals to these services can be: </w:t>
      </w:r>
    </w:p>
    <w:p w14:paraId="20C26217" w14:textId="77777777" w:rsidR="00BA0D7E" w:rsidRPr="004745FC" w:rsidRDefault="00BA0D7E" w:rsidP="00C166D4">
      <w:pPr>
        <w:spacing w:after="0" w:line="240" w:lineRule="auto"/>
        <w:rPr>
          <w:rFonts w:asciiTheme="minorHAnsi" w:hAnsiTheme="minorHAnsi" w:cstheme="minorHAnsi"/>
          <w:sz w:val="20"/>
          <w:szCs w:val="20"/>
        </w:rPr>
      </w:pPr>
    </w:p>
    <w:p w14:paraId="041E3D1B" w14:textId="77ED2D53"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Directly from GPs where an RTT clock would NOT be </w:t>
      </w:r>
      <w:r w:rsidR="00636043" w:rsidRPr="004745FC">
        <w:rPr>
          <w:rFonts w:asciiTheme="minorHAnsi" w:hAnsiTheme="minorHAnsi" w:cstheme="minorHAnsi"/>
          <w:sz w:val="20"/>
          <w:szCs w:val="20"/>
          <w:lang w:eastAsia="en-GB"/>
        </w:rPr>
        <w:t>applicable.</w:t>
      </w:r>
      <w:r w:rsidRPr="004745FC">
        <w:rPr>
          <w:rFonts w:asciiTheme="minorHAnsi" w:hAnsiTheme="minorHAnsi" w:cstheme="minorHAnsi"/>
          <w:sz w:val="20"/>
          <w:szCs w:val="20"/>
          <w:lang w:eastAsia="en-GB"/>
        </w:rPr>
        <w:t xml:space="preserve"> </w:t>
      </w:r>
    </w:p>
    <w:p w14:paraId="171AD5A1" w14:textId="77777777"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During an open RTT pathway where the intervention is intended as first definitive treatment or interim treatment. </w:t>
      </w:r>
    </w:p>
    <w:p w14:paraId="5B8B3889" w14:textId="77777777" w:rsidR="00BA0D7E" w:rsidRPr="004745FC" w:rsidRDefault="00BA0D7E" w:rsidP="00C166D4">
      <w:pPr>
        <w:spacing w:after="0" w:line="240" w:lineRule="auto"/>
        <w:rPr>
          <w:rFonts w:asciiTheme="minorHAnsi" w:hAnsiTheme="minorHAnsi" w:cstheme="minorHAnsi"/>
          <w:sz w:val="20"/>
          <w:szCs w:val="20"/>
        </w:rPr>
      </w:pPr>
    </w:p>
    <w:p w14:paraId="7B824A64" w14:textId="0517DCD9"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Depending on the </w:t>
      </w:r>
      <w:r w:rsidR="00BA0D7E" w:rsidRPr="004745FC">
        <w:rPr>
          <w:rFonts w:asciiTheme="minorHAnsi" w:hAnsiTheme="minorHAnsi" w:cstheme="minorHAnsi"/>
          <w:sz w:val="20"/>
          <w:szCs w:val="20"/>
        </w:rPr>
        <w:t>pathway</w:t>
      </w:r>
      <w:r w:rsidRPr="004745FC">
        <w:rPr>
          <w:rFonts w:asciiTheme="minorHAnsi" w:hAnsiTheme="minorHAnsi" w:cstheme="minorHAnsi"/>
          <w:sz w:val="20"/>
          <w:szCs w:val="20"/>
        </w:rPr>
        <w:t xml:space="preserve"> or patient, therapy interventions could constitute an RTT clock stop. Equally the clock could continue to tick. It is critical that staff in these services know if patients are on an open pathway and if the referral to them is intended as first definitive treatment. </w:t>
      </w:r>
    </w:p>
    <w:p w14:paraId="5A7F90C9" w14:textId="77777777" w:rsidR="00BA0D7E" w:rsidRPr="004745FC" w:rsidRDefault="00BA0D7E" w:rsidP="00C166D4">
      <w:pPr>
        <w:spacing w:after="0" w:line="240" w:lineRule="auto"/>
        <w:rPr>
          <w:rFonts w:asciiTheme="minorHAnsi" w:hAnsiTheme="minorHAnsi" w:cstheme="minorHAnsi"/>
          <w:sz w:val="20"/>
          <w:szCs w:val="20"/>
        </w:rPr>
      </w:pPr>
    </w:p>
    <w:p w14:paraId="506CD46A" w14:textId="3933568F" w:rsidR="00E561B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3.1</w:t>
      </w:r>
      <w:r w:rsidR="007D5CCA">
        <w:rPr>
          <w:rFonts w:asciiTheme="minorHAnsi" w:hAnsiTheme="minorHAnsi" w:cstheme="minorHAnsi"/>
          <w:b/>
          <w:color w:val="0070C0"/>
          <w:sz w:val="20"/>
          <w:szCs w:val="20"/>
        </w:rPr>
        <w:t>3</w:t>
      </w:r>
      <w:r w:rsidR="001C3F02" w:rsidRPr="004745FC">
        <w:rPr>
          <w:rFonts w:asciiTheme="minorHAnsi" w:hAnsiTheme="minorHAnsi" w:cstheme="minorHAnsi"/>
          <w:b/>
          <w:color w:val="0070C0"/>
          <w:sz w:val="20"/>
          <w:szCs w:val="20"/>
        </w:rPr>
        <w:t xml:space="preserve"> </w:t>
      </w:r>
      <w:r w:rsidR="00BA0D7E" w:rsidRPr="004745FC">
        <w:rPr>
          <w:rFonts w:asciiTheme="minorHAnsi" w:hAnsiTheme="minorHAnsi" w:cstheme="minorHAnsi"/>
          <w:b/>
          <w:color w:val="0070C0"/>
          <w:sz w:val="20"/>
          <w:szCs w:val="20"/>
        </w:rPr>
        <w:t xml:space="preserve">Physiotherapy </w:t>
      </w:r>
    </w:p>
    <w:p w14:paraId="73EC2620" w14:textId="77777777" w:rsidR="00BA0D7E" w:rsidRPr="004745FC" w:rsidRDefault="00BA0D7E" w:rsidP="00C166D4">
      <w:pPr>
        <w:spacing w:after="0" w:line="240" w:lineRule="auto"/>
        <w:rPr>
          <w:rFonts w:asciiTheme="minorHAnsi" w:hAnsiTheme="minorHAnsi" w:cstheme="minorHAnsi"/>
          <w:b/>
          <w:color w:val="0070C0"/>
          <w:sz w:val="20"/>
          <w:szCs w:val="20"/>
        </w:rPr>
      </w:pPr>
    </w:p>
    <w:p w14:paraId="7A1DCA89" w14:textId="2F1D14D8"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For patients on an orthopaedic pathway referred for physiotherapy as first definitive treatment the RTT clock stops when the patient begins physiotherapy. For patients on an orthopaedic pathway referred for physiotherapy as interim treatment (as surgery will </w:t>
      </w:r>
      <w:r w:rsidR="00BA0D7E" w:rsidRPr="004745FC">
        <w:rPr>
          <w:rFonts w:asciiTheme="minorHAnsi" w:hAnsiTheme="minorHAnsi" w:cstheme="minorHAnsi"/>
          <w:sz w:val="20"/>
          <w:szCs w:val="20"/>
        </w:rPr>
        <w:t>be</w:t>
      </w:r>
      <w:r w:rsidRPr="004745FC">
        <w:rPr>
          <w:rFonts w:asciiTheme="minorHAnsi" w:hAnsiTheme="minorHAnsi" w:cstheme="minorHAnsi"/>
          <w:sz w:val="20"/>
          <w:szCs w:val="20"/>
        </w:rPr>
        <w:t xml:space="preserve"> required), the RTT clock continues when the patient undergoes physiotherapy.</w:t>
      </w:r>
    </w:p>
    <w:p w14:paraId="48744BD6" w14:textId="77777777" w:rsidR="00BA0D7E" w:rsidRPr="004745FC" w:rsidRDefault="00BA0D7E" w:rsidP="00C166D4">
      <w:pPr>
        <w:spacing w:after="0" w:line="240" w:lineRule="auto"/>
        <w:rPr>
          <w:rFonts w:asciiTheme="minorHAnsi" w:hAnsiTheme="minorHAnsi" w:cstheme="minorHAnsi"/>
          <w:sz w:val="20"/>
          <w:szCs w:val="20"/>
        </w:rPr>
      </w:pPr>
    </w:p>
    <w:p w14:paraId="63EFD66A" w14:textId="04D62080" w:rsidR="00E561B9" w:rsidRPr="004745FC" w:rsidRDefault="00233EDB" w:rsidP="00C166D4">
      <w:pPr>
        <w:spacing w:after="0" w:line="240" w:lineRule="auto"/>
        <w:rPr>
          <w:rFonts w:asciiTheme="minorHAnsi" w:hAnsiTheme="minorHAnsi" w:cstheme="minorHAnsi"/>
          <w:color w:val="0070C0"/>
          <w:sz w:val="20"/>
          <w:szCs w:val="20"/>
        </w:rPr>
      </w:pPr>
      <w:r w:rsidRPr="004745FC">
        <w:rPr>
          <w:rFonts w:asciiTheme="minorHAnsi" w:hAnsiTheme="minorHAnsi" w:cstheme="minorHAnsi"/>
          <w:b/>
          <w:color w:val="0070C0"/>
          <w:sz w:val="20"/>
          <w:szCs w:val="20"/>
        </w:rPr>
        <w:t>3.1</w:t>
      </w:r>
      <w:r w:rsidR="007D5CCA">
        <w:rPr>
          <w:rFonts w:asciiTheme="minorHAnsi" w:hAnsiTheme="minorHAnsi" w:cstheme="minorHAnsi"/>
          <w:b/>
          <w:color w:val="0070C0"/>
          <w:sz w:val="20"/>
          <w:szCs w:val="20"/>
        </w:rPr>
        <w:t>4</w:t>
      </w:r>
      <w:r w:rsidR="001C3F02" w:rsidRPr="004745FC">
        <w:rPr>
          <w:rFonts w:asciiTheme="minorHAnsi" w:hAnsiTheme="minorHAnsi" w:cstheme="minorHAnsi"/>
          <w:b/>
          <w:color w:val="0070C0"/>
          <w:sz w:val="20"/>
          <w:szCs w:val="20"/>
        </w:rPr>
        <w:t xml:space="preserve"> </w:t>
      </w:r>
      <w:r w:rsidR="00BA0D7E" w:rsidRPr="004745FC">
        <w:rPr>
          <w:rFonts w:asciiTheme="minorHAnsi" w:hAnsiTheme="minorHAnsi" w:cstheme="minorHAnsi"/>
          <w:b/>
          <w:color w:val="0070C0"/>
          <w:sz w:val="20"/>
          <w:szCs w:val="20"/>
        </w:rPr>
        <w:t>Surgical Appliances</w:t>
      </w:r>
      <w:r w:rsidR="00BA0D7E" w:rsidRPr="004745FC">
        <w:rPr>
          <w:rFonts w:asciiTheme="minorHAnsi" w:hAnsiTheme="minorHAnsi" w:cstheme="minorHAnsi"/>
          <w:color w:val="0070C0"/>
          <w:sz w:val="20"/>
          <w:szCs w:val="20"/>
        </w:rPr>
        <w:t xml:space="preserve"> </w:t>
      </w:r>
    </w:p>
    <w:p w14:paraId="57ED9458" w14:textId="77777777" w:rsidR="00BA0D7E" w:rsidRPr="004745FC" w:rsidRDefault="00BA0D7E" w:rsidP="00C166D4">
      <w:pPr>
        <w:spacing w:after="0" w:line="240" w:lineRule="auto"/>
        <w:rPr>
          <w:rFonts w:asciiTheme="minorHAnsi" w:hAnsiTheme="minorHAnsi" w:cstheme="minorHAnsi"/>
          <w:color w:val="0070C0"/>
          <w:sz w:val="20"/>
          <w:szCs w:val="20"/>
        </w:rPr>
      </w:pPr>
    </w:p>
    <w:p w14:paraId="03018909"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Patients on an orthopaedic pathway referred for a surgical appliance with no other form of treatment agreed. In this scenario, the fitting of the appliance constitutes first definitive treatment and therefore the RTT clock stops when this occurs. </w:t>
      </w:r>
    </w:p>
    <w:p w14:paraId="0FC57306" w14:textId="77777777" w:rsidR="00BA0D7E" w:rsidRPr="004745FC" w:rsidRDefault="00BA0D7E" w:rsidP="00C166D4">
      <w:pPr>
        <w:spacing w:after="0" w:line="240" w:lineRule="auto"/>
        <w:rPr>
          <w:rFonts w:asciiTheme="minorHAnsi" w:hAnsiTheme="minorHAnsi" w:cstheme="minorHAnsi"/>
          <w:sz w:val="20"/>
          <w:szCs w:val="20"/>
        </w:rPr>
      </w:pPr>
    </w:p>
    <w:p w14:paraId="6CF2E0A7" w14:textId="74987DB7" w:rsidR="00E561B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3.1</w:t>
      </w:r>
      <w:r w:rsidR="007D5CCA">
        <w:rPr>
          <w:rFonts w:asciiTheme="minorHAnsi" w:hAnsiTheme="minorHAnsi" w:cstheme="minorHAnsi"/>
          <w:b/>
          <w:color w:val="0070C0"/>
          <w:sz w:val="20"/>
          <w:szCs w:val="20"/>
        </w:rPr>
        <w:t>5</w:t>
      </w:r>
      <w:r w:rsidR="001C3F02" w:rsidRPr="004745FC">
        <w:rPr>
          <w:rFonts w:asciiTheme="minorHAnsi" w:hAnsiTheme="minorHAnsi" w:cstheme="minorHAnsi"/>
          <w:b/>
          <w:color w:val="0070C0"/>
          <w:sz w:val="20"/>
          <w:szCs w:val="20"/>
        </w:rPr>
        <w:t xml:space="preserve"> </w:t>
      </w:r>
      <w:r w:rsidR="00BA0D7E" w:rsidRPr="004745FC">
        <w:rPr>
          <w:rFonts w:asciiTheme="minorHAnsi" w:hAnsiTheme="minorHAnsi" w:cstheme="minorHAnsi"/>
          <w:b/>
          <w:color w:val="0070C0"/>
          <w:sz w:val="20"/>
          <w:szCs w:val="20"/>
        </w:rPr>
        <w:t xml:space="preserve">Dietetics </w:t>
      </w:r>
    </w:p>
    <w:p w14:paraId="6B4D2116" w14:textId="77777777" w:rsidR="00BA0D7E" w:rsidRPr="004745FC" w:rsidRDefault="00BA0D7E" w:rsidP="00C166D4">
      <w:pPr>
        <w:spacing w:after="0" w:line="240" w:lineRule="auto"/>
        <w:rPr>
          <w:rFonts w:asciiTheme="minorHAnsi" w:hAnsiTheme="minorHAnsi" w:cstheme="minorHAnsi"/>
          <w:b/>
          <w:color w:val="0070C0"/>
          <w:sz w:val="20"/>
          <w:szCs w:val="20"/>
        </w:rPr>
      </w:pPr>
    </w:p>
    <w:p w14:paraId="3CA16453" w14:textId="11923315"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patients are referred to the dietician and receive dietary advice with no other form of treatment, this would constitute an RTT clock stop. Equally, patients could receive dietary advice as an important step of a particular pathway (</w:t>
      </w:r>
      <w:r w:rsidR="00636043" w:rsidRPr="004745FC">
        <w:rPr>
          <w:rFonts w:asciiTheme="minorHAnsi" w:hAnsiTheme="minorHAnsi" w:cstheme="minorHAnsi"/>
          <w:sz w:val="20"/>
          <w:szCs w:val="20"/>
        </w:rPr>
        <w:t>e.g.</w:t>
      </w:r>
      <w:r w:rsidRPr="004745FC">
        <w:rPr>
          <w:rFonts w:asciiTheme="minorHAnsi" w:hAnsiTheme="minorHAnsi" w:cstheme="minorHAnsi"/>
          <w:sz w:val="20"/>
          <w:szCs w:val="20"/>
        </w:rPr>
        <w:t xml:space="preserve"> bariatric). In this pathway, the clock could continue to tick.</w:t>
      </w:r>
    </w:p>
    <w:p w14:paraId="27B01D77" w14:textId="77777777" w:rsidR="00BA0D7E" w:rsidRPr="004745FC" w:rsidRDefault="00BA0D7E" w:rsidP="00C166D4">
      <w:pPr>
        <w:spacing w:after="0" w:line="240" w:lineRule="auto"/>
        <w:rPr>
          <w:rFonts w:asciiTheme="minorHAnsi" w:hAnsiTheme="minorHAnsi" w:cstheme="minorHAnsi"/>
          <w:sz w:val="20"/>
          <w:szCs w:val="20"/>
        </w:rPr>
      </w:pPr>
    </w:p>
    <w:p w14:paraId="1692A616" w14:textId="77777777" w:rsidR="00E561B9" w:rsidRPr="004745FC" w:rsidRDefault="00E561B9" w:rsidP="00C166D4">
      <w:pPr>
        <w:spacing w:after="0" w:line="240" w:lineRule="auto"/>
        <w:rPr>
          <w:rFonts w:asciiTheme="minorHAnsi" w:hAnsiTheme="minorHAnsi" w:cstheme="minorHAnsi"/>
          <w:bCs/>
          <w:sz w:val="20"/>
          <w:szCs w:val="20"/>
        </w:rPr>
      </w:pPr>
      <w:r w:rsidRPr="004745FC">
        <w:rPr>
          <w:rFonts w:asciiTheme="minorHAnsi" w:hAnsiTheme="minorHAnsi" w:cstheme="minorHAnsi"/>
          <w:bCs/>
          <w:sz w:val="20"/>
          <w:szCs w:val="20"/>
        </w:rPr>
        <w:t>The key principles can be summarised as follows:</w:t>
      </w:r>
    </w:p>
    <w:p w14:paraId="54B97DE4" w14:textId="77777777" w:rsidR="00BA0D7E" w:rsidRPr="004745FC" w:rsidRDefault="00BA0D7E" w:rsidP="00C166D4">
      <w:pPr>
        <w:spacing w:after="0" w:line="240" w:lineRule="auto"/>
        <w:rPr>
          <w:rFonts w:asciiTheme="minorHAnsi" w:hAnsiTheme="minorHAnsi" w:cstheme="minorHAnsi"/>
          <w:b/>
          <w:color w:val="0070C0"/>
          <w:sz w:val="20"/>
          <w:szCs w:val="20"/>
        </w:rPr>
      </w:pPr>
    </w:p>
    <w:p w14:paraId="0B8A1881" w14:textId="705552C3" w:rsidR="00BA0D7E"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Wherever possible, all patient appointments should be </w:t>
      </w:r>
      <w:r w:rsidRPr="004745FC">
        <w:rPr>
          <w:rFonts w:asciiTheme="minorHAnsi" w:hAnsiTheme="minorHAnsi" w:cstheme="minorHAnsi"/>
          <w:b/>
          <w:color w:val="0070C0"/>
          <w:sz w:val="20"/>
          <w:szCs w:val="20"/>
        </w:rPr>
        <w:t>fully booked</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by direct discussion between a member of staff and the patient to negotiate a suitable date or via fully booked via e</w:t>
      </w:r>
      <w:r w:rsidR="00BA0D7E" w:rsidRPr="004745FC">
        <w:rPr>
          <w:rFonts w:asciiTheme="minorHAnsi" w:hAnsiTheme="minorHAnsi" w:cstheme="minorHAnsi"/>
          <w:sz w:val="20"/>
          <w:szCs w:val="20"/>
        </w:rPr>
        <w:t>-</w:t>
      </w:r>
      <w:r w:rsidRPr="004745FC">
        <w:rPr>
          <w:rFonts w:asciiTheme="minorHAnsi" w:hAnsiTheme="minorHAnsi" w:cstheme="minorHAnsi"/>
          <w:sz w:val="20"/>
          <w:szCs w:val="20"/>
        </w:rPr>
        <w:t>RS.</w:t>
      </w:r>
    </w:p>
    <w:p w14:paraId="29CDCB7F" w14:textId="77777777"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Wherever possible, patients should be given </w:t>
      </w:r>
      <w:r w:rsidRPr="004745FC">
        <w:rPr>
          <w:rFonts w:asciiTheme="minorHAnsi" w:hAnsiTheme="minorHAnsi" w:cstheme="minorHAnsi"/>
          <w:b/>
          <w:color w:val="0070C0"/>
          <w:sz w:val="20"/>
          <w:szCs w:val="20"/>
        </w:rPr>
        <w:t>2 reasonable offers</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of dates for their appointment (A ‘reasonable offer’ means the patient is given a choice of dates with at least 3 weeks’ notice).  If a patient informs the team that they will be unavailable, all periods of unavailability should still be recorded in Trust PAS system, If appropriate the clinician may decide it is in the patients’ best interests to remove the patient from the waiting list and discharge them back to their originating referrer, unless there are clinical or exceptional reasons not to do so.</w:t>
      </w:r>
    </w:p>
    <w:p w14:paraId="57049775" w14:textId="69683604"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Patients that cancel 2 or more fully booked appointments should be reminded that they will be clinically reviewed and may be discharged back to their GP. This cancellation policy does not apply to patients with cancer, clinically urgent patients,</w:t>
      </w:r>
      <w:r w:rsidR="003630A5" w:rsidRPr="004745FC">
        <w:rPr>
          <w:rFonts w:asciiTheme="minorHAnsi" w:hAnsiTheme="minorHAnsi" w:cstheme="minorHAnsi"/>
          <w:sz w:val="20"/>
          <w:szCs w:val="20"/>
        </w:rPr>
        <w:t xml:space="preserve"> children and vulnerable adults these pathways must be escalated to the management team for clinical review.</w:t>
      </w:r>
    </w:p>
    <w:p w14:paraId="663358EA" w14:textId="722640C5"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A patient who DNAs a fully booked appointment would normally be discharged from the service unless there are clinical or exceptional reasons not to do so, however, the clinician should review each case and decide if they should discharge or rebook.  This DNA policy does not apply to patients with cancer, clinically urgent patients, children and vulnerable adults</w:t>
      </w:r>
      <w:r w:rsidR="003630A5" w:rsidRPr="004745FC">
        <w:rPr>
          <w:rFonts w:asciiTheme="minorHAnsi" w:hAnsiTheme="minorHAnsi" w:cstheme="minorHAnsi"/>
          <w:sz w:val="20"/>
          <w:szCs w:val="20"/>
        </w:rPr>
        <w:t xml:space="preserve"> these pathways must be escalated to the management team for clinical review.</w:t>
      </w:r>
    </w:p>
    <w:p w14:paraId="5AE6FB0C" w14:textId="1B57463D"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If the hospital is responsible for cancelling a patient’s appointment, the </w:t>
      </w:r>
      <w:r w:rsidR="00BA0D7E"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clock will continue to tick.  If a patient cancels an appointment date due to being unwell, then this would count as </w:t>
      </w:r>
      <w:r w:rsidRPr="004745FC">
        <w:rPr>
          <w:rFonts w:asciiTheme="minorHAnsi" w:hAnsiTheme="minorHAnsi" w:cstheme="minorHAnsi"/>
          <w:color w:val="0070C0"/>
          <w:sz w:val="20"/>
          <w:szCs w:val="20"/>
        </w:rPr>
        <w:t xml:space="preserve">a </w:t>
      </w:r>
      <w:r w:rsidRPr="004745FC">
        <w:rPr>
          <w:rFonts w:asciiTheme="minorHAnsi" w:hAnsiTheme="minorHAnsi" w:cstheme="minorHAnsi"/>
          <w:b/>
          <w:color w:val="0070C0"/>
          <w:sz w:val="20"/>
          <w:szCs w:val="20"/>
        </w:rPr>
        <w:t>‘hospital cancellation’</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and should not result in discharge.</w:t>
      </w:r>
    </w:p>
    <w:p w14:paraId="6A39E6BB" w14:textId="6B12C87A"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There are no provisions to pause or suspend anywhere on an </w:t>
      </w:r>
      <w:r w:rsidR="00BA0D7E"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w:t>
      </w:r>
      <w:r w:rsidR="00636043" w:rsidRPr="004745FC">
        <w:rPr>
          <w:rFonts w:asciiTheme="minorHAnsi" w:hAnsiTheme="minorHAnsi" w:cstheme="minorHAnsi"/>
          <w:sz w:val="20"/>
          <w:szCs w:val="20"/>
        </w:rPr>
        <w:t>pathway.</w:t>
      </w:r>
    </w:p>
    <w:p w14:paraId="4A5578F0" w14:textId="77777777"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All waiting lists should be validated regularly by Divisional teams, to ensure clinical safety, that patients on current waiting lists are fit and available for treatment, and that their data is accurate.</w:t>
      </w:r>
    </w:p>
    <w:p w14:paraId="4C0D6355" w14:textId="2A63FA96"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Clinicians must select an appropriate outcome for each clinical </w:t>
      </w:r>
      <w:r w:rsidR="00BA0D7E" w:rsidRPr="004745FC">
        <w:rPr>
          <w:rFonts w:asciiTheme="minorHAnsi" w:hAnsiTheme="minorHAnsi" w:cstheme="minorHAnsi"/>
          <w:sz w:val="20"/>
          <w:szCs w:val="20"/>
        </w:rPr>
        <w:t>attendance;</w:t>
      </w:r>
      <w:r w:rsidRPr="004745FC">
        <w:rPr>
          <w:rFonts w:asciiTheme="minorHAnsi" w:hAnsiTheme="minorHAnsi" w:cstheme="minorHAnsi"/>
          <w:sz w:val="20"/>
          <w:szCs w:val="20"/>
        </w:rPr>
        <w:t xml:space="preserve"> this will inform admin teams of what the next step is on the patient’s pathway and can action accordingly.  Selecting incorrect outcomes can cause significant delays to patient’s treatment journey.  If in </w:t>
      </w:r>
      <w:r w:rsidR="003D313F" w:rsidRPr="004745FC">
        <w:rPr>
          <w:rFonts w:asciiTheme="minorHAnsi" w:hAnsiTheme="minorHAnsi" w:cstheme="minorHAnsi"/>
          <w:sz w:val="20"/>
          <w:szCs w:val="20"/>
        </w:rPr>
        <w:t>doubt,</w:t>
      </w:r>
      <w:r w:rsidRPr="004745FC">
        <w:rPr>
          <w:rFonts w:asciiTheme="minorHAnsi" w:hAnsiTheme="minorHAnsi" w:cstheme="minorHAnsi"/>
          <w:sz w:val="20"/>
          <w:szCs w:val="20"/>
        </w:rPr>
        <w:t xml:space="preserve"> please access RTT outcome training via the Trust RTT team.</w:t>
      </w:r>
    </w:p>
    <w:p w14:paraId="38A88D0B" w14:textId="77777777"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Outpatient teams must ensure that the correct outcome is updated on Trust Systems, it is essential where a patient has been discharged that the </w:t>
      </w:r>
      <w:r w:rsidRPr="004745FC">
        <w:rPr>
          <w:rFonts w:asciiTheme="minorHAnsi" w:hAnsiTheme="minorHAnsi" w:cstheme="minorHAnsi"/>
          <w:b/>
          <w:color w:val="0070C0"/>
          <w:sz w:val="20"/>
          <w:szCs w:val="20"/>
        </w:rPr>
        <w:t>corresponding referral is closed</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at the same time, as this avoids significant data quality issues for the Trust.</w:t>
      </w:r>
    </w:p>
    <w:p w14:paraId="3537BEAE" w14:textId="2A3558AC" w:rsidR="00E561B9" w:rsidRPr="004745FC" w:rsidRDefault="00E561B9" w:rsidP="00DC6539">
      <w:pPr>
        <w:pStyle w:val="ListParagraph"/>
        <w:numPr>
          <w:ilvl w:val="0"/>
          <w:numId w:val="13"/>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Appointments must be booked in line with the clinic outcome form, PIFU appointments have recently been introduced, </w:t>
      </w:r>
      <w:r w:rsidR="003D313F" w:rsidRPr="004745FC">
        <w:rPr>
          <w:rFonts w:asciiTheme="minorHAnsi" w:hAnsiTheme="minorHAnsi" w:cstheme="minorHAnsi"/>
          <w:sz w:val="20"/>
          <w:szCs w:val="20"/>
        </w:rPr>
        <w:t>and if</w:t>
      </w:r>
      <w:r w:rsidRPr="004745FC">
        <w:rPr>
          <w:rFonts w:asciiTheme="minorHAnsi" w:hAnsiTheme="minorHAnsi" w:cstheme="minorHAnsi"/>
          <w:sz w:val="20"/>
          <w:szCs w:val="20"/>
        </w:rPr>
        <w:t xml:space="preserve"> teams are not familiar with how to process these </w:t>
      </w:r>
      <w:r w:rsidR="00BA0D7E" w:rsidRPr="004745FC">
        <w:rPr>
          <w:rFonts w:asciiTheme="minorHAnsi" w:hAnsiTheme="minorHAnsi" w:cstheme="minorHAnsi"/>
          <w:sz w:val="20"/>
          <w:szCs w:val="20"/>
        </w:rPr>
        <w:t>outcomes,</w:t>
      </w:r>
      <w:r w:rsidRPr="004745FC">
        <w:rPr>
          <w:rFonts w:asciiTheme="minorHAnsi" w:hAnsiTheme="minorHAnsi" w:cstheme="minorHAnsi"/>
          <w:sz w:val="20"/>
          <w:szCs w:val="20"/>
        </w:rPr>
        <w:t xml:space="preserve"> please seek training from the Trust RTT team.</w:t>
      </w:r>
    </w:p>
    <w:p w14:paraId="60936725" w14:textId="77777777" w:rsidR="00BA0D7E" w:rsidRPr="004745FC" w:rsidRDefault="00BA0D7E" w:rsidP="00BA0D7E">
      <w:pPr>
        <w:pStyle w:val="ListParagraph"/>
        <w:spacing w:after="0" w:line="240" w:lineRule="auto"/>
        <w:ind w:left="538"/>
        <w:contextualSpacing w:val="0"/>
        <w:rPr>
          <w:rFonts w:asciiTheme="minorHAnsi" w:hAnsiTheme="minorHAnsi" w:cstheme="minorHAnsi"/>
          <w:sz w:val="20"/>
          <w:szCs w:val="20"/>
        </w:rPr>
      </w:pPr>
    </w:p>
    <w:p w14:paraId="369AF154" w14:textId="6692B648" w:rsidR="00E561B9" w:rsidRPr="004745FC" w:rsidRDefault="00BA0D7E"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PART FOUR - DIAGNOSTIC MANAGEMENT</w:t>
      </w:r>
    </w:p>
    <w:p w14:paraId="2BD8C856" w14:textId="77777777" w:rsidR="00BA0D7E" w:rsidRPr="004745FC" w:rsidRDefault="00BA0D7E" w:rsidP="00C166D4">
      <w:pPr>
        <w:spacing w:after="0" w:line="240" w:lineRule="auto"/>
        <w:rPr>
          <w:rFonts w:asciiTheme="minorHAnsi" w:hAnsiTheme="minorHAnsi" w:cstheme="minorHAnsi"/>
          <w:b/>
          <w:color w:val="0070C0"/>
          <w:sz w:val="20"/>
          <w:szCs w:val="20"/>
        </w:rPr>
      </w:pPr>
    </w:p>
    <w:p w14:paraId="7128EE5E" w14:textId="77777777" w:rsidR="00E561B9" w:rsidRPr="004745FC" w:rsidRDefault="00E561B9"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Purpose:</w:t>
      </w:r>
    </w:p>
    <w:p w14:paraId="1D838C05" w14:textId="77777777" w:rsidR="00BA0D7E" w:rsidRPr="004745FC" w:rsidRDefault="00BA0D7E" w:rsidP="00C166D4">
      <w:pPr>
        <w:spacing w:after="0" w:line="240" w:lineRule="auto"/>
        <w:rPr>
          <w:rFonts w:asciiTheme="minorHAnsi" w:hAnsiTheme="minorHAnsi" w:cstheme="minorHAnsi"/>
          <w:b/>
          <w:color w:val="0070C0"/>
          <w:sz w:val="20"/>
          <w:szCs w:val="20"/>
        </w:rPr>
      </w:pPr>
    </w:p>
    <w:p w14:paraId="18F1EE58" w14:textId="09B3EA58"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Effective and timely management of diagnostics play a significant part in the delivery of referral to treatment pathways, where a patient has not yet received definitive treatment for their condition they may require diagnostics prior to a decision to treat, it is essential that these diagnostic tests are carried out within the required timescale of six weeks to ensure that the pati</w:t>
      </w:r>
      <w:r w:rsidR="00141FDC" w:rsidRPr="004745FC">
        <w:rPr>
          <w:rFonts w:asciiTheme="minorHAnsi" w:hAnsiTheme="minorHAnsi" w:cstheme="minorHAnsi"/>
          <w:sz w:val="20"/>
          <w:szCs w:val="20"/>
        </w:rPr>
        <w:t>ent can be effectively managed.</w:t>
      </w:r>
    </w:p>
    <w:p w14:paraId="5631E37F" w14:textId="77777777" w:rsidR="00141FDC" w:rsidRPr="004745FC" w:rsidRDefault="00141FDC" w:rsidP="00C166D4">
      <w:pPr>
        <w:spacing w:after="0" w:line="240" w:lineRule="auto"/>
        <w:rPr>
          <w:rFonts w:asciiTheme="minorHAnsi" w:hAnsiTheme="minorHAnsi" w:cstheme="minorHAnsi"/>
          <w:sz w:val="20"/>
          <w:szCs w:val="20"/>
        </w:rPr>
      </w:pPr>
    </w:p>
    <w:p w14:paraId="14515D92" w14:textId="2AF10543" w:rsidR="00E561B9" w:rsidRPr="004745FC" w:rsidRDefault="00233EDB"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4.1</w:t>
      </w:r>
      <w:r w:rsidR="001C3F02" w:rsidRPr="004745FC">
        <w:rPr>
          <w:rFonts w:asciiTheme="minorHAnsi" w:hAnsiTheme="minorHAnsi" w:cstheme="minorHAnsi"/>
          <w:b/>
          <w:color w:val="0070C0"/>
          <w:sz w:val="20"/>
          <w:szCs w:val="20"/>
        </w:rPr>
        <w:t xml:space="preserve"> </w:t>
      </w:r>
      <w:r w:rsidR="00BA0D7E" w:rsidRPr="004745FC">
        <w:rPr>
          <w:rFonts w:asciiTheme="minorHAnsi" w:hAnsiTheme="minorHAnsi" w:cstheme="minorHAnsi"/>
          <w:b/>
          <w:color w:val="0070C0"/>
          <w:sz w:val="20"/>
          <w:szCs w:val="20"/>
        </w:rPr>
        <w:t>Diagnostic Referral Sources</w:t>
      </w:r>
    </w:p>
    <w:p w14:paraId="2EFF0768" w14:textId="77777777" w:rsidR="00BA0D7E" w:rsidRPr="004745FC" w:rsidRDefault="00BA0D7E" w:rsidP="00C166D4">
      <w:pPr>
        <w:spacing w:after="0" w:line="240" w:lineRule="auto"/>
        <w:rPr>
          <w:rFonts w:asciiTheme="minorHAnsi" w:hAnsiTheme="minorHAnsi" w:cstheme="minorHAnsi"/>
          <w:b/>
          <w:color w:val="0070C0"/>
          <w:sz w:val="20"/>
          <w:szCs w:val="20"/>
        </w:rPr>
      </w:pPr>
    </w:p>
    <w:p w14:paraId="107F54FA"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Requests for diagnostic test can be made via the following:</w:t>
      </w:r>
    </w:p>
    <w:p w14:paraId="7FEBB15D" w14:textId="77777777" w:rsidR="00E561B9" w:rsidRPr="004745FC" w:rsidRDefault="00E561B9" w:rsidP="00C166D4">
      <w:pPr>
        <w:spacing w:after="0" w:line="240" w:lineRule="auto"/>
        <w:rPr>
          <w:rFonts w:asciiTheme="minorHAnsi" w:hAnsiTheme="minorHAnsi" w:cstheme="minorHAnsi"/>
          <w:b/>
          <w:sz w:val="20"/>
          <w:szCs w:val="20"/>
        </w:rPr>
      </w:pPr>
    </w:p>
    <w:p w14:paraId="100045FB" w14:textId="77777777" w:rsidR="00E561B9" w:rsidRPr="004745FC" w:rsidRDefault="00E561B9" w:rsidP="00DC6539">
      <w:pPr>
        <w:pStyle w:val="ListParagraph"/>
        <w:numPr>
          <w:ilvl w:val="0"/>
          <w:numId w:val="15"/>
        </w:numPr>
        <w:spacing w:after="0" w:line="240" w:lineRule="auto"/>
        <w:rPr>
          <w:rFonts w:asciiTheme="minorHAnsi" w:hAnsiTheme="minorHAnsi" w:cstheme="minorHAnsi"/>
          <w:sz w:val="20"/>
          <w:szCs w:val="20"/>
        </w:rPr>
      </w:pPr>
      <w:r w:rsidRPr="004745FC">
        <w:rPr>
          <w:rFonts w:asciiTheme="minorHAnsi" w:hAnsiTheme="minorHAnsi" w:cstheme="minorHAnsi"/>
          <w:b/>
          <w:color w:val="0070C0"/>
          <w:sz w:val="20"/>
          <w:szCs w:val="20"/>
        </w:rPr>
        <w:t>Internal consultant referral for test via the emergency department</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 these tests are usually required within a few hours of the request being made.</w:t>
      </w:r>
    </w:p>
    <w:p w14:paraId="75897823" w14:textId="3E9878D4" w:rsidR="00E561B9" w:rsidRPr="004745FC" w:rsidRDefault="00E561B9" w:rsidP="00DC6539">
      <w:pPr>
        <w:pStyle w:val="ListParagraph"/>
        <w:numPr>
          <w:ilvl w:val="0"/>
          <w:numId w:val="15"/>
        </w:numPr>
        <w:spacing w:after="0" w:line="240" w:lineRule="auto"/>
        <w:rPr>
          <w:rFonts w:asciiTheme="minorHAnsi" w:hAnsiTheme="minorHAnsi" w:cstheme="minorHAnsi"/>
          <w:sz w:val="20"/>
          <w:szCs w:val="20"/>
        </w:rPr>
      </w:pPr>
      <w:r w:rsidRPr="004745FC">
        <w:rPr>
          <w:rFonts w:asciiTheme="minorHAnsi" w:hAnsiTheme="minorHAnsi" w:cstheme="minorHAnsi"/>
          <w:b/>
          <w:color w:val="0070C0"/>
          <w:sz w:val="20"/>
          <w:szCs w:val="20"/>
        </w:rPr>
        <w:t>Direct to test</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 xml:space="preserve">– where a GP refers directly to the Trust for a diagnostic test to enable them to decide on the correct treatment plan or to refer into the Trust for treatment.  This will start a new </w:t>
      </w:r>
      <w:r w:rsidR="00636043" w:rsidRPr="004745FC">
        <w:rPr>
          <w:rFonts w:asciiTheme="minorHAnsi" w:hAnsiTheme="minorHAnsi" w:cstheme="minorHAnsi"/>
          <w:sz w:val="20"/>
          <w:szCs w:val="20"/>
        </w:rPr>
        <w:t>six-week</w:t>
      </w:r>
      <w:r w:rsidRPr="004745FC">
        <w:rPr>
          <w:rFonts w:asciiTheme="minorHAnsi" w:hAnsiTheme="minorHAnsi" w:cstheme="minorHAnsi"/>
          <w:sz w:val="20"/>
          <w:szCs w:val="20"/>
        </w:rPr>
        <w:t xml:space="preserve"> clock known in Diagnostics as a DMO1 waiting list, the result of the test will go directly to the GP to enable decision making.</w:t>
      </w:r>
    </w:p>
    <w:p w14:paraId="35D2BB45" w14:textId="77777777" w:rsidR="00E561B9" w:rsidRPr="004745FC" w:rsidRDefault="00E561B9" w:rsidP="00DC6539">
      <w:pPr>
        <w:pStyle w:val="ListParagraph"/>
        <w:numPr>
          <w:ilvl w:val="0"/>
          <w:numId w:val="15"/>
        </w:numPr>
        <w:spacing w:after="0" w:line="240" w:lineRule="auto"/>
        <w:rPr>
          <w:rFonts w:asciiTheme="minorHAnsi" w:hAnsiTheme="minorHAnsi" w:cstheme="minorHAnsi"/>
          <w:sz w:val="20"/>
          <w:szCs w:val="20"/>
        </w:rPr>
      </w:pPr>
      <w:r w:rsidRPr="004745FC">
        <w:rPr>
          <w:rFonts w:asciiTheme="minorHAnsi" w:hAnsiTheme="minorHAnsi" w:cstheme="minorHAnsi"/>
          <w:b/>
          <w:color w:val="0070C0"/>
          <w:sz w:val="20"/>
          <w:szCs w:val="20"/>
        </w:rPr>
        <w:t>Internal consultant referral for test following an outpatient appointment</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 these patients will have started an referral to treatment (18 Week) pathway but will start a new six week clock (DMO1) from the date the internal referral was made it is essential that these patients are monitored and dated within six weeks.</w:t>
      </w:r>
    </w:p>
    <w:p w14:paraId="706716E9" w14:textId="56ACB22C" w:rsidR="00E561B9" w:rsidRPr="004745FC" w:rsidRDefault="00E561B9" w:rsidP="00DC6539">
      <w:pPr>
        <w:pStyle w:val="ListParagraph"/>
        <w:numPr>
          <w:ilvl w:val="0"/>
          <w:numId w:val="15"/>
        </w:numPr>
        <w:spacing w:after="0" w:line="240" w:lineRule="auto"/>
        <w:rPr>
          <w:rFonts w:asciiTheme="minorHAnsi" w:hAnsiTheme="minorHAnsi" w:cstheme="minorHAnsi"/>
          <w:sz w:val="20"/>
          <w:szCs w:val="20"/>
        </w:rPr>
      </w:pPr>
      <w:r w:rsidRPr="004745FC">
        <w:rPr>
          <w:rFonts w:asciiTheme="minorHAnsi" w:hAnsiTheme="minorHAnsi" w:cstheme="minorHAnsi"/>
          <w:b/>
          <w:color w:val="0070C0"/>
          <w:sz w:val="20"/>
          <w:szCs w:val="20"/>
        </w:rPr>
        <w:t>External consultant referral (tertiary)</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 xml:space="preserve">where a clinician at another Trust refers a patient for a diagnostic only will start a new </w:t>
      </w:r>
      <w:r w:rsidR="00636043" w:rsidRPr="004745FC">
        <w:rPr>
          <w:rFonts w:asciiTheme="minorHAnsi" w:hAnsiTheme="minorHAnsi" w:cstheme="minorHAnsi"/>
          <w:sz w:val="20"/>
          <w:szCs w:val="20"/>
        </w:rPr>
        <w:t>six-week</w:t>
      </w:r>
      <w:r w:rsidRPr="004745FC">
        <w:rPr>
          <w:rFonts w:asciiTheme="minorHAnsi" w:hAnsiTheme="minorHAnsi" w:cstheme="minorHAnsi"/>
          <w:sz w:val="20"/>
          <w:szCs w:val="20"/>
        </w:rPr>
        <w:t xml:space="preserve"> clock (DMO1).</w:t>
      </w:r>
    </w:p>
    <w:p w14:paraId="3DE6E879" w14:textId="77777777" w:rsidR="00E561B9" w:rsidRPr="004745FC" w:rsidRDefault="00E561B9" w:rsidP="00C166D4">
      <w:pPr>
        <w:spacing w:after="0" w:line="240" w:lineRule="auto"/>
        <w:rPr>
          <w:rFonts w:asciiTheme="minorHAnsi" w:hAnsiTheme="minorHAnsi" w:cstheme="minorHAnsi"/>
          <w:sz w:val="20"/>
          <w:szCs w:val="20"/>
        </w:rPr>
      </w:pPr>
    </w:p>
    <w:p w14:paraId="5E713F4C" w14:textId="36874CCC"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4.2</w:t>
      </w:r>
      <w:r w:rsidR="001C3F02" w:rsidRPr="004745FC">
        <w:rPr>
          <w:rFonts w:asciiTheme="minorHAnsi" w:hAnsiTheme="minorHAnsi" w:cstheme="minorHAnsi"/>
          <w:b/>
          <w:bCs/>
          <w:color w:val="0070C0"/>
          <w:sz w:val="20"/>
          <w:szCs w:val="20"/>
        </w:rPr>
        <w:t xml:space="preserve"> </w:t>
      </w:r>
      <w:r w:rsidR="00BA0D7E" w:rsidRPr="004745FC">
        <w:rPr>
          <w:rFonts w:asciiTheme="minorHAnsi" w:hAnsiTheme="minorHAnsi" w:cstheme="minorHAnsi"/>
          <w:b/>
          <w:bCs/>
          <w:color w:val="0070C0"/>
          <w:sz w:val="20"/>
          <w:szCs w:val="20"/>
        </w:rPr>
        <w:t>Diagnostic Appointments</w:t>
      </w:r>
    </w:p>
    <w:p w14:paraId="3996428B" w14:textId="77777777" w:rsidR="00E561B9" w:rsidRPr="004745FC" w:rsidRDefault="00E561B9" w:rsidP="00C166D4">
      <w:pPr>
        <w:pStyle w:val="Default"/>
        <w:rPr>
          <w:rFonts w:asciiTheme="minorHAnsi" w:hAnsiTheme="minorHAnsi" w:cstheme="minorHAnsi"/>
          <w:sz w:val="20"/>
          <w:szCs w:val="20"/>
        </w:rPr>
      </w:pPr>
    </w:p>
    <w:p w14:paraId="5483929B" w14:textId="77777777" w:rsidR="00E561B9" w:rsidRPr="004745FC" w:rsidRDefault="000264E7"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Patients requiring a diagnostic test/intervention must be added to the appropriate waiting list within two working days from the date the request is made. </w:t>
      </w:r>
      <w:r w:rsidR="00E561B9" w:rsidRPr="004745FC">
        <w:rPr>
          <w:rFonts w:asciiTheme="minorHAnsi" w:hAnsiTheme="minorHAnsi" w:cstheme="minorHAnsi"/>
          <w:sz w:val="20"/>
          <w:szCs w:val="20"/>
        </w:rPr>
        <w:t xml:space="preserve">Diagnostic wait times for all diagnostic tests will be monitored via a diagnostic PTL.  The following diagnostic tests will be monitored in line with the 6 week wait (DMO1) metric: </w:t>
      </w:r>
    </w:p>
    <w:p w14:paraId="569C226B" w14:textId="77777777" w:rsidR="00E561B9" w:rsidRPr="004745FC" w:rsidRDefault="00E561B9" w:rsidP="00C166D4">
      <w:pPr>
        <w:pStyle w:val="Default"/>
        <w:rPr>
          <w:rFonts w:asciiTheme="minorHAnsi" w:hAnsiTheme="minorHAnsi" w:cstheme="minorHAnsi"/>
          <w:color w:val="auto"/>
          <w:sz w:val="20"/>
          <w:szCs w:val="20"/>
        </w:rPr>
      </w:pPr>
    </w:p>
    <w:p w14:paraId="22E6DC8C" w14:textId="77777777" w:rsidR="009E55CA" w:rsidRPr="00E22FA8" w:rsidRDefault="009E55CA" w:rsidP="009E55CA">
      <w:pPr>
        <w:pStyle w:val="Default"/>
        <w:numPr>
          <w:ilvl w:val="0"/>
          <w:numId w:val="14"/>
        </w:numPr>
        <w:rPr>
          <w:rFonts w:asciiTheme="minorHAnsi" w:hAnsiTheme="minorHAnsi" w:cstheme="minorHAnsi"/>
          <w:color w:val="auto"/>
          <w:sz w:val="20"/>
          <w:szCs w:val="20"/>
          <w:highlight w:val="yellow"/>
        </w:rPr>
      </w:pPr>
      <w:r w:rsidRPr="00E22FA8">
        <w:rPr>
          <w:rFonts w:asciiTheme="minorHAnsi" w:hAnsiTheme="minorHAnsi" w:cstheme="minorHAnsi"/>
          <w:i/>
          <w:iCs/>
          <w:color w:val="auto"/>
          <w:sz w:val="20"/>
          <w:szCs w:val="20"/>
          <w:highlight w:val="yellow"/>
        </w:rPr>
        <w:t>Imaging</w:t>
      </w:r>
      <w:r w:rsidRPr="00E22FA8">
        <w:rPr>
          <w:rFonts w:asciiTheme="minorHAnsi" w:hAnsiTheme="minorHAnsi" w:cstheme="minorHAnsi"/>
          <w:color w:val="auto"/>
          <w:sz w:val="20"/>
          <w:szCs w:val="20"/>
          <w:highlight w:val="yellow"/>
        </w:rPr>
        <w:t xml:space="preserve">: Magnetic Resonance Imaging (MRI), Computed Tomography (CT), Non-obstetric ultrasound </w:t>
      </w:r>
      <w:r>
        <w:rPr>
          <w:rFonts w:asciiTheme="minorHAnsi" w:hAnsiTheme="minorHAnsi" w:cstheme="minorHAnsi"/>
          <w:color w:val="auto"/>
          <w:sz w:val="20"/>
          <w:szCs w:val="20"/>
          <w:highlight w:val="yellow"/>
        </w:rPr>
        <w:t>(US), Barium Enema &amp; DEXA Scan, Ophthalmic and vision science.</w:t>
      </w:r>
    </w:p>
    <w:p w14:paraId="0DA79D1D" w14:textId="77777777" w:rsidR="009E55CA" w:rsidRPr="00E22FA8" w:rsidRDefault="009E55CA" w:rsidP="009E55CA">
      <w:pPr>
        <w:pStyle w:val="Default"/>
        <w:numPr>
          <w:ilvl w:val="0"/>
          <w:numId w:val="14"/>
        </w:numPr>
        <w:rPr>
          <w:rFonts w:asciiTheme="minorHAnsi" w:hAnsiTheme="minorHAnsi" w:cstheme="minorHAnsi"/>
          <w:color w:val="auto"/>
          <w:sz w:val="20"/>
          <w:szCs w:val="20"/>
          <w:highlight w:val="yellow"/>
        </w:rPr>
      </w:pPr>
      <w:r w:rsidRPr="00E22FA8">
        <w:rPr>
          <w:rFonts w:asciiTheme="minorHAnsi" w:hAnsiTheme="minorHAnsi" w:cstheme="minorHAnsi"/>
          <w:i/>
          <w:iCs/>
          <w:color w:val="auto"/>
          <w:sz w:val="20"/>
          <w:szCs w:val="20"/>
          <w:highlight w:val="yellow"/>
        </w:rPr>
        <w:t>Physiological Measurement</w:t>
      </w:r>
      <w:r w:rsidRPr="00E22FA8">
        <w:rPr>
          <w:rFonts w:asciiTheme="minorHAnsi" w:hAnsiTheme="minorHAnsi" w:cstheme="minorHAnsi"/>
          <w:color w:val="auto"/>
          <w:sz w:val="20"/>
          <w:szCs w:val="20"/>
          <w:highlight w:val="yellow"/>
        </w:rPr>
        <w:t>: Audiology Assessments, Echocardiography, Electrophysiology, Peripheral neurophysiolog</w:t>
      </w:r>
      <w:r>
        <w:rPr>
          <w:rFonts w:asciiTheme="minorHAnsi" w:hAnsiTheme="minorHAnsi" w:cstheme="minorHAnsi"/>
          <w:color w:val="auto"/>
          <w:sz w:val="20"/>
          <w:szCs w:val="20"/>
          <w:highlight w:val="yellow"/>
        </w:rPr>
        <w:t>y, Sleep studies &amp; Urodynamics Respiratory physiology – Not Sleep Studies, Gastrointestinal Physiology.</w:t>
      </w:r>
    </w:p>
    <w:p w14:paraId="72431921" w14:textId="77777777" w:rsidR="009E55CA" w:rsidRDefault="009E55CA" w:rsidP="009E55CA">
      <w:pPr>
        <w:pStyle w:val="Default"/>
        <w:numPr>
          <w:ilvl w:val="0"/>
          <w:numId w:val="14"/>
        </w:numPr>
        <w:rPr>
          <w:rFonts w:asciiTheme="minorHAnsi" w:hAnsiTheme="minorHAnsi" w:cstheme="minorHAnsi"/>
          <w:color w:val="auto"/>
          <w:sz w:val="20"/>
          <w:szCs w:val="20"/>
          <w:highlight w:val="yellow"/>
        </w:rPr>
      </w:pPr>
      <w:r w:rsidRPr="00E22FA8">
        <w:rPr>
          <w:rFonts w:asciiTheme="minorHAnsi" w:hAnsiTheme="minorHAnsi" w:cstheme="minorHAnsi"/>
          <w:i/>
          <w:iCs/>
          <w:color w:val="auto"/>
          <w:sz w:val="20"/>
          <w:szCs w:val="20"/>
          <w:highlight w:val="yellow"/>
        </w:rPr>
        <w:t xml:space="preserve">Endoscopy </w:t>
      </w:r>
      <w:r w:rsidRPr="00E22FA8">
        <w:rPr>
          <w:rFonts w:asciiTheme="minorHAnsi" w:hAnsiTheme="minorHAnsi" w:cstheme="minorHAnsi"/>
          <w:color w:val="auto"/>
          <w:sz w:val="20"/>
          <w:szCs w:val="20"/>
          <w:highlight w:val="yellow"/>
        </w:rPr>
        <w:t xml:space="preserve">– Colonoscopy, Flexi sigmoidoscopy, Cystoscopy &amp; </w:t>
      </w:r>
      <w:commentRangeStart w:id="1"/>
      <w:r w:rsidRPr="00E22FA8">
        <w:rPr>
          <w:rFonts w:asciiTheme="minorHAnsi" w:hAnsiTheme="minorHAnsi" w:cstheme="minorHAnsi"/>
          <w:color w:val="auto"/>
          <w:sz w:val="20"/>
          <w:szCs w:val="20"/>
          <w:highlight w:val="yellow"/>
        </w:rPr>
        <w:t>Gastroscopy</w:t>
      </w:r>
      <w:commentRangeEnd w:id="1"/>
      <w:r>
        <w:rPr>
          <w:rStyle w:val="CommentReference"/>
          <w:rFonts w:asciiTheme="minorHAnsi" w:hAnsiTheme="minorHAnsi" w:cstheme="minorHAnsi"/>
          <w:color w:val="auto"/>
          <w:sz w:val="20"/>
          <w:szCs w:val="20"/>
          <w:highlight w:val="yellow"/>
        </w:rPr>
        <w:commentReference w:id="1"/>
      </w:r>
      <w:r>
        <w:rPr>
          <w:rFonts w:asciiTheme="minorHAnsi" w:hAnsiTheme="minorHAnsi" w:cstheme="minorHAnsi"/>
          <w:color w:val="auto"/>
          <w:sz w:val="20"/>
          <w:szCs w:val="20"/>
          <w:highlight w:val="yellow"/>
        </w:rPr>
        <w:t>.</w:t>
      </w:r>
    </w:p>
    <w:p w14:paraId="1327FEA7" w14:textId="77777777" w:rsidR="009E55CA" w:rsidRPr="00E22FA8" w:rsidRDefault="009E55CA" w:rsidP="009E55CA">
      <w:pPr>
        <w:pStyle w:val="Default"/>
        <w:numPr>
          <w:ilvl w:val="0"/>
          <w:numId w:val="14"/>
        </w:numPr>
        <w:rPr>
          <w:rFonts w:asciiTheme="minorHAnsi" w:hAnsiTheme="minorHAnsi" w:cstheme="minorHAnsi"/>
          <w:color w:val="auto"/>
          <w:sz w:val="20"/>
          <w:szCs w:val="20"/>
          <w:highlight w:val="yellow"/>
        </w:rPr>
      </w:pPr>
      <w:r>
        <w:rPr>
          <w:rFonts w:asciiTheme="minorHAnsi" w:hAnsiTheme="minorHAnsi" w:cstheme="minorHAnsi"/>
          <w:i/>
          <w:iCs/>
          <w:color w:val="auto"/>
          <w:sz w:val="20"/>
          <w:szCs w:val="20"/>
          <w:highlight w:val="yellow"/>
        </w:rPr>
        <w:t>Vascular Science.</w:t>
      </w:r>
    </w:p>
    <w:p w14:paraId="077A29C2" w14:textId="77777777" w:rsidR="00E561B9" w:rsidRPr="004745FC" w:rsidRDefault="00E561B9" w:rsidP="00C166D4">
      <w:pPr>
        <w:pStyle w:val="Default"/>
        <w:ind w:left="720"/>
        <w:rPr>
          <w:rFonts w:asciiTheme="minorHAnsi" w:hAnsiTheme="minorHAnsi" w:cstheme="minorHAnsi"/>
          <w:color w:val="auto"/>
          <w:sz w:val="20"/>
          <w:szCs w:val="20"/>
        </w:rPr>
      </w:pPr>
    </w:p>
    <w:p w14:paraId="74A0ABD9" w14:textId="632385D8"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4.3</w:t>
      </w:r>
      <w:r w:rsidR="001C3F02" w:rsidRPr="004745FC">
        <w:rPr>
          <w:rFonts w:asciiTheme="minorHAnsi" w:hAnsiTheme="minorHAnsi" w:cstheme="minorHAnsi"/>
          <w:b/>
          <w:bCs/>
          <w:color w:val="0070C0"/>
          <w:sz w:val="20"/>
          <w:szCs w:val="20"/>
        </w:rPr>
        <w:t xml:space="preserve"> </w:t>
      </w:r>
      <w:r w:rsidR="00BA0D7E" w:rsidRPr="004745FC">
        <w:rPr>
          <w:rFonts w:asciiTheme="minorHAnsi" w:hAnsiTheme="minorHAnsi" w:cstheme="minorHAnsi"/>
          <w:b/>
          <w:bCs/>
          <w:color w:val="0070C0"/>
          <w:sz w:val="20"/>
          <w:szCs w:val="20"/>
        </w:rPr>
        <w:t>Requesting and Booking Diagnostic Test Appointments</w:t>
      </w:r>
    </w:p>
    <w:p w14:paraId="52EDA2C2" w14:textId="77777777" w:rsidR="00E561B9" w:rsidRPr="004745FC" w:rsidRDefault="00E561B9" w:rsidP="00C166D4">
      <w:pPr>
        <w:pStyle w:val="Default"/>
        <w:rPr>
          <w:rFonts w:asciiTheme="minorHAnsi" w:hAnsiTheme="minorHAnsi" w:cstheme="minorHAnsi"/>
          <w:color w:val="auto"/>
          <w:sz w:val="20"/>
          <w:szCs w:val="20"/>
        </w:rPr>
      </w:pPr>
    </w:p>
    <w:p w14:paraId="0189E14B" w14:textId="7C51E8B6"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Referrals for diagnostic tests/procedures are accepted from the following sources: </w:t>
      </w:r>
    </w:p>
    <w:p w14:paraId="2067E985" w14:textId="5077C989" w:rsidR="00BA0D7E" w:rsidRPr="004745FC" w:rsidRDefault="00BA0D7E" w:rsidP="00C166D4">
      <w:pPr>
        <w:pStyle w:val="Default"/>
        <w:rPr>
          <w:rFonts w:asciiTheme="minorHAnsi" w:hAnsiTheme="minorHAnsi" w:cstheme="minorHAnsi"/>
          <w:color w:val="auto"/>
          <w:sz w:val="20"/>
          <w:szCs w:val="20"/>
        </w:rPr>
      </w:pPr>
    </w:p>
    <w:p w14:paraId="2194B48B" w14:textId="77777777" w:rsidR="00E561B9" w:rsidRPr="004745FC" w:rsidRDefault="00E561B9" w:rsidP="00DC6539">
      <w:pPr>
        <w:pStyle w:val="Default"/>
        <w:numPr>
          <w:ilvl w:val="0"/>
          <w:numId w:val="14"/>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GPs, referral management centres or direct access </w:t>
      </w:r>
    </w:p>
    <w:p w14:paraId="60DEF81C" w14:textId="77777777" w:rsidR="00E561B9" w:rsidRPr="004745FC" w:rsidRDefault="00E561B9" w:rsidP="00DC6539">
      <w:pPr>
        <w:pStyle w:val="Default"/>
        <w:numPr>
          <w:ilvl w:val="0"/>
          <w:numId w:val="14"/>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Consultant referral (internal to Trust) </w:t>
      </w:r>
    </w:p>
    <w:p w14:paraId="64E137AD" w14:textId="77777777" w:rsidR="00E561B9" w:rsidRPr="004745FC" w:rsidRDefault="00E561B9" w:rsidP="00DC6539">
      <w:pPr>
        <w:pStyle w:val="Default"/>
        <w:numPr>
          <w:ilvl w:val="0"/>
          <w:numId w:val="14"/>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Consultant referral (tertiary) </w:t>
      </w:r>
    </w:p>
    <w:p w14:paraId="2F21E6C7" w14:textId="77777777" w:rsidR="00E561B9" w:rsidRPr="004745FC" w:rsidRDefault="00E561B9" w:rsidP="00C166D4">
      <w:pPr>
        <w:pStyle w:val="Default"/>
        <w:rPr>
          <w:rFonts w:asciiTheme="minorHAnsi" w:hAnsiTheme="minorHAnsi" w:cstheme="minorHAnsi"/>
          <w:color w:val="auto"/>
          <w:sz w:val="20"/>
          <w:szCs w:val="20"/>
        </w:rPr>
      </w:pPr>
    </w:p>
    <w:p w14:paraId="429F2E98" w14:textId="77777777"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Patients should only be referred to a diagnostic department if they are ready and available to attend their appointment in the next 6 weeks, unless the diagnostic test is planned for a specific time.  It is the responsibility of the referrer to ensure the patient is made aware of this.  Clinicians making a request for any diagnostic test must ensure that the clinical status of the patient is clearly denoted on that request i.e. if the patient is on a routine, urgent or planned i.e. surveillance pathway. </w:t>
      </w:r>
    </w:p>
    <w:p w14:paraId="6FCB4FF0" w14:textId="77777777" w:rsidR="00E561B9" w:rsidRPr="004745FC" w:rsidRDefault="00E561B9" w:rsidP="00C166D4">
      <w:pPr>
        <w:pStyle w:val="Default"/>
        <w:rPr>
          <w:rFonts w:asciiTheme="minorHAnsi" w:hAnsiTheme="minorHAnsi" w:cstheme="minorHAnsi"/>
          <w:color w:val="auto"/>
          <w:sz w:val="20"/>
          <w:szCs w:val="20"/>
        </w:rPr>
      </w:pPr>
    </w:p>
    <w:p w14:paraId="65C69868" w14:textId="03DC321C"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For all urgent suspected cancer </w:t>
      </w:r>
      <w:r w:rsidR="00BA0D7E" w:rsidRPr="004745FC">
        <w:rPr>
          <w:rFonts w:asciiTheme="minorHAnsi" w:hAnsiTheme="minorHAnsi" w:cstheme="minorHAnsi"/>
          <w:color w:val="auto"/>
          <w:sz w:val="20"/>
          <w:szCs w:val="20"/>
        </w:rPr>
        <w:t>referrals,</w:t>
      </w:r>
      <w:r w:rsidRPr="004745FC">
        <w:rPr>
          <w:rFonts w:asciiTheme="minorHAnsi" w:hAnsiTheme="minorHAnsi" w:cstheme="minorHAnsi"/>
          <w:color w:val="auto"/>
          <w:sz w:val="20"/>
          <w:szCs w:val="20"/>
        </w:rPr>
        <w:t xml:space="preserve"> the request must be clearly marked as ‘suspected cancer’ in the clinical history section of the request form/template. </w:t>
      </w:r>
    </w:p>
    <w:p w14:paraId="0ED1AF1E" w14:textId="77777777" w:rsidR="00E561B9" w:rsidRPr="004745FC" w:rsidRDefault="00E561B9" w:rsidP="00C166D4">
      <w:pPr>
        <w:pStyle w:val="Default"/>
        <w:rPr>
          <w:rFonts w:asciiTheme="minorHAnsi" w:hAnsiTheme="minorHAnsi" w:cstheme="minorHAnsi"/>
          <w:color w:val="auto"/>
          <w:sz w:val="20"/>
          <w:szCs w:val="20"/>
        </w:rPr>
      </w:pPr>
    </w:p>
    <w:p w14:paraId="1D37C381" w14:textId="589B6A68"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Where available diagnostic tests must be made using electronic systems, for example ICE for primary care referrals, through e-RS, email or other electronic means.  Where possible the request for examination should include the current status of the patients </w:t>
      </w:r>
      <w:r w:rsidR="00BA0D7E" w:rsidRPr="004745FC">
        <w:rPr>
          <w:rFonts w:asciiTheme="minorHAnsi" w:hAnsiTheme="minorHAnsi" w:cstheme="minorHAnsi"/>
          <w:color w:val="auto"/>
          <w:sz w:val="20"/>
          <w:szCs w:val="20"/>
        </w:rPr>
        <w:t>18-week</w:t>
      </w:r>
      <w:r w:rsidRPr="004745FC">
        <w:rPr>
          <w:rFonts w:asciiTheme="minorHAnsi" w:hAnsiTheme="minorHAnsi" w:cstheme="minorHAnsi"/>
          <w:color w:val="auto"/>
          <w:sz w:val="20"/>
          <w:szCs w:val="20"/>
        </w:rPr>
        <w:t xml:space="preserve"> pathway. </w:t>
      </w:r>
    </w:p>
    <w:p w14:paraId="74E69E7B" w14:textId="77777777" w:rsidR="000A58EB" w:rsidRPr="004745FC" w:rsidRDefault="000A58EB" w:rsidP="00C166D4">
      <w:pPr>
        <w:pStyle w:val="Default"/>
        <w:rPr>
          <w:rFonts w:asciiTheme="minorHAnsi" w:hAnsiTheme="minorHAnsi" w:cstheme="minorHAnsi"/>
          <w:color w:val="auto"/>
          <w:sz w:val="20"/>
          <w:szCs w:val="20"/>
        </w:rPr>
      </w:pPr>
    </w:p>
    <w:p w14:paraId="51160DFB" w14:textId="151B1154"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4.4</w:t>
      </w:r>
      <w:r w:rsidR="001C3F02" w:rsidRPr="004745FC">
        <w:rPr>
          <w:rFonts w:asciiTheme="minorHAnsi" w:hAnsiTheme="minorHAnsi" w:cstheme="minorHAnsi"/>
          <w:b/>
          <w:bCs/>
          <w:color w:val="0070C0"/>
          <w:sz w:val="20"/>
          <w:szCs w:val="20"/>
        </w:rPr>
        <w:t xml:space="preserve"> </w:t>
      </w:r>
      <w:r w:rsidR="00BA0D7E" w:rsidRPr="004745FC">
        <w:rPr>
          <w:rFonts w:asciiTheme="minorHAnsi" w:hAnsiTheme="minorHAnsi" w:cstheme="minorHAnsi"/>
          <w:b/>
          <w:bCs/>
          <w:color w:val="0070C0"/>
          <w:sz w:val="20"/>
          <w:szCs w:val="20"/>
        </w:rPr>
        <w:t>Diagnostic Booking Standards</w:t>
      </w:r>
    </w:p>
    <w:p w14:paraId="56234168" w14:textId="77777777" w:rsidR="00E561B9" w:rsidRPr="004745FC" w:rsidRDefault="00E561B9" w:rsidP="00C166D4">
      <w:pPr>
        <w:pStyle w:val="Default"/>
        <w:rPr>
          <w:rFonts w:asciiTheme="minorHAnsi" w:hAnsiTheme="minorHAnsi" w:cstheme="minorHAnsi"/>
          <w:color w:val="auto"/>
          <w:sz w:val="20"/>
          <w:szCs w:val="20"/>
        </w:rPr>
      </w:pPr>
    </w:p>
    <w:p w14:paraId="219109DA" w14:textId="77777777"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General principles and standards for diagnostic booking: </w:t>
      </w:r>
    </w:p>
    <w:p w14:paraId="5433A638" w14:textId="77777777" w:rsidR="00E561B9" w:rsidRPr="004745FC" w:rsidRDefault="00E561B9" w:rsidP="00C166D4">
      <w:pPr>
        <w:pStyle w:val="Default"/>
        <w:rPr>
          <w:rFonts w:asciiTheme="minorHAnsi" w:hAnsiTheme="minorHAnsi" w:cstheme="minorHAnsi"/>
          <w:color w:val="auto"/>
          <w:sz w:val="20"/>
          <w:szCs w:val="20"/>
        </w:rPr>
      </w:pPr>
    </w:p>
    <w:p w14:paraId="30E41B34" w14:textId="16860529" w:rsidR="00E561B9" w:rsidRPr="000A58EB" w:rsidRDefault="00E561B9" w:rsidP="00DC6539">
      <w:pPr>
        <w:pStyle w:val="Default"/>
        <w:numPr>
          <w:ilvl w:val="0"/>
          <w:numId w:val="14"/>
        </w:numPr>
        <w:rPr>
          <w:rFonts w:asciiTheme="minorHAnsi" w:hAnsiTheme="minorHAnsi" w:cstheme="minorHAnsi"/>
          <w:color w:val="auto"/>
          <w:sz w:val="20"/>
          <w:szCs w:val="20"/>
        </w:rPr>
      </w:pPr>
      <w:r w:rsidRPr="004745FC">
        <w:rPr>
          <w:rFonts w:asciiTheme="minorHAnsi" w:hAnsiTheme="minorHAnsi" w:cstheme="minorHAnsi"/>
          <w:color w:val="auto"/>
          <w:sz w:val="20"/>
          <w:szCs w:val="20"/>
        </w:rPr>
        <w:t>Tests are booked in order of clinical priority (urgent over routine) and then in chronological order.</w:t>
      </w:r>
    </w:p>
    <w:p w14:paraId="7233BCAA" w14:textId="19F106BB" w:rsidR="00E561B9" w:rsidRPr="000A58EB" w:rsidRDefault="00E561B9" w:rsidP="00DC6539">
      <w:pPr>
        <w:pStyle w:val="Default"/>
        <w:numPr>
          <w:ilvl w:val="0"/>
          <w:numId w:val="16"/>
        </w:numPr>
        <w:rPr>
          <w:rFonts w:asciiTheme="minorHAnsi" w:hAnsiTheme="minorHAnsi" w:cstheme="minorHAnsi"/>
          <w:color w:val="auto"/>
          <w:sz w:val="20"/>
          <w:szCs w:val="20"/>
        </w:rPr>
      </w:pPr>
      <w:r w:rsidRPr="004745FC">
        <w:rPr>
          <w:rFonts w:asciiTheme="minorHAnsi" w:hAnsiTheme="minorHAnsi" w:cstheme="minorHAnsi"/>
          <w:color w:val="auto"/>
          <w:sz w:val="20"/>
          <w:szCs w:val="20"/>
        </w:rPr>
        <w:t>Clinicians or administrators inform patients of the likely waiting time for diagnostic appointments.</w:t>
      </w:r>
    </w:p>
    <w:p w14:paraId="4AF7494B" w14:textId="7AD44225" w:rsidR="00E561B9" w:rsidRPr="000A58EB" w:rsidRDefault="00E561B9" w:rsidP="00DC6539">
      <w:pPr>
        <w:pStyle w:val="Default"/>
        <w:numPr>
          <w:ilvl w:val="0"/>
          <w:numId w:val="16"/>
        </w:numPr>
        <w:rPr>
          <w:rFonts w:asciiTheme="minorHAnsi" w:hAnsiTheme="minorHAnsi" w:cstheme="minorHAnsi"/>
          <w:color w:val="auto"/>
          <w:sz w:val="20"/>
          <w:szCs w:val="20"/>
        </w:rPr>
      </w:pPr>
      <w:r w:rsidRPr="004745FC">
        <w:rPr>
          <w:rFonts w:asciiTheme="minorHAnsi" w:hAnsiTheme="minorHAnsi" w:cstheme="minorHAnsi"/>
          <w:color w:val="auto"/>
          <w:sz w:val="20"/>
          <w:szCs w:val="20"/>
        </w:rPr>
        <w:t>The decision to add patients to the diagnostic waiting list must be made by the consultant or designated clinical member of the team.  It is the responsibility of the clinician (or designated clinical team member) to place the order for the patient to enable them to be added to the waiting list.</w:t>
      </w:r>
    </w:p>
    <w:p w14:paraId="6BC058B8" w14:textId="0C0C24AF" w:rsidR="00E561B9" w:rsidRPr="000A58EB" w:rsidRDefault="00E561B9" w:rsidP="00DC6539">
      <w:pPr>
        <w:pStyle w:val="Default"/>
        <w:numPr>
          <w:ilvl w:val="0"/>
          <w:numId w:val="16"/>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Every effort is made to contact the patient directly to agree the diagnostic test or procedure date.  Two attempts must be made to contact the patient by telephone over a </w:t>
      </w:r>
      <w:r w:rsidR="00BA0D7E" w:rsidRPr="004745FC">
        <w:rPr>
          <w:rFonts w:asciiTheme="minorHAnsi" w:hAnsiTheme="minorHAnsi" w:cstheme="minorHAnsi"/>
          <w:b/>
          <w:bCs/>
          <w:color w:val="0070C0"/>
          <w:sz w:val="20"/>
          <w:szCs w:val="20"/>
        </w:rPr>
        <w:t>24-hour</w:t>
      </w:r>
      <w:r w:rsidRPr="004745FC">
        <w:rPr>
          <w:rFonts w:asciiTheme="minorHAnsi" w:hAnsiTheme="minorHAnsi" w:cstheme="minorHAnsi"/>
          <w:b/>
          <w:bCs/>
          <w:color w:val="0070C0"/>
          <w:sz w:val="20"/>
          <w:szCs w:val="20"/>
        </w:rPr>
        <w:t xml:space="preserve"> period</w:t>
      </w:r>
      <w:r w:rsidR="000A58EB">
        <w:rPr>
          <w:rFonts w:asciiTheme="minorHAnsi" w:hAnsiTheme="minorHAnsi" w:cstheme="minorHAnsi"/>
          <w:color w:val="auto"/>
          <w:sz w:val="20"/>
          <w:szCs w:val="20"/>
        </w:rPr>
        <w:t>.</w:t>
      </w:r>
    </w:p>
    <w:p w14:paraId="411F8298" w14:textId="38656181" w:rsidR="00E561B9" w:rsidRPr="000A58EB" w:rsidRDefault="00E561B9" w:rsidP="00DC6539">
      <w:pPr>
        <w:pStyle w:val="Default"/>
        <w:numPr>
          <w:ilvl w:val="0"/>
          <w:numId w:val="16"/>
        </w:numPr>
        <w:rPr>
          <w:rFonts w:asciiTheme="minorHAnsi" w:hAnsiTheme="minorHAnsi" w:cstheme="minorHAnsi"/>
          <w:color w:val="auto"/>
          <w:sz w:val="20"/>
          <w:szCs w:val="20"/>
        </w:rPr>
      </w:pPr>
      <w:r w:rsidRPr="004745FC">
        <w:rPr>
          <w:rFonts w:asciiTheme="minorHAnsi" w:hAnsiTheme="minorHAnsi" w:cstheme="minorHAnsi"/>
          <w:color w:val="auto"/>
          <w:sz w:val="20"/>
          <w:szCs w:val="20"/>
        </w:rPr>
        <w:t>If the patient cannot be contacted (following unsuccessful telephone</w:t>
      </w:r>
      <w:r w:rsidR="00302F06" w:rsidRPr="004745FC">
        <w:rPr>
          <w:rFonts w:asciiTheme="minorHAnsi" w:hAnsiTheme="minorHAnsi" w:cstheme="minorHAnsi"/>
          <w:color w:val="auto"/>
          <w:sz w:val="20"/>
          <w:szCs w:val="20"/>
        </w:rPr>
        <w:t xml:space="preserve"> and </w:t>
      </w:r>
      <w:r w:rsidR="00BA0D7E" w:rsidRPr="004745FC">
        <w:rPr>
          <w:rFonts w:asciiTheme="minorHAnsi" w:hAnsiTheme="minorHAnsi" w:cstheme="minorHAnsi"/>
          <w:color w:val="auto"/>
          <w:sz w:val="20"/>
          <w:szCs w:val="20"/>
        </w:rPr>
        <w:t>text,</w:t>
      </w:r>
      <w:r w:rsidRPr="004745FC">
        <w:rPr>
          <w:rFonts w:asciiTheme="minorHAnsi" w:hAnsiTheme="minorHAnsi" w:cstheme="minorHAnsi"/>
          <w:color w:val="auto"/>
          <w:sz w:val="20"/>
          <w:szCs w:val="20"/>
        </w:rPr>
        <w:t xml:space="preserve"> contact and checking with the GP or other referrer that the Trust have the correct contact details) the patient will be given the next available appointment and sent an appointment confirmation letter.</w:t>
      </w:r>
    </w:p>
    <w:p w14:paraId="215BDA1E" w14:textId="74862FAB" w:rsidR="00E561B9" w:rsidRPr="000A58EB" w:rsidRDefault="00E561B9" w:rsidP="00DC6539">
      <w:pPr>
        <w:pStyle w:val="Default"/>
        <w:numPr>
          <w:ilvl w:val="0"/>
          <w:numId w:val="16"/>
        </w:numPr>
        <w:rPr>
          <w:rFonts w:asciiTheme="minorHAnsi" w:hAnsiTheme="minorHAnsi" w:cstheme="minorHAnsi"/>
          <w:color w:val="auto"/>
          <w:sz w:val="20"/>
          <w:szCs w:val="20"/>
        </w:rPr>
      </w:pPr>
      <w:r w:rsidRPr="004745FC">
        <w:rPr>
          <w:rFonts w:asciiTheme="minorHAnsi" w:hAnsiTheme="minorHAnsi" w:cstheme="minorHAnsi"/>
          <w:color w:val="auto"/>
          <w:sz w:val="20"/>
          <w:szCs w:val="20"/>
        </w:rPr>
        <w:t>Where individuals have specific communication needs, services will provide help and information in formats that they can understand.</w:t>
      </w:r>
    </w:p>
    <w:p w14:paraId="282F2202" w14:textId="11648A5F" w:rsidR="00E561B9" w:rsidRPr="000A58EB" w:rsidRDefault="00E561B9" w:rsidP="00DC6539">
      <w:pPr>
        <w:pStyle w:val="Default"/>
        <w:numPr>
          <w:ilvl w:val="0"/>
          <w:numId w:val="16"/>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The patient is to be sent a confirmation letter within </w:t>
      </w:r>
      <w:r w:rsidRPr="004745FC">
        <w:rPr>
          <w:rFonts w:asciiTheme="minorHAnsi" w:hAnsiTheme="minorHAnsi" w:cstheme="minorHAnsi"/>
          <w:b/>
          <w:bCs/>
          <w:color w:val="0070C0"/>
          <w:sz w:val="20"/>
          <w:szCs w:val="20"/>
        </w:rPr>
        <w:t xml:space="preserve">24 hours </w:t>
      </w:r>
      <w:r w:rsidRPr="004745FC">
        <w:rPr>
          <w:rFonts w:asciiTheme="minorHAnsi" w:hAnsiTheme="minorHAnsi" w:cstheme="minorHAnsi"/>
          <w:color w:val="auto"/>
          <w:sz w:val="20"/>
          <w:szCs w:val="20"/>
        </w:rPr>
        <w:t>of agreeing the appointment</w:t>
      </w:r>
      <w:r w:rsidR="000A58EB">
        <w:rPr>
          <w:rFonts w:asciiTheme="minorHAnsi" w:hAnsiTheme="minorHAnsi" w:cstheme="minorHAnsi"/>
          <w:color w:val="auto"/>
          <w:sz w:val="20"/>
          <w:szCs w:val="20"/>
        </w:rPr>
        <w:t>.</w:t>
      </w:r>
    </w:p>
    <w:p w14:paraId="19868DE7" w14:textId="15AA36CA" w:rsidR="00E561B9" w:rsidRPr="000A58EB" w:rsidRDefault="00E561B9" w:rsidP="00DC6539">
      <w:pPr>
        <w:pStyle w:val="Default"/>
        <w:numPr>
          <w:ilvl w:val="0"/>
          <w:numId w:val="16"/>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Requires that routine diagnostic tests/procedures are booked within </w:t>
      </w:r>
      <w:r w:rsidRPr="004745FC">
        <w:rPr>
          <w:rFonts w:asciiTheme="minorHAnsi" w:hAnsiTheme="minorHAnsi" w:cstheme="minorHAnsi"/>
          <w:b/>
          <w:bCs/>
          <w:color w:val="0070C0"/>
          <w:sz w:val="20"/>
          <w:szCs w:val="20"/>
        </w:rPr>
        <w:t xml:space="preserve">5 days </w:t>
      </w:r>
      <w:r w:rsidRPr="004745FC">
        <w:rPr>
          <w:rFonts w:asciiTheme="minorHAnsi" w:hAnsiTheme="minorHAnsi" w:cstheme="minorHAnsi"/>
          <w:color w:val="auto"/>
          <w:sz w:val="20"/>
          <w:szCs w:val="20"/>
        </w:rPr>
        <w:t>of receipt of referral/request.</w:t>
      </w:r>
    </w:p>
    <w:p w14:paraId="16A84400" w14:textId="273A684A" w:rsidR="00E561B9" w:rsidRPr="000A58EB" w:rsidRDefault="00E561B9" w:rsidP="00DC6539">
      <w:pPr>
        <w:pStyle w:val="Default"/>
        <w:numPr>
          <w:ilvl w:val="0"/>
          <w:numId w:val="17"/>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Requires that urgent diagnostic tests/procedures are booked within </w:t>
      </w:r>
      <w:r w:rsidRPr="004745FC">
        <w:rPr>
          <w:rFonts w:asciiTheme="minorHAnsi" w:hAnsiTheme="minorHAnsi" w:cstheme="minorHAnsi"/>
          <w:b/>
          <w:bCs/>
          <w:color w:val="0070C0"/>
          <w:sz w:val="20"/>
          <w:szCs w:val="20"/>
        </w:rPr>
        <w:t xml:space="preserve">1 day </w:t>
      </w:r>
      <w:r w:rsidRPr="004745FC">
        <w:rPr>
          <w:rFonts w:asciiTheme="minorHAnsi" w:hAnsiTheme="minorHAnsi" w:cstheme="minorHAnsi"/>
          <w:color w:val="auto"/>
          <w:sz w:val="20"/>
          <w:szCs w:val="20"/>
        </w:rPr>
        <w:t>of the receipt of referral /request.</w:t>
      </w:r>
    </w:p>
    <w:p w14:paraId="15D8545E" w14:textId="2689526C" w:rsidR="00E561B9" w:rsidRPr="000A58EB" w:rsidRDefault="00E561B9" w:rsidP="00DC6539">
      <w:pPr>
        <w:pStyle w:val="Default"/>
        <w:numPr>
          <w:ilvl w:val="0"/>
          <w:numId w:val="17"/>
        </w:numPr>
        <w:rPr>
          <w:rFonts w:asciiTheme="minorHAnsi" w:hAnsiTheme="minorHAnsi" w:cstheme="minorHAnsi"/>
          <w:color w:val="auto"/>
          <w:sz w:val="20"/>
          <w:szCs w:val="20"/>
        </w:rPr>
      </w:pPr>
      <w:r w:rsidRPr="004745FC">
        <w:rPr>
          <w:rFonts w:asciiTheme="minorHAnsi" w:hAnsiTheme="minorHAnsi" w:cstheme="minorHAnsi"/>
          <w:color w:val="auto"/>
          <w:sz w:val="20"/>
          <w:szCs w:val="20"/>
        </w:rPr>
        <w:t>Requires patients to be offered a choice of 2 appointment dates with at least 3 weeks’ notice of the appointment (reasonableness criteria).  This does not preclude offering patients the choice of an earlier date if they agree.</w:t>
      </w:r>
    </w:p>
    <w:p w14:paraId="2729648E" w14:textId="4C7D1667" w:rsidR="00E561B9" w:rsidRPr="004745FC" w:rsidRDefault="00E561B9" w:rsidP="00DC6539">
      <w:pPr>
        <w:pStyle w:val="Default"/>
        <w:numPr>
          <w:ilvl w:val="0"/>
          <w:numId w:val="17"/>
        </w:numPr>
        <w:rPr>
          <w:rFonts w:asciiTheme="minorHAnsi" w:hAnsiTheme="minorHAnsi" w:cstheme="minorHAnsi"/>
          <w:color w:val="auto"/>
          <w:sz w:val="20"/>
          <w:szCs w:val="20"/>
        </w:rPr>
      </w:pPr>
      <w:r w:rsidRPr="004745FC">
        <w:rPr>
          <w:rFonts w:asciiTheme="minorHAnsi" w:hAnsiTheme="minorHAnsi" w:cstheme="minorHAnsi"/>
          <w:color w:val="auto"/>
          <w:sz w:val="20"/>
          <w:szCs w:val="20"/>
        </w:rPr>
        <w:t>The appointment</w:t>
      </w:r>
      <w:r w:rsidR="00C33CB9" w:rsidRPr="004745FC">
        <w:rPr>
          <w:rFonts w:asciiTheme="minorHAnsi" w:hAnsiTheme="minorHAnsi" w:cstheme="minorHAnsi"/>
          <w:color w:val="auto"/>
          <w:sz w:val="20"/>
          <w:szCs w:val="20"/>
        </w:rPr>
        <w:t xml:space="preserve"> for routine diagnostics</w:t>
      </w:r>
      <w:r w:rsidRPr="004745FC">
        <w:rPr>
          <w:rFonts w:asciiTheme="minorHAnsi" w:hAnsiTheme="minorHAnsi" w:cstheme="minorHAnsi"/>
          <w:color w:val="auto"/>
          <w:sz w:val="20"/>
          <w:szCs w:val="20"/>
        </w:rPr>
        <w:t xml:space="preserve"> must be booked before the 6-week target.  </w:t>
      </w:r>
      <w:r w:rsidR="00C33CB9" w:rsidRPr="004745FC">
        <w:rPr>
          <w:rFonts w:asciiTheme="minorHAnsi" w:hAnsiTheme="minorHAnsi" w:cstheme="minorHAnsi"/>
          <w:color w:val="auto"/>
          <w:sz w:val="20"/>
          <w:szCs w:val="20"/>
        </w:rPr>
        <w:t xml:space="preserve">For diagnostics referred when a patient is on a </w:t>
      </w:r>
      <w:r w:rsidRPr="004745FC">
        <w:rPr>
          <w:rFonts w:asciiTheme="minorHAnsi" w:hAnsiTheme="minorHAnsi" w:cstheme="minorHAnsi"/>
          <w:color w:val="auto"/>
          <w:sz w:val="20"/>
          <w:szCs w:val="20"/>
        </w:rPr>
        <w:t xml:space="preserve">cancer </w:t>
      </w:r>
      <w:r w:rsidR="00C33CB9" w:rsidRPr="004745FC">
        <w:rPr>
          <w:rFonts w:asciiTheme="minorHAnsi" w:hAnsiTheme="minorHAnsi" w:cstheme="minorHAnsi"/>
          <w:color w:val="auto"/>
          <w:sz w:val="20"/>
          <w:szCs w:val="20"/>
        </w:rPr>
        <w:t>pathway the appointment should be booked either in line with best practice time pathway or within 5-7 days of request.</w:t>
      </w:r>
    </w:p>
    <w:p w14:paraId="7A035D38" w14:textId="77777777" w:rsidR="00E561B9" w:rsidRPr="004745FC" w:rsidRDefault="00E561B9" w:rsidP="00C166D4">
      <w:pPr>
        <w:pStyle w:val="Default"/>
        <w:rPr>
          <w:rFonts w:asciiTheme="minorHAnsi" w:hAnsiTheme="minorHAnsi" w:cstheme="minorHAnsi"/>
          <w:color w:val="auto"/>
          <w:sz w:val="20"/>
          <w:szCs w:val="20"/>
        </w:rPr>
      </w:pPr>
    </w:p>
    <w:p w14:paraId="6E1C320A" w14:textId="59BFC838"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Patients who are not available for the proposed diagnostic test(s) </w:t>
      </w:r>
      <w:r w:rsidRPr="004745FC">
        <w:rPr>
          <w:rFonts w:asciiTheme="minorHAnsi" w:hAnsiTheme="minorHAnsi" w:cstheme="minorHAnsi"/>
          <w:b/>
          <w:bCs/>
          <w:color w:val="0070C0"/>
          <w:sz w:val="20"/>
          <w:szCs w:val="20"/>
        </w:rPr>
        <w:t xml:space="preserve">within 6 weeks </w:t>
      </w:r>
      <w:r w:rsidRPr="004745FC">
        <w:rPr>
          <w:rFonts w:asciiTheme="minorHAnsi" w:hAnsiTheme="minorHAnsi" w:cstheme="minorHAnsi"/>
          <w:color w:val="auto"/>
          <w:sz w:val="20"/>
          <w:szCs w:val="20"/>
        </w:rPr>
        <w:t xml:space="preserve">from the date of the request may be discharged back to their GP unless it is agreed by the patient’s consultant that this is contrary to their best clinical interest, or it is agreed that the patient </w:t>
      </w:r>
      <w:r w:rsidR="004745FC" w:rsidRPr="004745FC">
        <w:rPr>
          <w:rFonts w:asciiTheme="minorHAnsi" w:hAnsiTheme="minorHAnsi" w:cstheme="minorHAnsi"/>
          <w:color w:val="auto"/>
          <w:sz w:val="20"/>
          <w:szCs w:val="20"/>
        </w:rPr>
        <w:t>is</w:t>
      </w:r>
      <w:r w:rsidRPr="004745FC">
        <w:rPr>
          <w:rFonts w:asciiTheme="minorHAnsi" w:hAnsiTheme="minorHAnsi" w:cstheme="minorHAnsi"/>
          <w:color w:val="auto"/>
          <w:sz w:val="20"/>
          <w:szCs w:val="20"/>
        </w:rPr>
        <w:t xml:space="preserve"> vulnerable.  If the patient is to be discharged a discharge letter is to be sent to the patient and to their GP or original referrer. </w:t>
      </w:r>
    </w:p>
    <w:p w14:paraId="317AC134" w14:textId="77777777" w:rsidR="004745FC" w:rsidRPr="004745FC" w:rsidRDefault="004745FC" w:rsidP="00C166D4">
      <w:pPr>
        <w:pStyle w:val="Default"/>
        <w:rPr>
          <w:rFonts w:asciiTheme="minorHAnsi" w:hAnsiTheme="minorHAnsi" w:cstheme="minorHAnsi"/>
          <w:color w:val="auto"/>
          <w:sz w:val="20"/>
          <w:szCs w:val="20"/>
        </w:rPr>
      </w:pPr>
    </w:p>
    <w:p w14:paraId="278C5D2F" w14:textId="0D195511"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4.5</w:t>
      </w:r>
      <w:r w:rsidR="001C3F02" w:rsidRPr="004745FC">
        <w:rPr>
          <w:rFonts w:asciiTheme="minorHAnsi" w:hAnsiTheme="minorHAnsi" w:cstheme="minorHAnsi"/>
          <w:b/>
          <w:bCs/>
          <w:color w:val="0070C0"/>
          <w:sz w:val="20"/>
          <w:szCs w:val="20"/>
        </w:rPr>
        <w:t xml:space="preserve"> </w:t>
      </w:r>
      <w:r w:rsidR="004745FC" w:rsidRPr="004745FC">
        <w:rPr>
          <w:rFonts w:asciiTheme="minorHAnsi" w:hAnsiTheme="minorHAnsi" w:cstheme="minorHAnsi"/>
          <w:b/>
          <w:bCs/>
          <w:color w:val="0070C0"/>
          <w:sz w:val="20"/>
          <w:szCs w:val="20"/>
        </w:rPr>
        <w:t>National Diagnostic Clock Rules</w:t>
      </w:r>
    </w:p>
    <w:p w14:paraId="4EDF9543" w14:textId="77777777" w:rsidR="00E561B9" w:rsidRPr="004745FC" w:rsidRDefault="00E561B9" w:rsidP="00C166D4">
      <w:pPr>
        <w:pStyle w:val="Default"/>
        <w:rPr>
          <w:rFonts w:asciiTheme="minorHAnsi" w:hAnsiTheme="minorHAnsi" w:cstheme="minorHAnsi"/>
          <w:color w:val="0070C0"/>
          <w:sz w:val="20"/>
          <w:szCs w:val="20"/>
        </w:rPr>
      </w:pPr>
    </w:p>
    <w:p w14:paraId="01F1C594" w14:textId="05518359" w:rsidR="00E561B9" w:rsidRPr="004745FC" w:rsidRDefault="00E561B9" w:rsidP="00DC6539">
      <w:pPr>
        <w:pStyle w:val="Default"/>
        <w:numPr>
          <w:ilvl w:val="0"/>
          <w:numId w:val="17"/>
        </w:numPr>
        <w:rPr>
          <w:rFonts w:asciiTheme="minorHAnsi" w:hAnsiTheme="minorHAnsi" w:cstheme="minorHAnsi"/>
          <w:color w:val="auto"/>
          <w:sz w:val="20"/>
          <w:szCs w:val="20"/>
        </w:rPr>
      </w:pPr>
      <w:r w:rsidRPr="004745FC">
        <w:rPr>
          <w:rFonts w:asciiTheme="minorHAnsi" w:hAnsiTheme="minorHAnsi" w:cstheme="minorHAnsi"/>
          <w:b/>
          <w:bCs/>
          <w:color w:val="0070C0"/>
          <w:sz w:val="20"/>
          <w:szCs w:val="20"/>
        </w:rPr>
        <w:t xml:space="preserve">Diagnostic clock start: </w:t>
      </w:r>
      <w:r w:rsidRPr="004745FC">
        <w:rPr>
          <w:rFonts w:asciiTheme="minorHAnsi" w:hAnsiTheme="minorHAnsi" w:cstheme="minorHAnsi"/>
          <w:color w:val="auto"/>
          <w:sz w:val="20"/>
          <w:szCs w:val="20"/>
        </w:rPr>
        <w:t xml:space="preserve">the clock starts at the point of the decision to refer for a diagnostic test or procedure by either the GP or the consultant. </w:t>
      </w:r>
    </w:p>
    <w:p w14:paraId="33355E76" w14:textId="19CB690C" w:rsidR="00E561B9" w:rsidRPr="004745FC" w:rsidRDefault="00E561B9" w:rsidP="00DC6539">
      <w:pPr>
        <w:pStyle w:val="Default"/>
        <w:numPr>
          <w:ilvl w:val="0"/>
          <w:numId w:val="18"/>
        </w:numPr>
        <w:rPr>
          <w:rFonts w:asciiTheme="minorHAnsi" w:hAnsiTheme="minorHAnsi" w:cstheme="minorHAnsi"/>
          <w:color w:val="auto"/>
          <w:sz w:val="20"/>
          <w:szCs w:val="20"/>
        </w:rPr>
      </w:pPr>
      <w:r w:rsidRPr="004745FC">
        <w:rPr>
          <w:rFonts w:asciiTheme="minorHAnsi" w:hAnsiTheme="minorHAnsi" w:cstheme="minorHAnsi"/>
          <w:b/>
          <w:bCs/>
          <w:color w:val="0070C0"/>
          <w:sz w:val="20"/>
          <w:szCs w:val="20"/>
        </w:rPr>
        <w:t xml:space="preserve">Diagnostic clock stop: </w:t>
      </w:r>
      <w:r w:rsidRPr="004745FC">
        <w:rPr>
          <w:rFonts w:asciiTheme="minorHAnsi" w:hAnsiTheme="minorHAnsi" w:cstheme="minorHAnsi"/>
          <w:color w:val="auto"/>
          <w:sz w:val="20"/>
          <w:szCs w:val="20"/>
        </w:rPr>
        <w:t xml:space="preserve">the clock stops at the point at which the patient undergoes the test or </w:t>
      </w:r>
      <w:r w:rsidR="00636043" w:rsidRPr="004745FC">
        <w:rPr>
          <w:rFonts w:asciiTheme="minorHAnsi" w:hAnsiTheme="minorHAnsi" w:cstheme="minorHAnsi"/>
          <w:color w:val="auto"/>
          <w:sz w:val="20"/>
          <w:szCs w:val="20"/>
        </w:rPr>
        <w:t>procedure.</w:t>
      </w:r>
      <w:r w:rsidRPr="004745FC">
        <w:rPr>
          <w:rFonts w:asciiTheme="minorHAnsi" w:hAnsiTheme="minorHAnsi" w:cstheme="minorHAnsi"/>
          <w:color w:val="auto"/>
          <w:sz w:val="20"/>
          <w:szCs w:val="20"/>
        </w:rPr>
        <w:t xml:space="preserve"> </w:t>
      </w:r>
    </w:p>
    <w:p w14:paraId="2175A858" w14:textId="77777777" w:rsidR="00E561B9" w:rsidRPr="004745FC" w:rsidRDefault="00E561B9" w:rsidP="00C166D4">
      <w:pPr>
        <w:pStyle w:val="Default"/>
        <w:ind w:left="360"/>
        <w:rPr>
          <w:rFonts w:asciiTheme="minorHAnsi" w:hAnsiTheme="minorHAnsi" w:cstheme="minorHAnsi"/>
          <w:color w:val="auto"/>
          <w:sz w:val="20"/>
          <w:szCs w:val="20"/>
        </w:rPr>
      </w:pPr>
    </w:p>
    <w:p w14:paraId="39C7E96C" w14:textId="5A93D6C4"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A large proportion of patients referred for a diagnostic test will also be on an open RTT pathway.  The 6-week diagnostic clock is not the same as an RTT 18 week waiting list clock which will continue to tick.  In these circumstances, the patient may have multiple clocks running concurrently.   If a patient undergoes a diagnostic procedure, during which treatment is also carried out, then the 6-week waiting time target still applies in accordance with the National Diagnostic Waiting Times Guidance.  The completion of the procedure during this appointment will stop the patients </w:t>
      </w:r>
      <w:r w:rsidR="00636043" w:rsidRPr="004745FC">
        <w:rPr>
          <w:rFonts w:asciiTheme="minorHAnsi" w:hAnsiTheme="minorHAnsi" w:cstheme="minorHAnsi"/>
          <w:color w:val="auto"/>
          <w:sz w:val="20"/>
          <w:szCs w:val="20"/>
        </w:rPr>
        <w:t>18-week</w:t>
      </w:r>
      <w:r w:rsidRPr="004745FC">
        <w:rPr>
          <w:rFonts w:asciiTheme="minorHAnsi" w:hAnsiTheme="minorHAnsi" w:cstheme="minorHAnsi"/>
          <w:color w:val="auto"/>
          <w:sz w:val="20"/>
          <w:szCs w:val="20"/>
        </w:rPr>
        <w:t xml:space="preserve"> RTT clock.   Where a patient’s RTT pathway is stopped (treatment already completed), and it is decided during a follow-up appointment that a new diagnostic is required, then a new diagnostic clock would start at the point of request the RTT pathway will remain stopped.  It is the outcome of the clinic appointment that will determine whether a new RTT clock needs to be started. </w:t>
      </w:r>
    </w:p>
    <w:p w14:paraId="7E80228B" w14:textId="218DA3BA" w:rsidR="00A80378" w:rsidRPr="004745FC" w:rsidRDefault="00A80378" w:rsidP="00C166D4">
      <w:pPr>
        <w:pStyle w:val="Default"/>
        <w:rPr>
          <w:rFonts w:asciiTheme="minorHAnsi" w:hAnsiTheme="minorHAnsi" w:cstheme="minorHAnsi"/>
          <w:color w:val="auto"/>
          <w:sz w:val="20"/>
          <w:szCs w:val="20"/>
        </w:rPr>
      </w:pPr>
    </w:p>
    <w:p w14:paraId="5B9B9C3D" w14:textId="61366FD9" w:rsidR="00A80378" w:rsidRPr="004745FC" w:rsidRDefault="00A80378"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 xml:space="preserve">4.6 </w:t>
      </w:r>
      <w:r w:rsidR="004745FC" w:rsidRPr="004745FC">
        <w:rPr>
          <w:rFonts w:asciiTheme="minorHAnsi" w:hAnsiTheme="minorHAnsi" w:cstheme="minorHAnsi"/>
          <w:color w:val="0070C0"/>
          <w:sz w:val="20"/>
        </w:rPr>
        <w:t xml:space="preserve">Diagnostic Clock Reset Rules – Declined, Cancelled or </w:t>
      </w:r>
      <w:r w:rsidR="002E5A99" w:rsidRPr="004745FC">
        <w:rPr>
          <w:rFonts w:asciiTheme="minorHAnsi" w:hAnsiTheme="minorHAnsi" w:cstheme="minorHAnsi"/>
          <w:color w:val="0070C0"/>
          <w:sz w:val="20"/>
        </w:rPr>
        <w:t>DNAs</w:t>
      </w:r>
    </w:p>
    <w:p w14:paraId="66639140" w14:textId="77777777" w:rsidR="004745FC" w:rsidRPr="004745FC" w:rsidRDefault="004745FC" w:rsidP="00C166D4">
      <w:pPr>
        <w:pStyle w:val="Subtitle"/>
        <w:rPr>
          <w:rFonts w:asciiTheme="minorHAnsi" w:hAnsiTheme="minorHAnsi" w:cstheme="minorHAnsi"/>
          <w:color w:val="0070C0"/>
          <w:sz w:val="20"/>
        </w:rPr>
      </w:pPr>
    </w:p>
    <w:p w14:paraId="7BC5C69E" w14:textId="00EA136D" w:rsidR="00A80378" w:rsidRPr="004745FC" w:rsidRDefault="00A80378"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When considering a diagnostic pathway for a clock reset teams </w:t>
      </w:r>
      <w:r w:rsidR="002E5A99" w:rsidRPr="004745FC">
        <w:rPr>
          <w:rFonts w:asciiTheme="minorHAnsi" w:hAnsiTheme="minorHAnsi" w:cstheme="minorHAnsi"/>
          <w:b w:val="0"/>
          <w:sz w:val="20"/>
        </w:rPr>
        <w:t xml:space="preserve">must </w:t>
      </w:r>
      <w:r w:rsidRPr="004745FC">
        <w:rPr>
          <w:rFonts w:asciiTheme="minorHAnsi" w:hAnsiTheme="minorHAnsi" w:cstheme="minorHAnsi"/>
          <w:b w:val="0"/>
          <w:sz w:val="20"/>
        </w:rPr>
        <w:t xml:space="preserve">ensure that “reasonableness” has been provided when offering patients appointments for diagnostic tests/procedures. </w:t>
      </w:r>
    </w:p>
    <w:p w14:paraId="0FEECF7D" w14:textId="77777777" w:rsidR="004745FC" w:rsidRPr="004745FC" w:rsidRDefault="004745FC" w:rsidP="00C166D4">
      <w:pPr>
        <w:pStyle w:val="Subtitle"/>
        <w:rPr>
          <w:rFonts w:asciiTheme="minorHAnsi" w:hAnsiTheme="minorHAnsi" w:cstheme="minorHAnsi"/>
          <w:b w:val="0"/>
          <w:sz w:val="20"/>
        </w:rPr>
      </w:pPr>
    </w:p>
    <w:p w14:paraId="6D61A244" w14:textId="084472D9" w:rsidR="00A80378" w:rsidRPr="004745FC" w:rsidRDefault="00A80378"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This means they should be offered at least two appointment dates and have at least 3 </w:t>
      </w:r>
      <w:r w:rsidR="004745FC" w:rsidRPr="004745FC">
        <w:rPr>
          <w:rFonts w:asciiTheme="minorHAnsi" w:hAnsiTheme="minorHAnsi" w:cstheme="minorHAnsi"/>
          <w:b w:val="0"/>
          <w:sz w:val="20"/>
        </w:rPr>
        <w:t>weeks’ notice</w:t>
      </w:r>
      <w:r w:rsidRPr="004745FC">
        <w:rPr>
          <w:rFonts w:asciiTheme="minorHAnsi" w:hAnsiTheme="minorHAnsi" w:cstheme="minorHAnsi"/>
          <w:b w:val="0"/>
          <w:sz w:val="20"/>
        </w:rPr>
        <w:t xml:space="preserve"> of the appointment.  If two reasonable offers of appointments are offered and recorded as declined by the </w:t>
      </w:r>
      <w:r w:rsidR="004745FC" w:rsidRPr="004745FC">
        <w:rPr>
          <w:rFonts w:asciiTheme="minorHAnsi" w:hAnsiTheme="minorHAnsi" w:cstheme="minorHAnsi"/>
          <w:b w:val="0"/>
          <w:sz w:val="20"/>
        </w:rPr>
        <w:t>patient,</w:t>
      </w:r>
      <w:r w:rsidRPr="004745FC">
        <w:rPr>
          <w:rFonts w:asciiTheme="minorHAnsi" w:hAnsiTheme="minorHAnsi" w:cstheme="minorHAnsi"/>
          <w:b w:val="0"/>
          <w:sz w:val="20"/>
        </w:rPr>
        <w:t xml:space="preserve"> the clock can be reset to zero.</w:t>
      </w:r>
    </w:p>
    <w:p w14:paraId="43E7621A" w14:textId="77777777" w:rsidR="004745FC" w:rsidRPr="004745FC" w:rsidRDefault="004745FC" w:rsidP="00C166D4">
      <w:pPr>
        <w:pStyle w:val="Subtitle"/>
        <w:rPr>
          <w:rFonts w:asciiTheme="minorHAnsi" w:hAnsiTheme="minorHAnsi" w:cstheme="minorHAnsi"/>
          <w:b w:val="0"/>
          <w:sz w:val="20"/>
        </w:rPr>
      </w:pPr>
    </w:p>
    <w:p w14:paraId="559B091B" w14:textId="43EA3054" w:rsidR="00A80378" w:rsidRPr="004745FC" w:rsidRDefault="00A80378"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Patients can be offered appointments that do not fulfil the reasonableness criteria where it is in the best interest of the patient, for example to receive an appointment with less than 3 </w:t>
      </w:r>
      <w:r w:rsidR="004745FC" w:rsidRPr="004745FC">
        <w:rPr>
          <w:rFonts w:asciiTheme="minorHAnsi" w:hAnsiTheme="minorHAnsi" w:cstheme="minorHAnsi"/>
          <w:b w:val="0"/>
          <w:sz w:val="20"/>
        </w:rPr>
        <w:t>weeks’ notice</w:t>
      </w:r>
      <w:r w:rsidRPr="004745FC">
        <w:rPr>
          <w:rFonts w:asciiTheme="minorHAnsi" w:hAnsiTheme="minorHAnsi" w:cstheme="minorHAnsi"/>
          <w:b w:val="0"/>
          <w:sz w:val="20"/>
        </w:rPr>
        <w:t xml:space="preserve">. However, this would NOT result in a clock </w:t>
      </w:r>
      <w:r w:rsidR="00636043" w:rsidRPr="004745FC">
        <w:rPr>
          <w:rFonts w:asciiTheme="minorHAnsi" w:hAnsiTheme="minorHAnsi" w:cstheme="minorHAnsi"/>
          <w:b w:val="0"/>
          <w:sz w:val="20"/>
        </w:rPr>
        <w:t>reset.</w:t>
      </w:r>
    </w:p>
    <w:p w14:paraId="2C4E310F" w14:textId="77777777" w:rsidR="004745FC" w:rsidRPr="004745FC" w:rsidRDefault="004745FC" w:rsidP="00C166D4">
      <w:pPr>
        <w:pStyle w:val="Subtitle"/>
        <w:rPr>
          <w:rFonts w:asciiTheme="minorHAnsi" w:hAnsiTheme="minorHAnsi" w:cstheme="minorHAnsi"/>
          <w:b w:val="0"/>
          <w:sz w:val="20"/>
        </w:rPr>
      </w:pPr>
    </w:p>
    <w:p w14:paraId="37B93B22" w14:textId="77777777" w:rsidR="00A80378" w:rsidRPr="004745FC" w:rsidRDefault="00A80378"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If a patient cancels an appointment for a diagnostic test/procedure that has been offered under “reasonable” criteria then the diagnostic waiting time for that test/procedure is set to zero and the waiting time starts again from the date of the appointment that the patient cancelled. </w:t>
      </w:r>
    </w:p>
    <w:p w14:paraId="3CD35979" w14:textId="77777777" w:rsidR="004745FC" w:rsidRPr="004745FC" w:rsidRDefault="004745FC" w:rsidP="00C166D4">
      <w:pPr>
        <w:pStyle w:val="Subtitle"/>
        <w:rPr>
          <w:rFonts w:asciiTheme="minorHAnsi" w:hAnsiTheme="minorHAnsi" w:cstheme="minorHAnsi"/>
          <w:b w:val="0"/>
          <w:sz w:val="20"/>
        </w:rPr>
      </w:pPr>
    </w:p>
    <w:p w14:paraId="581E5786" w14:textId="43D02D79" w:rsidR="00A80378" w:rsidRPr="004745FC" w:rsidRDefault="00A80378"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If a patient declines an offer of an appointment sent by post that does not fulfil "reasonableness" criteria, the clock is NOT </w:t>
      </w:r>
      <w:r w:rsidR="004745FC" w:rsidRPr="004745FC">
        <w:rPr>
          <w:rFonts w:asciiTheme="minorHAnsi" w:hAnsiTheme="minorHAnsi" w:cstheme="minorHAnsi"/>
          <w:b w:val="0"/>
          <w:sz w:val="20"/>
        </w:rPr>
        <w:t>reset,</w:t>
      </w:r>
      <w:r w:rsidRPr="004745FC">
        <w:rPr>
          <w:rFonts w:asciiTheme="minorHAnsi" w:hAnsiTheme="minorHAnsi" w:cstheme="minorHAnsi"/>
          <w:b w:val="0"/>
          <w:sz w:val="20"/>
        </w:rPr>
        <w:t xml:space="preserve"> and the patient should be offered an alternative appointment date.</w:t>
      </w:r>
    </w:p>
    <w:p w14:paraId="4048F44C" w14:textId="77777777" w:rsidR="004745FC" w:rsidRPr="004745FC" w:rsidRDefault="004745FC" w:rsidP="00C166D4">
      <w:pPr>
        <w:pStyle w:val="Subtitle"/>
        <w:rPr>
          <w:rFonts w:asciiTheme="minorHAnsi" w:hAnsiTheme="minorHAnsi" w:cstheme="minorHAnsi"/>
          <w:b w:val="0"/>
          <w:sz w:val="20"/>
        </w:rPr>
      </w:pPr>
    </w:p>
    <w:p w14:paraId="1F109728" w14:textId="77777777" w:rsidR="00A80378" w:rsidRPr="004745FC" w:rsidRDefault="00A80378"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If a patient does not attend their diagnostic appointment, then the diagnostic waiting time for that test/procedure is set to zero and the waiting time starts again from the date of the appointment that the patient missed. </w:t>
      </w:r>
    </w:p>
    <w:p w14:paraId="6FCCEEC5" w14:textId="77777777" w:rsidR="004745FC" w:rsidRPr="004745FC" w:rsidRDefault="004745FC" w:rsidP="00C166D4">
      <w:pPr>
        <w:pStyle w:val="Subtitle"/>
        <w:rPr>
          <w:rFonts w:asciiTheme="minorHAnsi" w:hAnsiTheme="minorHAnsi" w:cstheme="minorHAnsi"/>
          <w:b w:val="0"/>
          <w:sz w:val="20"/>
        </w:rPr>
      </w:pPr>
    </w:p>
    <w:p w14:paraId="4552A994" w14:textId="7EC9E23C" w:rsidR="00E561B9" w:rsidRPr="004745FC" w:rsidRDefault="00A80378"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If a patient does not attend their diagnostic appointment that does not fulfil "reasonableness" criteria, the clock is NOT </w:t>
      </w:r>
      <w:r w:rsidR="004745FC" w:rsidRPr="004745FC">
        <w:rPr>
          <w:rFonts w:asciiTheme="minorHAnsi" w:hAnsiTheme="minorHAnsi" w:cstheme="minorHAnsi"/>
          <w:b w:val="0"/>
          <w:sz w:val="20"/>
        </w:rPr>
        <w:t>reset,</w:t>
      </w:r>
      <w:r w:rsidRPr="004745FC">
        <w:rPr>
          <w:rFonts w:asciiTheme="minorHAnsi" w:hAnsiTheme="minorHAnsi" w:cstheme="minorHAnsi"/>
          <w:b w:val="0"/>
          <w:sz w:val="20"/>
        </w:rPr>
        <w:t xml:space="preserve"> and the patient should be offered an alternative appointment date.</w:t>
      </w:r>
    </w:p>
    <w:p w14:paraId="6EF78650" w14:textId="77777777" w:rsidR="004745FC" w:rsidRPr="004745FC" w:rsidRDefault="004745FC" w:rsidP="00C166D4">
      <w:pPr>
        <w:pStyle w:val="Subtitle"/>
        <w:rPr>
          <w:rFonts w:asciiTheme="minorHAnsi" w:hAnsiTheme="minorHAnsi" w:cstheme="minorHAnsi"/>
          <w:sz w:val="20"/>
        </w:rPr>
      </w:pPr>
    </w:p>
    <w:p w14:paraId="0F406856" w14:textId="5F532AE2"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w:t>
      </w:r>
      <w:r w:rsidR="00A80378" w:rsidRPr="004745FC">
        <w:rPr>
          <w:rFonts w:asciiTheme="minorHAnsi" w:hAnsiTheme="minorHAnsi" w:cstheme="minorHAnsi"/>
          <w:b/>
          <w:bCs/>
          <w:color w:val="0070C0"/>
          <w:sz w:val="20"/>
          <w:szCs w:val="20"/>
        </w:rPr>
        <w:t xml:space="preserve">7 </w:t>
      </w:r>
      <w:r w:rsidR="004745FC" w:rsidRPr="004745FC">
        <w:rPr>
          <w:rFonts w:asciiTheme="minorHAnsi" w:hAnsiTheme="minorHAnsi" w:cstheme="minorHAnsi"/>
          <w:b/>
          <w:bCs/>
          <w:color w:val="0070C0"/>
          <w:sz w:val="20"/>
          <w:szCs w:val="20"/>
        </w:rPr>
        <w:t>Straight to Test Arrangements</w:t>
      </w:r>
    </w:p>
    <w:p w14:paraId="34EF6F5A" w14:textId="77777777" w:rsidR="00E561B9" w:rsidRPr="004745FC" w:rsidRDefault="00E561B9" w:rsidP="00C166D4">
      <w:pPr>
        <w:pStyle w:val="Default"/>
        <w:rPr>
          <w:rFonts w:asciiTheme="minorHAnsi" w:hAnsiTheme="minorHAnsi" w:cstheme="minorHAnsi"/>
          <w:color w:val="auto"/>
          <w:sz w:val="20"/>
          <w:szCs w:val="20"/>
        </w:rPr>
      </w:pPr>
    </w:p>
    <w:p w14:paraId="608FADCE" w14:textId="77777777"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For patients who are referred for a diagnostic test where one of the possible outcomes is review and if appropriate treatment within a consultant-led service (without first being reviewed by their GP) an RTT clock will start on receipt of the referral. </w:t>
      </w:r>
    </w:p>
    <w:p w14:paraId="030B9713" w14:textId="77777777" w:rsidR="00E561B9" w:rsidRPr="004745FC" w:rsidRDefault="00E561B9" w:rsidP="00C166D4">
      <w:pPr>
        <w:pStyle w:val="Default"/>
        <w:rPr>
          <w:rFonts w:asciiTheme="minorHAnsi" w:hAnsiTheme="minorHAnsi" w:cstheme="minorHAnsi"/>
          <w:color w:val="auto"/>
          <w:sz w:val="20"/>
          <w:szCs w:val="20"/>
        </w:rPr>
      </w:pPr>
    </w:p>
    <w:p w14:paraId="6EAF6235" w14:textId="7691FF9A"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w:t>
      </w:r>
      <w:r w:rsidR="00A80378" w:rsidRPr="004745FC">
        <w:rPr>
          <w:rFonts w:asciiTheme="minorHAnsi" w:hAnsiTheme="minorHAnsi" w:cstheme="minorHAnsi"/>
          <w:b/>
          <w:bCs/>
          <w:color w:val="0070C0"/>
          <w:sz w:val="20"/>
          <w:szCs w:val="20"/>
        </w:rPr>
        <w:t>8</w:t>
      </w:r>
      <w:r w:rsidR="001C3F02" w:rsidRPr="004745FC">
        <w:rPr>
          <w:rFonts w:asciiTheme="minorHAnsi" w:hAnsiTheme="minorHAnsi" w:cstheme="minorHAnsi"/>
          <w:b/>
          <w:bCs/>
          <w:color w:val="0070C0"/>
          <w:sz w:val="20"/>
          <w:szCs w:val="20"/>
        </w:rPr>
        <w:t xml:space="preserve"> </w:t>
      </w:r>
      <w:r w:rsidR="004745FC" w:rsidRPr="004745FC">
        <w:rPr>
          <w:rFonts w:asciiTheme="minorHAnsi" w:hAnsiTheme="minorHAnsi" w:cstheme="minorHAnsi"/>
          <w:b/>
          <w:bCs/>
          <w:color w:val="0070C0"/>
          <w:sz w:val="20"/>
          <w:szCs w:val="20"/>
        </w:rPr>
        <w:t xml:space="preserve">Patients with a Diagnostic Only </w:t>
      </w:r>
    </w:p>
    <w:p w14:paraId="59576ED6" w14:textId="77777777" w:rsidR="00E561B9" w:rsidRPr="004745FC" w:rsidRDefault="00E561B9" w:rsidP="00C166D4">
      <w:pPr>
        <w:pStyle w:val="Default"/>
        <w:rPr>
          <w:rFonts w:asciiTheme="minorHAnsi" w:hAnsiTheme="minorHAnsi" w:cstheme="minorHAnsi"/>
          <w:color w:val="auto"/>
          <w:sz w:val="20"/>
          <w:szCs w:val="20"/>
        </w:rPr>
      </w:pPr>
    </w:p>
    <w:p w14:paraId="0A43E196" w14:textId="77777777" w:rsidR="00E561B9" w:rsidRPr="004745FC" w:rsidRDefault="00E561B9" w:rsidP="00C166D4">
      <w:pPr>
        <w:pStyle w:val="Default"/>
        <w:rPr>
          <w:rFonts w:asciiTheme="minorHAnsi" w:hAnsiTheme="minorHAnsi" w:cstheme="minorHAnsi"/>
          <w:b/>
          <w:bCs/>
          <w:color w:val="auto"/>
          <w:sz w:val="20"/>
          <w:szCs w:val="20"/>
        </w:rPr>
      </w:pPr>
      <w:r w:rsidRPr="004745FC">
        <w:rPr>
          <w:rFonts w:asciiTheme="minorHAnsi" w:hAnsiTheme="minorHAnsi" w:cstheme="minorHAnsi"/>
          <w:color w:val="auto"/>
          <w:sz w:val="20"/>
          <w:szCs w:val="20"/>
        </w:rPr>
        <w:t>Patients who are referred directly for a diagnostic test (but not consultant-led treatment) by their GP, i.e. clinical responsibility remains with the GP, will have a diagnostic clock running only.  These are called direct access referrals.</w:t>
      </w:r>
    </w:p>
    <w:p w14:paraId="6931E2CC" w14:textId="77777777" w:rsidR="00E561B9" w:rsidRPr="004745FC" w:rsidRDefault="00E561B9" w:rsidP="00C166D4">
      <w:pPr>
        <w:pStyle w:val="Default"/>
        <w:rPr>
          <w:rFonts w:asciiTheme="minorHAnsi" w:hAnsiTheme="minorHAnsi" w:cstheme="minorHAnsi"/>
          <w:b/>
          <w:bCs/>
          <w:color w:val="auto"/>
          <w:sz w:val="20"/>
          <w:szCs w:val="20"/>
        </w:rPr>
      </w:pPr>
    </w:p>
    <w:p w14:paraId="39D6ABDD" w14:textId="6466810F"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Patients may also have a diagnostic clock running only where they have had an RTT clock stop for treatment or non-</w:t>
      </w:r>
      <w:r w:rsidR="004745FC" w:rsidRPr="004745FC">
        <w:rPr>
          <w:rFonts w:asciiTheme="minorHAnsi" w:hAnsiTheme="minorHAnsi" w:cstheme="minorHAnsi"/>
          <w:color w:val="auto"/>
          <w:sz w:val="20"/>
          <w:szCs w:val="20"/>
        </w:rPr>
        <w:t>treatment,</w:t>
      </w:r>
      <w:r w:rsidRPr="004745FC">
        <w:rPr>
          <w:rFonts w:asciiTheme="minorHAnsi" w:hAnsiTheme="minorHAnsi" w:cstheme="minorHAnsi"/>
          <w:color w:val="auto"/>
          <w:sz w:val="20"/>
          <w:szCs w:val="20"/>
        </w:rPr>
        <w:t xml:space="preserve"> and their consultant refers them for a diagnostic test with the possibility that this may lead to a new RTT treatment plan. </w:t>
      </w:r>
    </w:p>
    <w:p w14:paraId="7B8C0B82" w14:textId="77777777" w:rsidR="00E561B9" w:rsidRPr="004745FC" w:rsidRDefault="00E561B9" w:rsidP="00C166D4">
      <w:pPr>
        <w:pStyle w:val="Default"/>
        <w:rPr>
          <w:rFonts w:asciiTheme="minorHAnsi" w:hAnsiTheme="minorHAnsi" w:cstheme="minorHAnsi"/>
          <w:color w:val="auto"/>
          <w:sz w:val="20"/>
          <w:szCs w:val="20"/>
        </w:rPr>
      </w:pPr>
    </w:p>
    <w:p w14:paraId="46A26C58" w14:textId="63D92C27"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w:t>
      </w:r>
      <w:r w:rsidR="00A80378" w:rsidRPr="004745FC">
        <w:rPr>
          <w:rFonts w:asciiTheme="minorHAnsi" w:hAnsiTheme="minorHAnsi" w:cstheme="minorHAnsi"/>
          <w:b/>
          <w:bCs/>
          <w:color w:val="0070C0"/>
          <w:sz w:val="20"/>
          <w:szCs w:val="20"/>
        </w:rPr>
        <w:t>9</w:t>
      </w:r>
      <w:r w:rsidR="001C3F02" w:rsidRPr="004745FC">
        <w:rPr>
          <w:rFonts w:asciiTheme="minorHAnsi" w:hAnsiTheme="minorHAnsi" w:cstheme="minorHAnsi"/>
          <w:b/>
          <w:bCs/>
          <w:color w:val="0070C0"/>
          <w:sz w:val="20"/>
          <w:szCs w:val="20"/>
        </w:rPr>
        <w:t xml:space="preserve"> </w:t>
      </w:r>
      <w:r w:rsidR="004745FC" w:rsidRPr="004745FC">
        <w:rPr>
          <w:rFonts w:asciiTheme="minorHAnsi" w:hAnsiTheme="minorHAnsi" w:cstheme="minorHAnsi"/>
          <w:b/>
          <w:bCs/>
          <w:color w:val="0070C0"/>
          <w:sz w:val="20"/>
          <w:szCs w:val="20"/>
        </w:rPr>
        <w:t xml:space="preserve">Diagnostic Cancellations and </w:t>
      </w:r>
      <w:r w:rsidR="00A96859" w:rsidRPr="004745FC">
        <w:rPr>
          <w:rFonts w:asciiTheme="minorHAnsi" w:hAnsiTheme="minorHAnsi" w:cstheme="minorHAnsi"/>
          <w:b/>
          <w:bCs/>
          <w:color w:val="0070C0"/>
          <w:sz w:val="20"/>
          <w:szCs w:val="20"/>
        </w:rPr>
        <w:t>DNAs</w:t>
      </w:r>
      <w:r w:rsidR="00E561B9" w:rsidRPr="004745FC">
        <w:rPr>
          <w:rFonts w:asciiTheme="minorHAnsi" w:hAnsiTheme="minorHAnsi" w:cstheme="minorHAnsi"/>
          <w:b/>
          <w:bCs/>
          <w:color w:val="0070C0"/>
          <w:sz w:val="20"/>
          <w:szCs w:val="20"/>
        </w:rPr>
        <w:t xml:space="preserve"> </w:t>
      </w:r>
    </w:p>
    <w:p w14:paraId="60233805" w14:textId="77777777" w:rsidR="004130B0" w:rsidRPr="004745FC" w:rsidRDefault="004130B0" w:rsidP="00C166D4">
      <w:pPr>
        <w:pStyle w:val="Default"/>
        <w:rPr>
          <w:rFonts w:asciiTheme="minorHAnsi" w:hAnsiTheme="minorHAnsi" w:cstheme="minorHAnsi"/>
          <w:color w:val="auto"/>
          <w:sz w:val="20"/>
          <w:szCs w:val="20"/>
        </w:rPr>
      </w:pPr>
    </w:p>
    <w:p w14:paraId="4228FFAB" w14:textId="122875CA"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w:t>
      </w:r>
      <w:r w:rsidR="00A80378" w:rsidRPr="004745FC">
        <w:rPr>
          <w:rFonts w:asciiTheme="minorHAnsi" w:hAnsiTheme="minorHAnsi" w:cstheme="minorHAnsi"/>
          <w:b/>
          <w:bCs/>
          <w:color w:val="0070C0"/>
          <w:sz w:val="20"/>
          <w:szCs w:val="20"/>
        </w:rPr>
        <w:t>9</w:t>
      </w:r>
      <w:r w:rsidR="001C3F02" w:rsidRPr="004745FC">
        <w:rPr>
          <w:rFonts w:asciiTheme="minorHAnsi" w:hAnsiTheme="minorHAnsi" w:cstheme="minorHAnsi"/>
          <w:b/>
          <w:bCs/>
          <w:color w:val="0070C0"/>
          <w:sz w:val="20"/>
          <w:szCs w:val="20"/>
        </w:rPr>
        <w:t xml:space="preserve">.1 </w:t>
      </w:r>
      <w:r w:rsidR="00E561B9" w:rsidRPr="004745FC">
        <w:rPr>
          <w:rFonts w:asciiTheme="minorHAnsi" w:hAnsiTheme="minorHAnsi" w:cstheme="minorHAnsi"/>
          <w:b/>
          <w:bCs/>
          <w:color w:val="0070C0"/>
          <w:sz w:val="20"/>
          <w:szCs w:val="20"/>
        </w:rPr>
        <w:t xml:space="preserve">Hospital </w:t>
      </w:r>
      <w:r w:rsidR="000A58EB">
        <w:rPr>
          <w:rFonts w:asciiTheme="minorHAnsi" w:hAnsiTheme="minorHAnsi" w:cstheme="minorHAnsi"/>
          <w:b/>
          <w:bCs/>
          <w:color w:val="0070C0"/>
          <w:sz w:val="20"/>
          <w:szCs w:val="20"/>
        </w:rPr>
        <w:t>I</w:t>
      </w:r>
      <w:r w:rsidR="00E561B9" w:rsidRPr="004745FC">
        <w:rPr>
          <w:rFonts w:asciiTheme="minorHAnsi" w:hAnsiTheme="minorHAnsi" w:cstheme="minorHAnsi"/>
          <w:b/>
          <w:bCs/>
          <w:color w:val="0070C0"/>
          <w:sz w:val="20"/>
          <w:szCs w:val="20"/>
        </w:rPr>
        <w:t xml:space="preserve">nitiated </w:t>
      </w:r>
    </w:p>
    <w:p w14:paraId="39E51385" w14:textId="77777777" w:rsidR="00E561B9" w:rsidRPr="004745FC" w:rsidRDefault="00E561B9" w:rsidP="00C166D4">
      <w:pPr>
        <w:pStyle w:val="Default"/>
        <w:rPr>
          <w:rFonts w:asciiTheme="minorHAnsi" w:hAnsiTheme="minorHAnsi" w:cstheme="minorHAnsi"/>
          <w:color w:val="auto"/>
          <w:sz w:val="20"/>
          <w:szCs w:val="20"/>
        </w:rPr>
      </w:pPr>
    </w:p>
    <w:p w14:paraId="242AAB56" w14:textId="77777777"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Every attempt should be made not to cancel diagnostic tests/procedures.  However, if the Trust cancels a diagnostic appointment, the appointment should be rebooked as close as possible to the original appointment date and within the 6-week target date, with consideration to RTT and cancer target dates where applicable.  The diagnostic clock continues and is not restarted. </w:t>
      </w:r>
    </w:p>
    <w:p w14:paraId="13FBC9CD" w14:textId="77777777" w:rsidR="004130B0" w:rsidRPr="004745FC" w:rsidRDefault="004130B0" w:rsidP="00C166D4">
      <w:pPr>
        <w:pStyle w:val="Default"/>
        <w:rPr>
          <w:rFonts w:asciiTheme="minorHAnsi" w:hAnsiTheme="minorHAnsi" w:cstheme="minorHAnsi"/>
          <w:color w:val="auto"/>
          <w:sz w:val="20"/>
          <w:szCs w:val="20"/>
        </w:rPr>
      </w:pPr>
    </w:p>
    <w:p w14:paraId="3D7982DB" w14:textId="0E99C433"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w:t>
      </w:r>
      <w:r w:rsidR="006B6FFA" w:rsidRPr="004745FC">
        <w:rPr>
          <w:rFonts w:asciiTheme="minorHAnsi" w:hAnsiTheme="minorHAnsi" w:cstheme="minorHAnsi"/>
          <w:b/>
          <w:bCs/>
          <w:color w:val="0070C0"/>
          <w:sz w:val="20"/>
          <w:szCs w:val="20"/>
        </w:rPr>
        <w:t>9</w:t>
      </w:r>
      <w:r w:rsidR="001C3F02" w:rsidRPr="004745FC">
        <w:rPr>
          <w:rFonts w:asciiTheme="minorHAnsi" w:hAnsiTheme="minorHAnsi" w:cstheme="minorHAnsi"/>
          <w:b/>
          <w:bCs/>
          <w:color w:val="0070C0"/>
          <w:sz w:val="20"/>
          <w:szCs w:val="20"/>
        </w:rPr>
        <w:t xml:space="preserve">.2 </w:t>
      </w:r>
      <w:r w:rsidR="00E561B9" w:rsidRPr="004745FC">
        <w:rPr>
          <w:rFonts w:asciiTheme="minorHAnsi" w:hAnsiTheme="minorHAnsi" w:cstheme="minorHAnsi"/>
          <w:b/>
          <w:bCs/>
          <w:color w:val="0070C0"/>
          <w:sz w:val="20"/>
          <w:szCs w:val="20"/>
        </w:rPr>
        <w:t xml:space="preserve">Patient </w:t>
      </w:r>
      <w:r w:rsidR="000A58EB" w:rsidRPr="004745FC">
        <w:rPr>
          <w:rFonts w:asciiTheme="minorHAnsi" w:hAnsiTheme="minorHAnsi" w:cstheme="minorHAnsi"/>
          <w:b/>
          <w:bCs/>
          <w:color w:val="0070C0"/>
          <w:sz w:val="20"/>
          <w:szCs w:val="20"/>
        </w:rPr>
        <w:t xml:space="preserve">Initiated Cancellations </w:t>
      </w:r>
      <w:r w:rsidR="00E561B9" w:rsidRPr="004745FC">
        <w:rPr>
          <w:rFonts w:asciiTheme="minorHAnsi" w:hAnsiTheme="minorHAnsi" w:cstheme="minorHAnsi"/>
          <w:b/>
          <w:bCs/>
          <w:color w:val="0070C0"/>
          <w:sz w:val="20"/>
          <w:szCs w:val="20"/>
        </w:rPr>
        <w:t xml:space="preserve">and DNAs </w:t>
      </w:r>
    </w:p>
    <w:p w14:paraId="799DED0A" w14:textId="77777777" w:rsidR="00E561B9" w:rsidRPr="004745FC" w:rsidRDefault="00E561B9" w:rsidP="00C166D4">
      <w:pPr>
        <w:pStyle w:val="Default"/>
        <w:rPr>
          <w:rFonts w:asciiTheme="minorHAnsi" w:hAnsiTheme="minorHAnsi" w:cstheme="minorHAnsi"/>
          <w:color w:val="auto"/>
          <w:sz w:val="20"/>
          <w:szCs w:val="20"/>
        </w:rPr>
      </w:pPr>
    </w:p>
    <w:p w14:paraId="3A9B7E89" w14:textId="749D92A5"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The same rules apply for diagnostics for patient cancellations and DNAs as for any other clinical appointment where the patient has been given reasonable notice, the new diagnostic appointment should be a reasonable offer and ideally as close to their cancelled or DNA appointment as possible, </w:t>
      </w:r>
      <w:r w:rsidR="006B6FFA" w:rsidRPr="004745FC">
        <w:rPr>
          <w:rFonts w:asciiTheme="minorHAnsi" w:hAnsiTheme="minorHAnsi" w:cstheme="minorHAnsi"/>
          <w:color w:val="auto"/>
          <w:sz w:val="20"/>
          <w:szCs w:val="20"/>
        </w:rPr>
        <w:t xml:space="preserve">If a patient cancels </w:t>
      </w:r>
      <w:r w:rsidR="002E5A99" w:rsidRPr="004745FC">
        <w:rPr>
          <w:rFonts w:asciiTheme="minorHAnsi" w:hAnsiTheme="minorHAnsi" w:cstheme="minorHAnsi"/>
          <w:color w:val="auto"/>
          <w:sz w:val="20"/>
          <w:szCs w:val="20"/>
        </w:rPr>
        <w:t>(following an accepted reasonable</w:t>
      </w:r>
      <w:r w:rsidR="006B6FFA" w:rsidRPr="004745FC">
        <w:rPr>
          <w:rFonts w:asciiTheme="minorHAnsi" w:hAnsiTheme="minorHAnsi" w:cstheme="minorHAnsi"/>
          <w:color w:val="auto"/>
          <w:sz w:val="20"/>
          <w:szCs w:val="20"/>
        </w:rPr>
        <w:t xml:space="preserve"> </w:t>
      </w:r>
      <w:r w:rsidR="002E5A99" w:rsidRPr="004745FC">
        <w:rPr>
          <w:rFonts w:asciiTheme="minorHAnsi" w:hAnsiTheme="minorHAnsi" w:cstheme="minorHAnsi"/>
          <w:color w:val="auto"/>
          <w:sz w:val="20"/>
          <w:szCs w:val="20"/>
        </w:rPr>
        <w:t>offer of</w:t>
      </w:r>
      <w:r w:rsidR="006B6FFA" w:rsidRPr="004745FC">
        <w:rPr>
          <w:rFonts w:asciiTheme="minorHAnsi" w:hAnsiTheme="minorHAnsi" w:cstheme="minorHAnsi"/>
          <w:color w:val="auto"/>
          <w:sz w:val="20"/>
          <w:szCs w:val="20"/>
        </w:rPr>
        <w:t xml:space="preserve"> two appointment dates with at least three </w:t>
      </w:r>
      <w:r w:rsidR="004745FC" w:rsidRPr="004745FC">
        <w:rPr>
          <w:rFonts w:asciiTheme="minorHAnsi" w:hAnsiTheme="minorHAnsi" w:cstheme="minorHAnsi"/>
          <w:color w:val="auto"/>
          <w:sz w:val="20"/>
          <w:szCs w:val="20"/>
        </w:rPr>
        <w:t>weeks’ notice</w:t>
      </w:r>
      <w:r w:rsidR="006B6FFA" w:rsidRPr="004745FC">
        <w:rPr>
          <w:rFonts w:asciiTheme="minorHAnsi" w:hAnsiTheme="minorHAnsi" w:cstheme="minorHAnsi"/>
          <w:color w:val="auto"/>
          <w:sz w:val="20"/>
          <w:szCs w:val="20"/>
        </w:rPr>
        <w:t xml:space="preserve">) or DNA’s an appointment their diagnostic clock is reset to zero, the new clock will start from the date a new appointment is agreed with the patient . Staff should consider </w:t>
      </w:r>
      <w:r w:rsidRPr="004745FC">
        <w:rPr>
          <w:rFonts w:asciiTheme="minorHAnsi" w:hAnsiTheme="minorHAnsi" w:cstheme="minorHAnsi"/>
          <w:color w:val="auto"/>
          <w:sz w:val="20"/>
          <w:szCs w:val="20"/>
        </w:rPr>
        <w:t>RTT and cancer target dates</w:t>
      </w:r>
      <w:r w:rsidR="006B6FFA" w:rsidRPr="004745FC">
        <w:rPr>
          <w:rFonts w:asciiTheme="minorHAnsi" w:hAnsiTheme="minorHAnsi" w:cstheme="minorHAnsi"/>
          <w:color w:val="auto"/>
          <w:sz w:val="20"/>
          <w:szCs w:val="20"/>
        </w:rPr>
        <w:t xml:space="preserve"> </w:t>
      </w:r>
      <w:r w:rsidRPr="004745FC">
        <w:rPr>
          <w:rFonts w:asciiTheme="minorHAnsi" w:hAnsiTheme="minorHAnsi" w:cstheme="minorHAnsi"/>
          <w:color w:val="auto"/>
          <w:sz w:val="20"/>
          <w:szCs w:val="20"/>
        </w:rPr>
        <w:t xml:space="preserve">where applicable. </w:t>
      </w:r>
    </w:p>
    <w:p w14:paraId="7A5228CE" w14:textId="77777777" w:rsidR="00E561B9" w:rsidRPr="004745FC" w:rsidRDefault="00E561B9" w:rsidP="00C166D4">
      <w:pPr>
        <w:pStyle w:val="Default"/>
        <w:rPr>
          <w:rFonts w:asciiTheme="minorHAnsi" w:hAnsiTheme="minorHAnsi" w:cstheme="minorHAnsi"/>
          <w:color w:val="auto"/>
          <w:sz w:val="20"/>
          <w:szCs w:val="20"/>
        </w:rPr>
      </w:pPr>
    </w:p>
    <w:p w14:paraId="6B23670C" w14:textId="77777777" w:rsidR="00A80378" w:rsidRPr="004745FC" w:rsidRDefault="00A80378" w:rsidP="00DC6539">
      <w:pPr>
        <w:pStyle w:val="Subtitle"/>
        <w:numPr>
          <w:ilvl w:val="0"/>
          <w:numId w:val="19"/>
        </w:numPr>
        <w:rPr>
          <w:rFonts w:asciiTheme="minorHAnsi" w:hAnsiTheme="minorHAnsi" w:cstheme="minorHAnsi"/>
          <w:b w:val="0"/>
          <w:sz w:val="20"/>
        </w:rPr>
      </w:pPr>
      <w:r w:rsidRPr="004745FC">
        <w:rPr>
          <w:rFonts w:asciiTheme="minorHAnsi" w:hAnsiTheme="minorHAnsi" w:cstheme="minorHAnsi"/>
          <w:b w:val="0"/>
          <w:sz w:val="20"/>
        </w:rPr>
        <w:t>If a patient cancels an appointment for a diagnostic test/procedure that has been offered under “reasonable” criteria then the diagnostic waiting time for that test/procedure is set to zero and the waiting time starts again from the date of the appointment that the patient cancelled.</w:t>
      </w:r>
    </w:p>
    <w:p w14:paraId="3CF45B46" w14:textId="1FDBB44B" w:rsidR="00E561B9" w:rsidRPr="004745FC" w:rsidRDefault="00E561B9" w:rsidP="00DC6539">
      <w:pPr>
        <w:pStyle w:val="Subtitle"/>
        <w:numPr>
          <w:ilvl w:val="0"/>
          <w:numId w:val="19"/>
        </w:numPr>
        <w:rPr>
          <w:rFonts w:asciiTheme="minorHAnsi" w:hAnsiTheme="minorHAnsi" w:cstheme="minorHAnsi"/>
          <w:sz w:val="20"/>
        </w:rPr>
      </w:pPr>
      <w:r w:rsidRPr="004745FC">
        <w:rPr>
          <w:rFonts w:asciiTheme="minorHAnsi" w:hAnsiTheme="minorHAnsi" w:cstheme="minorHAnsi"/>
          <w:b w:val="0"/>
          <w:sz w:val="20"/>
        </w:rPr>
        <w:t xml:space="preserve">If the patient was not given reasonable notice the diagnostic clock will continue to </w:t>
      </w:r>
      <w:r w:rsidR="004745FC" w:rsidRPr="004745FC">
        <w:rPr>
          <w:rFonts w:asciiTheme="minorHAnsi" w:hAnsiTheme="minorHAnsi" w:cstheme="minorHAnsi"/>
          <w:b w:val="0"/>
          <w:sz w:val="20"/>
        </w:rPr>
        <w:t>tick,</w:t>
      </w:r>
      <w:r w:rsidRPr="004745FC">
        <w:rPr>
          <w:rFonts w:asciiTheme="minorHAnsi" w:hAnsiTheme="minorHAnsi" w:cstheme="minorHAnsi"/>
          <w:b w:val="0"/>
          <w:sz w:val="20"/>
        </w:rPr>
        <w:t xml:space="preserve"> and a further appointment should be </w:t>
      </w:r>
      <w:r w:rsidR="000A58EB" w:rsidRPr="004745FC">
        <w:rPr>
          <w:rFonts w:asciiTheme="minorHAnsi" w:hAnsiTheme="minorHAnsi" w:cstheme="minorHAnsi"/>
          <w:b w:val="0"/>
          <w:sz w:val="20"/>
        </w:rPr>
        <w:t>offered.</w:t>
      </w:r>
    </w:p>
    <w:p w14:paraId="0A2BA809" w14:textId="24E03637" w:rsidR="003630A5" w:rsidRPr="004745FC" w:rsidRDefault="00E561B9" w:rsidP="00DC6539">
      <w:pPr>
        <w:pStyle w:val="Default"/>
        <w:numPr>
          <w:ilvl w:val="0"/>
          <w:numId w:val="19"/>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if clinically appropriate where a diagnostic test is rebooked following a patient cancellation or DNA </w:t>
      </w:r>
      <w:r w:rsidR="004745FC" w:rsidRPr="004745FC">
        <w:rPr>
          <w:rFonts w:asciiTheme="minorHAnsi" w:hAnsiTheme="minorHAnsi" w:cstheme="minorHAnsi"/>
          <w:color w:val="auto"/>
          <w:sz w:val="20"/>
          <w:szCs w:val="20"/>
        </w:rPr>
        <w:t>(if</w:t>
      </w:r>
      <w:r w:rsidRPr="004745FC">
        <w:rPr>
          <w:rFonts w:asciiTheme="minorHAnsi" w:hAnsiTheme="minorHAnsi" w:cstheme="minorHAnsi"/>
          <w:color w:val="auto"/>
          <w:sz w:val="20"/>
          <w:szCs w:val="20"/>
        </w:rPr>
        <w:t xml:space="preserve"> the appointment was reasonable</w:t>
      </w:r>
      <w:r w:rsidR="004745FC" w:rsidRPr="004745FC">
        <w:rPr>
          <w:rFonts w:asciiTheme="minorHAnsi" w:hAnsiTheme="minorHAnsi" w:cstheme="minorHAnsi"/>
          <w:color w:val="auto"/>
          <w:sz w:val="20"/>
          <w:szCs w:val="20"/>
        </w:rPr>
        <w:t>)</w:t>
      </w:r>
      <w:r w:rsidRPr="004745FC">
        <w:rPr>
          <w:rFonts w:asciiTheme="minorHAnsi" w:hAnsiTheme="minorHAnsi" w:cstheme="minorHAnsi"/>
          <w:color w:val="auto"/>
          <w:sz w:val="20"/>
          <w:szCs w:val="20"/>
        </w:rPr>
        <w:t xml:space="preserve">, a new diagnostic clock is started on the date of the cancelled/DNA </w:t>
      </w:r>
      <w:r w:rsidR="000A58EB" w:rsidRPr="004745FC">
        <w:rPr>
          <w:rFonts w:asciiTheme="minorHAnsi" w:hAnsiTheme="minorHAnsi" w:cstheme="minorHAnsi"/>
          <w:color w:val="auto"/>
          <w:sz w:val="20"/>
          <w:szCs w:val="20"/>
        </w:rPr>
        <w:t>appointment.</w:t>
      </w:r>
    </w:p>
    <w:p w14:paraId="486597D4" w14:textId="0C2FB3B8" w:rsidR="003630A5" w:rsidRPr="004745FC" w:rsidRDefault="00E561B9" w:rsidP="00DC6539">
      <w:pPr>
        <w:pStyle w:val="Default"/>
        <w:numPr>
          <w:ilvl w:val="0"/>
          <w:numId w:val="19"/>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If a clinical decision is taken that the patient no longer requires the diagnostic test, the patient will be removed from the diagnostic waiting list and a letter will be sent to the original referrer (for the diagnostic). </w:t>
      </w:r>
    </w:p>
    <w:p w14:paraId="3370B2BE" w14:textId="77777777" w:rsidR="00E561B9" w:rsidRPr="004745FC" w:rsidRDefault="00E561B9" w:rsidP="00DC6539">
      <w:pPr>
        <w:pStyle w:val="Default"/>
        <w:numPr>
          <w:ilvl w:val="0"/>
          <w:numId w:val="19"/>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Where there is an RTT clock this will continue. Only the referring consultant can make a clinical decision to stop the RTT clock, if this is deemed to be in the patient’s best clinical interests, by discharging the patient or agreeing a period of active monitoring. </w:t>
      </w:r>
    </w:p>
    <w:p w14:paraId="0585FF57" w14:textId="77777777" w:rsidR="00E561B9" w:rsidRPr="004745FC" w:rsidRDefault="00E561B9" w:rsidP="00C166D4">
      <w:pPr>
        <w:pStyle w:val="Default"/>
        <w:rPr>
          <w:rFonts w:asciiTheme="minorHAnsi" w:hAnsiTheme="minorHAnsi" w:cstheme="minorHAnsi"/>
          <w:color w:val="auto"/>
          <w:sz w:val="20"/>
          <w:szCs w:val="20"/>
        </w:rPr>
      </w:pPr>
    </w:p>
    <w:p w14:paraId="00A157B2" w14:textId="11B36DC8"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If a patient cancels their diagnostic test appointment and does not wish to have another appointment this will be brought to the immediate attention of the clinical team/</w:t>
      </w:r>
      <w:r w:rsidR="00636043" w:rsidRPr="004745FC">
        <w:rPr>
          <w:rFonts w:asciiTheme="minorHAnsi" w:hAnsiTheme="minorHAnsi" w:cstheme="minorHAnsi"/>
          <w:color w:val="auto"/>
          <w:sz w:val="20"/>
          <w:szCs w:val="20"/>
        </w:rPr>
        <w:t>consultant,</w:t>
      </w:r>
      <w:r w:rsidRPr="004745FC">
        <w:rPr>
          <w:rFonts w:asciiTheme="minorHAnsi" w:hAnsiTheme="minorHAnsi" w:cstheme="minorHAnsi"/>
          <w:color w:val="auto"/>
          <w:sz w:val="20"/>
          <w:szCs w:val="20"/>
        </w:rPr>
        <w:t xml:space="preserve"> and a decision must be made regarding the appropriate action to be taken.  If this results in the patient being discharged, a letter will be sent to the patient and to their GP and/or original referrer signed by the responsible consultant. </w:t>
      </w:r>
    </w:p>
    <w:p w14:paraId="48ADE5C9" w14:textId="77777777" w:rsidR="00E561B9" w:rsidRPr="004745FC" w:rsidRDefault="00E561B9" w:rsidP="00C166D4">
      <w:pPr>
        <w:pStyle w:val="Default"/>
        <w:rPr>
          <w:rFonts w:asciiTheme="minorHAnsi" w:hAnsiTheme="minorHAnsi" w:cstheme="minorHAnsi"/>
          <w:color w:val="auto"/>
          <w:sz w:val="20"/>
          <w:szCs w:val="20"/>
        </w:rPr>
      </w:pPr>
    </w:p>
    <w:p w14:paraId="52552A9C" w14:textId="77B485CB"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Patients who DNA their diagnostic test appointment for second time may be discharged back to their GP</w:t>
      </w:r>
      <w:r w:rsidR="000264E7" w:rsidRPr="004745FC">
        <w:rPr>
          <w:rFonts w:asciiTheme="minorHAnsi" w:hAnsiTheme="minorHAnsi" w:cstheme="minorHAnsi"/>
          <w:color w:val="auto"/>
          <w:sz w:val="20"/>
          <w:szCs w:val="20"/>
        </w:rPr>
        <w:t>/referring clinician</w:t>
      </w:r>
      <w:r w:rsidRPr="004745FC">
        <w:rPr>
          <w:rFonts w:asciiTheme="minorHAnsi" w:hAnsiTheme="minorHAnsi" w:cstheme="minorHAnsi"/>
          <w:color w:val="auto"/>
          <w:sz w:val="20"/>
          <w:szCs w:val="20"/>
        </w:rPr>
        <w:t xml:space="preserve"> following clinical review, unless it is agreed by the patient’s consultant that this is contrary to their best clinical interest, or it is agreed that the patient is considered to be vulnerable. If the patient is to be discharged, a discharge letter will be sent to the patient and to their GP or original </w:t>
      </w:r>
      <w:r w:rsidR="00636043" w:rsidRPr="004745FC">
        <w:rPr>
          <w:rFonts w:asciiTheme="minorHAnsi" w:hAnsiTheme="minorHAnsi" w:cstheme="minorHAnsi"/>
          <w:color w:val="auto"/>
          <w:sz w:val="20"/>
          <w:szCs w:val="20"/>
        </w:rPr>
        <w:t>referrer.</w:t>
      </w:r>
      <w:r w:rsidRPr="004745FC">
        <w:rPr>
          <w:rFonts w:asciiTheme="minorHAnsi" w:hAnsiTheme="minorHAnsi" w:cstheme="minorHAnsi"/>
          <w:color w:val="auto"/>
          <w:sz w:val="20"/>
          <w:szCs w:val="20"/>
        </w:rPr>
        <w:t xml:space="preserve"> </w:t>
      </w:r>
    </w:p>
    <w:p w14:paraId="285078C4" w14:textId="77777777" w:rsidR="00E561B9" w:rsidRPr="004745FC" w:rsidRDefault="00E561B9" w:rsidP="00C166D4">
      <w:pPr>
        <w:pStyle w:val="Default"/>
        <w:rPr>
          <w:rFonts w:asciiTheme="minorHAnsi" w:hAnsiTheme="minorHAnsi" w:cstheme="minorHAnsi"/>
          <w:color w:val="auto"/>
          <w:sz w:val="20"/>
          <w:szCs w:val="20"/>
        </w:rPr>
      </w:pPr>
    </w:p>
    <w:p w14:paraId="3235C5BB" w14:textId="2D52A821"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The consultant responsible for the care of a child on the Child Protection Register must be informed if the parent/guardian of the child rearranges or DNAs</w:t>
      </w:r>
      <w:r w:rsidR="009135E4" w:rsidRPr="004745FC">
        <w:rPr>
          <w:rFonts w:asciiTheme="minorHAnsi" w:hAnsiTheme="minorHAnsi" w:cstheme="minorHAnsi"/>
          <w:color w:val="auto"/>
          <w:sz w:val="20"/>
          <w:szCs w:val="20"/>
        </w:rPr>
        <w:t xml:space="preserve"> (WNB, was not brought) </w:t>
      </w:r>
      <w:r w:rsidRPr="004745FC">
        <w:rPr>
          <w:rFonts w:asciiTheme="minorHAnsi" w:hAnsiTheme="minorHAnsi" w:cstheme="minorHAnsi"/>
          <w:color w:val="auto"/>
          <w:sz w:val="20"/>
          <w:szCs w:val="20"/>
        </w:rPr>
        <w:t>any appointment or admission.  The consultant should liaise with the child’s GP to agree how to manage the child’s care.  Copies of any communication with the child’s GP/other referrer must be filed in the child’s clinical record and if appropriate discu</w:t>
      </w:r>
      <w:r w:rsidR="00233EDB" w:rsidRPr="004745FC">
        <w:rPr>
          <w:rFonts w:asciiTheme="minorHAnsi" w:hAnsiTheme="minorHAnsi" w:cstheme="minorHAnsi"/>
          <w:color w:val="auto"/>
          <w:sz w:val="20"/>
          <w:szCs w:val="20"/>
        </w:rPr>
        <w:t>ssed with the safeguarding team.</w:t>
      </w:r>
    </w:p>
    <w:p w14:paraId="53EF5832" w14:textId="77777777" w:rsidR="00233EDB" w:rsidRPr="004745FC" w:rsidRDefault="00233EDB" w:rsidP="00C166D4">
      <w:pPr>
        <w:pStyle w:val="Default"/>
        <w:rPr>
          <w:rFonts w:asciiTheme="minorHAnsi" w:hAnsiTheme="minorHAnsi" w:cstheme="minorHAnsi"/>
          <w:color w:val="auto"/>
          <w:sz w:val="20"/>
          <w:szCs w:val="20"/>
        </w:rPr>
      </w:pPr>
    </w:p>
    <w:p w14:paraId="20175806" w14:textId="0930A720" w:rsidR="00E561B9" w:rsidRPr="004745FC" w:rsidRDefault="00343F8C"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w:t>
      </w:r>
      <w:r w:rsidR="006B6FFA" w:rsidRPr="004745FC">
        <w:rPr>
          <w:rFonts w:asciiTheme="minorHAnsi" w:hAnsiTheme="minorHAnsi" w:cstheme="minorHAnsi"/>
          <w:b/>
          <w:bCs/>
          <w:color w:val="0070C0"/>
          <w:sz w:val="20"/>
          <w:szCs w:val="20"/>
        </w:rPr>
        <w:t>10</w:t>
      </w:r>
      <w:r w:rsidRPr="004745FC">
        <w:rPr>
          <w:rFonts w:asciiTheme="minorHAnsi" w:hAnsiTheme="minorHAnsi" w:cstheme="minorHAnsi"/>
          <w:b/>
          <w:bCs/>
          <w:color w:val="0070C0"/>
          <w:sz w:val="20"/>
          <w:szCs w:val="20"/>
        </w:rPr>
        <w:t xml:space="preserve"> </w:t>
      </w:r>
      <w:r w:rsidR="004745FC" w:rsidRPr="004745FC">
        <w:rPr>
          <w:rFonts w:asciiTheme="minorHAnsi" w:hAnsiTheme="minorHAnsi" w:cstheme="minorHAnsi"/>
          <w:b/>
          <w:bCs/>
          <w:color w:val="0070C0"/>
          <w:sz w:val="20"/>
          <w:szCs w:val="20"/>
        </w:rPr>
        <w:t xml:space="preserve">Diagnostic Results Reporting  </w:t>
      </w:r>
    </w:p>
    <w:p w14:paraId="3A989A33" w14:textId="77777777" w:rsidR="00E561B9" w:rsidRPr="004745FC" w:rsidRDefault="00E561B9" w:rsidP="00C166D4">
      <w:pPr>
        <w:pStyle w:val="Default"/>
        <w:rPr>
          <w:rFonts w:asciiTheme="minorHAnsi" w:hAnsiTheme="minorHAnsi" w:cstheme="minorHAnsi"/>
          <w:color w:val="auto"/>
          <w:sz w:val="20"/>
          <w:szCs w:val="20"/>
        </w:rPr>
      </w:pPr>
    </w:p>
    <w:p w14:paraId="0B605CF7" w14:textId="77777777" w:rsidR="00233EDB"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Results reporting must be available in time to allow progress through all likely stages of the RTT pathway.  The standard policy is for routine results to be made available </w:t>
      </w:r>
      <w:r w:rsidRPr="004745FC">
        <w:rPr>
          <w:rFonts w:asciiTheme="minorHAnsi" w:hAnsiTheme="minorHAnsi" w:cstheme="minorHAnsi"/>
          <w:b/>
          <w:bCs/>
          <w:color w:val="0070C0"/>
          <w:sz w:val="20"/>
          <w:szCs w:val="20"/>
        </w:rPr>
        <w:t xml:space="preserve">within 5 working days </w:t>
      </w:r>
      <w:r w:rsidRPr="004745FC">
        <w:rPr>
          <w:rFonts w:asciiTheme="minorHAnsi" w:hAnsiTheme="minorHAnsi" w:cstheme="minorHAnsi"/>
          <w:color w:val="auto"/>
          <w:sz w:val="20"/>
          <w:szCs w:val="20"/>
        </w:rPr>
        <w:t xml:space="preserve">of the examination and for urgent cases </w:t>
      </w:r>
      <w:r w:rsidRPr="004745FC">
        <w:rPr>
          <w:rFonts w:asciiTheme="minorHAnsi" w:hAnsiTheme="minorHAnsi" w:cstheme="minorHAnsi"/>
          <w:b/>
          <w:bCs/>
          <w:color w:val="0070C0"/>
          <w:sz w:val="20"/>
          <w:szCs w:val="20"/>
        </w:rPr>
        <w:t>less than 24 hours</w:t>
      </w:r>
      <w:r w:rsidR="00233EDB" w:rsidRPr="004745FC">
        <w:rPr>
          <w:rFonts w:asciiTheme="minorHAnsi" w:hAnsiTheme="minorHAnsi" w:cstheme="minorHAnsi"/>
          <w:color w:val="auto"/>
          <w:sz w:val="20"/>
          <w:szCs w:val="20"/>
        </w:rPr>
        <w:t xml:space="preserve">. </w:t>
      </w:r>
    </w:p>
    <w:p w14:paraId="0ADB1952" w14:textId="77777777" w:rsidR="00233EDB" w:rsidRPr="004745FC" w:rsidRDefault="00233EDB" w:rsidP="00C166D4">
      <w:pPr>
        <w:pStyle w:val="Default"/>
        <w:rPr>
          <w:rFonts w:asciiTheme="minorHAnsi" w:hAnsiTheme="minorHAnsi" w:cstheme="minorHAnsi"/>
          <w:color w:val="auto"/>
          <w:sz w:val="20"/>
          <w:szCs w:val="20"/>
        </w:rPr>
      </w:pPr>
    </w:p>
    <w:p w14:paraId="12670B00" w14:textId="52213920" w:rsidR="004130B0"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color w:val="0070C0"/>
          <w:sz w:val="20"/>
          <w:szCs w:val="20"/>
        </w:rPr>
        <w:t>4.1</w:t>
      </w:r>
      <w:r w:rsidR="006B6FFA" w:rsidRPr="004745FC">
        <w:rPr>
          <w:rFonts w:asciiTheme="minorHAnsi" w:hAnsiTheme="minorHAnsi" w:cstheme="minorHAnsi"/>
          <w:b/>
          <w:color w:val="0070C0"/>
          <w:sz w:val="20"/>
          <w:szCs w:val="20"/>
        </w:rPr>
        <w:t>1</w:t>
      </w:r>
      <w:r w:rsidRPr="004745FC">
        <w:rPr>
          <w:rFonts w:asciiTheme="minorHAnsi" w:hAnsiTheme="minorHAnsi" w:cstheme="minorHAnsi"/>
          <w:color w:val="0070C0"/>
          <w:sz w:val="20"/>
          <w:szCs w:val="20"/>
        </w:rPr>
        <w:t xml:space="preserve"> </w:t>
      </w:r>
      <w:r w:rsidR="004745FC" w:rsidRPr="004745FC">
        <w:rPr>
          <w:rFonts w:asciiTheme="minorHAnsi" w:hAnsiTheme="minorHAnsi" w:cstheme="minorHAnsi"/>
          <w:b/>
          <w:bCs/>
          <w:color w:val="0070C0"/>
          <w:sz w:val="20"/>
          <w:szCs w:val="20"/>
        </w:rPr>
        <w:t>Planned/Surveillance Diagnostic Pathways</w:t>
      </w:r>
    </w:p>
    <w:p w14:paraId="423D3637" w14:textId="77777777" w:rsidR="004745FC" w:rsidRPr="004745FC" w:rsidRDefault="004745FC" w:rsidP="00C166D4">
      <w:pPr>
        <w:pStyle w:val="Default"/>
        <w:rPr>
          <w:rFonts w:asciiTheme="minorHAnsi" w:hAnsiTheme="minorHAnsi" w:cstheme="minorHAnsi"/>
          <w:color w:val="auto"/>
          <w:sz w:val="20"/>
          <w:szCs w:val="20"/>
        </w:rPr>
      </w:pPr>
    </w:p>
    <w:p w14:paraId="161DB8EC"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Planned/Surveillance patients will require treatment carried out at/within a specific time or repeated at a specific frequency should be added to a Planned/Surveillance Waiting List rather than the elective booked RTT waiting list. This includes:</w:t>
      </w:r>
    </w:p>
    <w:p w14:paraId="1A52ABD8" w14:textId="77777777" w:rsidR="004745FC" w:rsidRPr="004745FC" w:rsidRDefault="004745FC" w:rsidP="00C166D4">
      <w:pPr>
        <w:spacing w:after="0" w:line="240" w:lineRule="auto"/>
        <w:rPr>
          <w:rFonts w:asciiTheme="minorHAnsi" w:hAnsiTheme="minorHAnsi" w:cstheme="minorHAnsi"/>
          <w:sz w:val="20"/>
          <w:szCs w:val="20"/>
        </w:rPr>
      </w:pPr>
    </w:p>
    <w:p w14:paraId="0D4BF8E0" w14:textId="77777777"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Where it is known that a further diagnostic test should be carried out at a specific time following an earlier stage of treatment/diagnostic</w:t>
      </w:r>
    </w:p>
    <w:p w14:paraId="36975343" w14:textId="2FC20332" w:rsidR="00E561B9" w:rsidRPr="004745FC" w:rsidRDefault="00E561B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Where an admission is required after a specific period for surveillance or to check on a condition previously treated</w:t>
      </w:r>
      <w:r w:rsidR="004745FC" w:rsidRPr="004745FC">
        <w:rPr>
          <w:rFonts w:asciiTheme="minorHAnsi" w:hAnsiTheme="minorHAnsi" w:cstheme="minorHAnsi"/>
          <w:sz w:val="20"/>
          <w:szCs w:val="20"/>
          <w:lang w:eastAsia="en-GB"/>
        </w:rPr>
        <w:t>.</w:t>
      </w:r>
    </w:p>
    <w:p w14:paraId="74099C67" w14:textId="77777777" w:rsidR="004745FC" w:rsidRPr="004745FC" w:rsidRDefault="004745FC" w:rsidP="004745FC">
      <w:pPr>
        <w:pStyle w:val="ListParagraph"/>
        <w:tabs>
          <w:tab w:val="left" w:pos="851"/>
        </w:tabs>
        <w:spacing w:after="0" w:line="240" w:lineRule="auto"/>
        <w:ind w:right="-57"/>
        <w:rPr>
          <w:rFonts w:asciiTheme="minorHAnsi" w:hAnsiTheme="minorHAnsi" w:cstheme="minorHAnsi"/>
          <w:sz w:val="20"/>
          <w:szCs w:val="20"/>
          <w:lang w:eastAsia="en-GB"/>
        </w:rPr>
      </w:pPr>
    </w:p>
    <w:p w14:paraId="6661F96B" w14:textId="1413E55F"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Patients on a planned waiting list </w:t>
      </w:r>
      <w:r w:rsidR="004745FC" w:rsidRPr="004745FC">
        <w:rPr>
          <w:rFonts w:asciiTheme="minorHAnsi" w:hAnsiTheme="minorHAnsi" w:cstheme="minorHAnsi"/>
          <w:sz w:val="20"/>
          <w:szCs w:val="20"/>
        </w:rPr>
        <w:t xml:space="preserve">who </w:t>
      </w:r>
      <w:r w:rsidRPr="004745FC">
        <w:rPr>
          <w:rFonts w:asciiTheme="minorHAnsi" w:hAnsiTheme="minorHAnsi" w:cstheme="minorHAnsi"/>
          <w:sz w:val="20"/>
          <w:szCs w:val="20"/>
        </w:rPr>
        <w:t xml:space="preserve">are not on an </w:t>
      </w:r>
      <w:r w:rsidR="004745FC"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RTT pathway but should be managed in parallel with other diagnostic waiting lists.  An ‘Admit By’ target date for an admission must have been identified by the referring clinician for patients on the planned waiting list.  Patients should be booked for admission at the clinically appropriate time and should not wait a further period after this time has elapsed. </w:t>
      </w:r>
    </w:p>
    <w:p w14:paraId="57AA7408" w14:textId="77777777" w:rsidR="00E561B9" w:rsidRPr="004745FC" w:rsidRDefault="00E561B9" w:rsidP="00C166D4">
      <w:pPr>
        <w:pStyle w:val="Default"/>
        <w:rPr>
          <w:rFonts w:asciiTheme="minorHAnsi" w:hAnsiTheme="minorHAnsi" w:cstheme="minorHAnsi"/>
          <w:color w:val="auto"/>
          <w:sz w:val="20"/>
          <w:szCs w:val="20"/>
        </w:rPr>
      </w:pPr>
    </w:p>
    <w:p w14:paraId="413241E7" w14:textId="77777777" w:rsidR="00E561B9" w:rsidRPr="004745FC" w:rsidRDefault="00E561B9" w:rsidP="00DC6539">
      <w:pPr>
        <w:pStyle w:val="Default"/>
        <w:numPr>
          <w:ilvl w:val="0"/>
          <w:numId w:val="18"/>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 waiting lists will be reviewed on a weekly basis to identify all patients due to be contacted for a planned (surveillance) procedure in six weeks’ time. </w:t>
      </w:r>
    </w:p>
    <w:p w14:paraId="40172371" w14:textId="77777777" w:rsidR="00E561B9" w:rsidRPr="004745FC" w:rsidRDefault="00E561B9" w:rsidP="00C166D4">
      <w:pPr>
        <w:pStyle w:val="Default"/>
        <w:ind w:left="720"/>
        <w:rPr>
          <w:rFonts w:asciiTheme="minorHAnsi" w:hAnsiTheme="minorHAnsi" w:cstheme="minorHAnsi"/>
          <w:color w:val="auto"/>
          <w:sz w:val="20"/>
          <w:szCs w:val="20"/>
        </w:rPr>
      </w:pPr>
    </w:p>
    <w:p w14:paraId="52B78ECD" w14:textId="5D1841CA" w:rsidR="00E561B9" w:rsidRPr="004745FC" w:rsidRDefault="00E561B9" w:rsidP="00DC6539">
      <w:pPr>
        <w:pStyle w:val="Default"/>
        <w:numPr>
          <w:ilvl w:val="0"/>
          <w:numId w:val="18"/>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Patients will be contacted according to the principles outlined in the above sections and are to be offered dates within 2 weeks on either side of the planned test </w:t>
      </w:r>
      <w:r w:rsidR="00636043" w:rsidRPr="004745FC">
        <w:rPr>
          <w:rFonts w:asciiTheme="minorHAnsi" w:hAnsiTheme="minorHAnsi" w:cstheme="minorHAnsi"/>
          <w:color w:val="auto"/>
          <w:sz w:val="20"/>
          <w:szCs w:val="20"/>
        </w:rPr>
        <w:t>date.</w:t>
      </w:r>
      <w:r w:rsidRPr="004745FC">
        <w:rPr>
          <w:rFonts w:asciiTheme="minorHAnsi" w:hAnsiTheme="minorHAnsi" w:cstheme="minorHAnsi"/>
          <w:color w:val="auto"/>
          <w:sz w:val="20"/>
          <w:szCs w:val="20"/>
        </w:rPr>
        <w:t xml:space="preserve"> </w:t>
      </w:r>
    </w:p>
    <w:p w14:paraId="66EE25C3" w14:textId="77777777" w:rsidR="00E561B9" w:rsidRPr="004745FC" w:rsidRDefault="00E561B9" w:rsidP="00C166D4">
      <w:pPr>
        <w:pStyle w:val="Default"/>
        <w:ind w:left="720"/>
        <w:rPr>
          <w:rFonts w:asciiTheme="minorHAnsi" w:hAnsiTheme="minorHAnsi" w:cstheme="minorHAnsi"/>
          <w:color w:val="auto"/>
          <w:sz w:val="20"/>
          <w:szCs w:val="20"/>
        </w:rPr>
      </w:pPr>
    </w:p>
    <w:p w14:paraId="592B9B21" w14:textId="77777777" w:rsidR="00E561B9" w:rsidRPr="004745FC" w:rsidRDefault="00E561B9" w:rsidP="00DC6539">
      <w:pPr>
        <w:pStyle w:val="Default"/>
        <w:numPr>
          <w:ilvl w:val="0"/>
          <w:numId w:val="18"/>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When patients on planned lists are clinically ready for their diagnostic test and reach their target treatment date, they will either receive their diagnostic test or procedure or be transferred to the active diagnostic waiting list and the appropriate clock will start (DM01). </w:t>
      </w:r>
    </w:p>
    <w:p w14:paraId="78EB3367" w14:textId="77777777" w:rsidR="00E561B9" w:rsidRPr="004745FC" w:rsidRDefault="00E561B9" w:rsidP="00C166D4">
      <w:pPr>
        <w:pStyle w:val="Default"/>
        <w:ind w:left="720"/>
        <w:rPr>
          <w:rFonts w:asciiTheme="minorHAnsi" w:hAnsiTheme="minorHAnsi" w:cstheme="minorHAnsi"/>
          <w:color w:val="auto"/>
          <w:sz w:val="20"/>
          <w:szCs w:val="20"/>
        </w:rPr>
      </w:pPr>
    </w:p>
    <w:p w14:paraId="721FDE44" w14:textId="57747908" w:rsidR="00E561B9" w:rsidRPr="004745FC"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4.1</w:t>
      </w:r>
      <w:r w:rsidR="006B6FFA" w:rsidRPr="004745FC">
        <w:rPr>
          <w:rFonts w:asciiTheme="minorHAnsi" w:hAnsiTheme="minorHAnsi" w:cstheme="minorHAnsi"/>
          <w:b/>
          <w:bCs/>
          <w:color w:val="0070C0"/>
          <w:sz w:val="20"/>
          <w:szCs w:val="20"/>
        </w:rPr>
        <w:t>2</w:t>
      </w:r>
      <w:r w:rsidR="001C3F02" w:rsidRPr="004745FC">
        <w:rPr>
          <w:rFonts w:asciiTheme="minorHAnsi" w:hAnsiTheme="minorHAnsi" w:cstheme="minorHAnsi"/>
          <w:b/>
          <w:bCs/>
          <w:color w:val="0070C0"/>
          <w:sz w:val="20"/>
          <w:szCs w:val="20"/>
        </w:rPr>
        <w:t xml:space="preserve"> </w:t>
      </w:r>
      <w:r w:rsidR="000A58EB" w:rsidRPr="004745FC">
        <w:rPr>
          <w:rFonts w:asciiTheme="minorHAnsi" w:hAnsiTheme="minorHAnsi" w:cstheme="minorHAnsi"/>
          <w:b/>
          <w:bCs/>
          <w:color w:val="0070C0"/>
          <w:sz w:val="20"/>
          <w:szCs w:val="20"/>
        </w:rPr>
        <w:t xml:space="preserve">Multiple Procedures </w:t>
      </w:r>
    </w:p>
    <w:p w14:paraId="4B9ECD9D" w14:textId="77777777" w:rsidR="00E561B9" w:rsidRPr="004745FC" w:rsidRDefault="00E561B9" w:rsidP="00C166D4">
      <w:pPr>
        <w:pStyle w:val="Default"/>
        <w:rPr>
          <w:rFonts w:asciiTheme="minorHAnsi" w:hAnsiTheme="minorHAnsi" w:cstheme="minorHAnsi"/>
          <w:color w:val="auto"/>
          <w:sz w:val="20"/>
          <w:szCs w:val="20"/>
        </w:rPr>
      </w:pPr>
    </w:p>
    <w:p w14:paraId="2642E411" w14:textId="77777777" w:rsidR="00E561B9" w:rsidRPr="004745FC" w:rsidRDefault="00E561B9"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Patients waiting for more than one procedure will be listed as follows: </w:t>
      </w:r>
    </w:p>
    <w:p w14:paraId="6F342675" w14:textId="77777777" w:rsidR="00E561B9" w:rsidRPr="004745FC" w:rsidRDefault="00E561B9" w:rsidP="00DC6539">
      <w:pPr>
        <w:pStyle w:val="Default"/>
        <w:numPr>
          <w:ilvl w:val="0"/>
          <w:numId w:val="18"/>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Procedures to be done on different admissions will have 2 independent waiting time clocks / waitlist entries – one for each test/procedure. </w:t>
      </w:r>
    </w:p>
    <w:p w14:paraId="3EB43EE1" w14:textId="28F80B39" w:rsidR="00E561B9" w:rsidRPr="004745FC" w:rsidRDefault="00E561B9" w:rsidP="00DC6539">
      <w:pPr>
        <w:pStyle w:val="Default"/>
        <w:numPr>
          <w:ilvl w:val="0"/>
          <w:numId w:val="18"/>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Procedures to be done on same admission will have 1 waiting time clock / waitlist entry for both </w:t>
      </w:r>
      <w:r w:rsidR="00636043" w:rsidRPr="004745FC">
        <w:rPr>
          <w:rFonts w:asciiTheme="minorHAnsi" w:hAnsiTheme="minorHAnsi" w:cstheme="minorHAnsi"/>
          <w:color w:val="auto"/>
          <w:sz w:val="20"/>
          <w:szCs w:val="20"/>
        </w:rPr>
        <w:t>procedures.</w:t>
      </w:r>
      <w:r w:rsidRPr="004745FC">
        <w:rPr>
          <w:rFonts w:asciiTheme="minorHAnsi" w:hAnsiTheme="minorHAnsi" w:cstheme="minorHAnsi"/>
          <w:color w:val="auto"/>
          <w:sz w:val="20"/>
          <w:szCs w:val="20"/>
        </w:rPr>
        <w:t xml:space="preserve"> </w:t>
      </w:r>
    </w:p>
    <w:p w14:paraId="23DD18A1" w14:textId="77777777" w:rsidR="00E561B9" w:rsidRDefault="00E561B9" w:rsidP="00C166D4">
      <w:pPr>
        <w:pStyle w:val="Default"/>
        <w:ind w:left="720"/>
        <w:rPr>
          <w:rFonts w:asciiTheme="minorHAnsi" w:hAnsiTheme="minorHAnsi" w:cstheme="minorHAnsi"/>
          <w:color w:val="auto"/>
          <w:sz w:val="20"/>
          <w:szCs w:val="20"/>
        </w:rPr>
      </w:pPr>
    </w:p>
    <w:p w14:paraId="1E46588E" w14:textId="77777777" w:rsidR="00E81E3F" w:rsidRDefault="00E81E3F" w:rsidP="00C166D4">
      <w:pPr>
        <w:pStyle w:val="Default"/>
        <w:ind w:left="720"/>
        <w:rPr>
          <w:rFonts w:asciiTheme="minorHAnsi" w:hAnsiTheme="minorHAnsi" w:cstheme="minorHAnsi"/>
          <w:color w:val="auto"/>
          <w:sz w:val="20"/>
          <w:szCs w:val="20"/>
        </w:rPr>
      </w:pPr>
    </w:p>
    <w:p w14:paraId="6049628C" w14:textId="77777777" w:rsidR="00E81E3F" w:rsidRDefault="00E81E3F" w:rsidP="00C166D4">
      <w:pPr>
        <w:pStyle w:val="Default"/>
        <w:ind w:left="720"/>
        <w:rPr>
          <w:rFonts w:asciiTheme="minorHAnsi" w:hAnsiTheme="minorHAnsi" w:cstheme="minorHAnsi"/>
          <w:color w:val="auto"/>
          <w:sz w:val="20"/>
          <w:szCs w:val="20"/>
        </w:rPr>
      </w:pPr>
    </w:p>
    <w:p w14:paraId="656526B5" w14:textId="77777777" w:rsidR="00E81E3F" w:rsidRPr="004745FC" w:rsidRDefault="00E81E3F" w:rsidP="00C166D4">
      <w:pPr>
        <w:pStyle w:val="Default"/>
        <w:ind w:left="720"/>
        <w:rPr>
          <w:rFonts w:asciiTheme="minorHAnsi" w:hAnsiTheme="minorHAnsi" w:cstheme="minorHAnsi"/>
          <w:color w:val="auto"/>
          <w:sz w:val="20"/>
          <w:szCs w:val="20"/>
        </w:rPr>
      </w:pPr>
    </w:p>
    <w:p w14:paraId="740698A0" w14:textId="2E05813F" w:rsidR="00E561B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4.1</w:t>
      </w:r>
      <w:r w:rsidR="006B6FFA" w:rsidRPr="004745FC">
        <w:rPr>
          <w:rFonts w:asciiTheme="minorHAnsi" w:hAnsiTheme="minorHAnsi" w:cstheme="minorHAnsi"/>
          <w:color w:val="0070C0"/>
          <w:sz w:val="20"/>
        </w:rPr>
        <w:t>3</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Operational Review of Diagnostic Waiting Lists</w:t>
      </w:r>
    </w:p>
    <w:p w14:paraId="5C1F7AA6" w14:textId="77777777" w:rsidR="000A58EB" w:rsidRPr="004745FC" w:rsidRDefault="000A58EB" w:rsidP="00C166D4">
      <w:pPr>
        <w:pStyle w:val="Subtitle"/>
        <w:rPr>
          <w:rFonts w:asciiTheme="minorHAnsi" w:hAnsiTheme="minorHAnsi" w:cstheme="minorHAnsi"/>
          <w:color w:val="0070C0"/>
          <w:sz w:val="20"/>
        </w:rPr>
      </w:pPr>
    </w:p>
    <w:p w14:paraId="3C1A1E8C"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Managers must ensure that staff with responsibility for managing waiting lists have appropriate training and access to the Diagnostic PTL (Patient Tracking List).  Waiting lists should be kept up to date by diagnostic administrative teams and regularly reviewed by the Service Manager to ensure that patient pathways are being managed correctly.  Any updates or changes to Trust PAS system should be made in ‘real time’ to ensure pathways are managed correctly.</w:t>
      </w:r>
    </w:p>
    <w:p w14:paraId="5112B467"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Validation is an essential function in the management of waiting lists and should be carried out by diagnostics teams on a weekly basis. Managers should ensure that staff are appropriately trained in validation processes.</w:t>
      </w:r>
    </w:p>
    <w:p w14:paraId="1E4B6BAD" w14:textId="0BA2EAA0" w:rsidR="00691F35"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Managers, diagnostic and clinical teams should regularly review patients on the PTL and make decisions around unfit/unavailable patient’s document decisions and update Trust PAS systems.</w:t>
      </w:r>
    </w:p>
    <w:p w14:paraId="3065B7EB" w14:textId="77777777" w:rsidR="000A58EB" w:rsidRDefault="000A58EB" w:rsidP="00C166D4">
      <w:pPr>
        <w:pStyle w:val="Subtitle"/>
        <w:rPr>
          <w:rFonts w:asciiTheme="minorHAnsi" w:hAnsiTheme="minorHAnsi" w:cstheme="minorHAnsi"/>
          <w:color w:val="0070C0"/>
          <w:sz w:val="20"/>
        </w:rPr>
      </w:pPr>
    </w:p>
    <w:p w14:paraId="6CD18B99" w14:textId="55858124" w:rsidR="00E561B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4.1</w:t>
      </w:r>
      <w:r w:rsidR="006B6FFA" w:rsidRPr="004745FC">
        <w:rPr>
          <w:rFonts w:asciiTheme="minorHAnsi" w:hAnsiTheme="minorHAnsi" w:cstheme="minorHAnsi"/>
          <w:color w:val="0070C0"/>
          <w:sz w:val="20"/>
        </w:rPr>
        <w:t>4</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 xml:space="preserve">Summary of </w:t>
      </w:r>
      <w:r w:rsidR="000A58EB">
        <w:rPr>
          <w:rFonts w:asciiTheme="minorHAnsi" w:hAnsiTheme="minorHAnsi" w:cstheme="minorHAnsi"/>
          <w:color w:val="0070C0"/>
          <w:sz w:val="20"/>
        </w:rPr>
        <w:t>t</w:t>
      </w:r>
      <w:r w:rsidR="000A58EB" w:rsidRPr="004745FC">
        <w:rPr>
          <w:rFonts w:asciiTheme="minorHAnsi" w:hAnsiTheme="minorHAnsi" w:cstheme="minorHAnsi"/>
          <w:color w:val="0070C0"/>
          <w:sz w:val="20"/>
        </w:rPr>
        <w:t xml:space="preserve">he Core Principles </w:t>
      </w:r>
      <w:r w:rsidR="000A58EB">
        <w:rPr>
          <w:rFonts w:asciiTheme="minorHAnsi" w:hAnsiTheme="minorHAnsi" w:cstheme="minorHAnsi"/>
          <w:color w:val="0070C0"/>
          <w:sz w:val="20"/>
        </w:rPr>
        <w:t>o</w:t>
      </w:r>
      <w:r w:rsidR="000A58EB" w:rsidRPr="004745FC">
        <w:rPr>
          <w:rFonts w:asciiTheme="minorHAnsi" w:hAnsiTheme="minorHAnsi" w:cstheme="minorHAnsi"/>
          <w:color w:val="0070C0"/>
          <w:sz w:val="20"/>
        </w:rPr>
        <w:t>f Waiting List Management</w:t>
      </w:r>
    </w:p>
    <w:p w14:paraId="0AF12D19" w14:textId="77777777" w:rsidR="000A58EB" w:rsidRPr="004745FC" w:rsidRDefault="000A58EB" w:rsidP="00C166D4">
      <w:pPr>
        <w:pStyle w:val="Subtitle"/>
        <w:rPr>
          <w:rFonts w:asciiTheme="minorHAnsi" w:hAnsiTheme="minorHAnsi" w:cstheme="minorHAnsi"/>
          <w:color w:val="0070C0"/>
          <w:sz w:val="20"/>
        </w:rPr>
      </w:pPr>
    </w:p>
    <w:p w14:paraId="3DE56810" w14:textId="77777777" w:rsidR="00E561B9" w:rsidRPr="004745FC"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following rules should be applied consistently, to ensure fairness and equity in the way patients are managed.  However, discretion can be applied in exceptional circumstances, to allow for the particular and specific needs of every patient.</w:t>
      </w:r>
    </w:p>
    <w:p w14:paraId="3EE646D7" w14:textId="77777777" w:rsidR="000A58EB" w:rsidRDefault="000A58EB" w:rsidP="00C166D4">
      <w:pPr>
        <w:spacing w:after="0" w:line="240" w:lineRule="auto"/>
        <w:rPr>
          <w:rFonts w:asciiTheme="minorHAnsi" w:hAnsiTheme="minorHAnsi" w:cstheme="minorHAnsi"/>
          <w:b/>
          <w:color w:val="0070C0"/>
          <w:sz w:val="20"/>
          <w:szCs w:val="20"/>
        </w:rPr>
      </w:pPr>
    </w:p>
    <w:p w14:paraId="24D614D7" w14:textId="494D8B50" w:rsidR="00E561B9" w:rsidRPr="000A58EB" w:rsidRDefault="00E561B9" w:rsidP="00C166D4">
      <w:pPr>
        <w:spacing w:after="0" w:line="240" w:lineRule="auto"/>
        <w:rPr>
          <w:rFonts w:asciiTheme="minorHAnsi" w:hAnsiTheme="minorHAnsi" w:cstheme="minorHAnsi"/>
          <w:b/>
          <w:color w:val="000000" w:themeColor="text1"/>
          <w:sz w:val="20"/>
          <w:szCs w:val="20"/>
        </w:rPr>
      </w:pPr>
      <w:r w:rsidRPr="000A58EB">
        <w:rPr>
          <w:rFonts w:asciiTheme="minorHAnsi" w:hAnsiTheme="minorHAnsi" w:cstheme="minorHAnsi"/>
          <w:b/>
          <w:color w:val="000000" w:themeColor="text1"/>
          <w:sz w:val="20"/>
          <w:szCs w:val="20"/>
        </w:rPr>
        <w:t>The key principles can be summarised as follows:</w:t>
      </w:r>
    </w:p>
    <w:p w14:paraId="4B296639" w14:textId="77777777" w:rsidR="000A58EB" w:rsidRPr="004745FC" w:rsidRDefault="000A58EB" w:rsidP="00C166D4">
      <w:pPr>
        <w:spacing w:after="0" w:line="240" w:lineRule="auto"/>
        <w:rPr>
          <w:rFonts w:asciiTheme="minorHAnsi" w:hAnsiTheme="minorHAnsi" w:cstheme="minorHAnsi"/>
          <w:b/>
          <w:color w:val="0070C0"/>
          <w:sz w:val="20"/>
          <w:szCs w:val="20"/>
        </w:rPr>
      </w:pPr>
    </w:p>
    <w:p w14:paraId="118F9752" w14:textId="38970046" w:rsidR="00236640" w:rsidRPr="000A58EB" w:rsidRDefault="000264E7"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All patients must be added to the appropriate waiting list within two working days from the date of the request being made.</w:t>
      </w:r>
      <w:r w:rsidRPr="004745FC" w:rsidDel="000264E7">
        <w:rPr>
          <w:rFonts w:asciiTheme="minorHAnsi" w:hAnsiTheme="minorHAnsi" w:cstheme="minorHAnsi"/>
          <w:sz w:val="20"/>
          <w:szCs w:val="20"/>
        </w:rPr>
        <w:t xml:space="preserve"> </w:t>
      </w:r>
    </w:p>
    <w:p w14:paraId="50BDAA5F" w14:textId="3D64C68F" w:rsidR="00336BF1" w:rsidRPr="000A58EB" w:rsidRDefault="000264E7"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 xml:space="preserve">Wherever possible, all diagnostic patient attendances should be </w:t>
      </w:r>
      <w:r w:rsidRPr="004745FC">
        <w:rPr>
          <w:rFonts w:asciiTheme="minorHAnsi" w:hAnsiTheme="minorHAnsi" w:cstheme="minorHAnsi"/>
          <w:b/>
          <w:color w:val="0070C0"/>
          <w:sz w:val="20"/>
          <w:szCs w:val="20"/>
        </w:rPr>
        <w:t>fully booked</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by direct discussion between a member of staff and the patient to negotiate a suitable diagnostic date.</w:t>
      </w:r>
    </w:p>
    <w:p w14:paraId="684101F4" w14:textId="1DAAE10A" w:rsidR="006B6FFA" w:rsidRPr="000A58EB" w:rsidRDefault="00E561B9"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 xml:space="preserve">Wherever possible, patients should be given </w:t>
      </w:r>
      <w:r w:rsidRPr="004745FC">
        <w:rPr>
          <w:rFonts w:asciiTheme="minorHAnsi" w:hAnsiTheme="minorHAnsi" w:cstheme="minorHAnsi"/>
          <w:b/>
          <w:iCs/>
          <w:color w:val="0070C0"/>
          <w:sz w:val="20"/>
          <w:szCs w:val="20"/>
        </w:rPr>
        <w:t>2 reasonable offers</w:t>
      </w:r>
      <w:r w:rsidRPr="004745FC">
        <w:rPr>
          <w:rFonts w:asciiTheme="minorHAnsi" w:hAnsiTheme="minorHAnsi" w:cstheme="minorHAnsi"/>
          <w:sz w:val="20"/>
          <w:szCs w:val="20"/>
        </w:rPr>
        <w:t xml:space="preserve"> of dates for their diagnostic.  (A ‘reasonable offer’ means the patient is given a choice of dates with at least 3 weeks’ notice).  If a patient informs the team that they will be unavailable, all periods of unavailability should still be recorded in Trust PAS system,</w:t>
      </w:r>
      <w:r w:rsidR="006B6FFA" w:rsidRPr="004745FC">
        <w:rPr>
          <w:rFonts w:asciiTheme="minorHAnsi" w:hAnsiTheme="minorHAnsi" w:cstheme="minorHAnsi"/>
          <w:sz w:val="20"/>
          <w:szCs w:val="20"/>
        </w:rPr>
        <w:t xml:space="preserve"> if the patient declines two reasonable offers the diagnostic clock can be reset</w:t>
      </w:r>
      <w:r w:rsidRPr="004745FC">
        <w:rPr>
          <w:rFonts w:asciiTheme="minorHAnsi" w:hAnsiTheme="minorHAnsi" w:cstheme="minorHAnsi"/>
          <w:sz w:val="20"/>
          <w:szCs w:val="20"/>
        </w:rPr>
        <w:t xml:space="preserve"> If appropriate the clinician may decide it is in the patients’ best interests to remove the patient from the waiting list and discharge them back to their originating referrer, unless there are clinical or e</w:t>
      </w:r>
      <w:r w:rsidR="00233EDB" w:rsidRPr="004745FC">
        <w:rPr>
          <w:rFonts w:asciiTheme="minorHAnsi" w:hAnsiTheme="minorHAnsi" w:cstheme="minorHAnsi"/>
          <w:sz w:val="20"/>
          <w:szCs w:val="20"/>
        </w:rPr>
        <w:t>xceptional reasons not to do so.</w:t>
      </w:r>
    </w:p>
    <w:p w14:paraId="0234B4AE" w14:textId="2F310F0E" w:rsidR="00336BF1" w:rsidRPr="000A58EB" w:rsidRDefault="006B6FFA"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Managers and staff need to ensure that clock resets are only applied when two reasonable offers have been declined, where a patient cancels or DNA’s booked appointment following an accepted reasonable offer.  Patients that have not been offered an appointment using the reasonableness criteria should not have their clock reset.</w:t>
      </w:r>
    </w:p>
    <w:p w14:paraId="27FFF65B" w14:textId="3DBA633D" w:rsidR="00336BF1" w:rsidRPr="000A58EB" w:rsidRDefault="00E561B9"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 xml:space="preserve">Patients needing a diagnostic carried out  at a specific time determined by their clinical requirements, or repeated at a specific frequency, or (in the case of children) at a stage in their development should be added to a </w:t>
      </w:r>
      <w:r w:rsidRPr="004745FC">
        <w:rPr>
          <w:rFonts w:asciiTheme="minorHAnsi" w:hAnsiTheme="minorHAnsi" w:cstheme="minorHAnsi"/>
          <w:b/>
          <w:iCs/>
          <w:color w:val="0070C0"/>
          <w:sz w:val="20"/>
          <w:szCs w:val="20"/>
        </w:rPr>
        <w:t>Planned/Surveillance Waiting List</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with an appropriate admit by date (this means they are not part of the 18 week RTT pathway). These waiting list</w:t>
      </w:r>
      <w:r w:rsidR="00336BF1" w:rsidRPr="004745FC">
        <w:rPr>
          <w:rFonts w:asciiTheme="minorHAnsi" w:hAnsiTheme="minorHAnsi" w:cstheme="minorHAnsi"/>
          <w:sz w:val="20"/>
          <w:szCs w:val="20"/>
        </w:rPr>
        <w:t>s</w:t>
      </w:r>
      <w:r w:rsidRPr="004745FC">
        <w:rPr>
          <w:rFonts w:asciiTheme="minorHAnsi" w:hAnsiTheme="minorHAnsi" w:cstheme="minorHAnsi"/>
          <w:sz w:val="20"/>
          <w:szCs w:val="20"/>
        </w:rPr>
        <w:t xml:space="preserve"> should be managed as robustly as DMO1 waiting</w:t>
      </w:r>
      <w:r w:rsidR="00336BF1" w:rsidRPr="004745FC">
        <w:rPr>
          <w:rFonts w:asciiTheme="minorHAnsi" w:hAnsiTheme="minorHAnsi" w:cstheme="minorHAnsi"/>
          <w:sz w:val="20"/>
          <w:szCs w:val="20"/>
        </w:rPr>
        <w:t>.</w:t>
      </w:r>
      <w:r w:rsidRPr="004745FC">
        <w:rPr>
          <w:rFonts w:asciiTheme="minorHAnsi" w:hAnsiTheme="minorHAnsi" w:cstheme="minorHAnsi"/>
          <w:sz w:val="20"/>
          <w:szCs w:val="20"/>
        </w:rPr>
        <w:t xml:space="preserve"> </w:t>
      </w:r>
    </w:p>
    <w:p w14:paraId="335BBD77" w14:textId="634D265D" w:rsidR="00336BF1" w:rsidRPr="000A58EB" w:rsidRDefault="00236640"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Where</w:t>
      </w:r>
      <w:r w:rsidR="00E561B9" w:rsidRPr="004745FC">
        <w:rPr>
          <w:rFonts w:asciiTheme="minorHAnsi" w:hAnsiTheme="minorHAnsi" w:cstheme="minorHAnsi"/>
          <w:sz w:val="20"/>
          <w:szCs w:val="20"/>
        </w:rPr>
        <w:t xml:space="preserve"> one Trust refers a patient to another Trust for a diagnostic test, the Trust who maintains overall clinical responsibility for the patient should also hold their waiting time clock. </w:t>
      </w:r>
    </w:p>
    <w:p w14:paraId="79E458B7" w14:textId="1B2513E8" w:rsidR="00336BF1" w:rsidRPr="000A58EB" w:rsidRDefault="00E561B9"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A patient who DNAs an attendance would normally be removed from the waiting list and discharged back to their originating referrer, unless there are clinical or exceptional reasons not to do so.  This DNA policy does not apply to patients with cancer, clinically urgent patients,</w:t>
      </w:r>
      <w:r w:rsidR="003630A5" w:rsidRPr="004745FC">
        <w:rPr>
          <w:rFonts w:asciiTheme="minorHAnsi" w:hAnsiTheme="minorHAnsi" w:cstheme="minorHAnsi"/>
          <w:sz w:val="20"/>
          <w:szCs w:val="20"/>
        </w:rPr>
        <w:t xml:space="preserve"> children and vulnerable adults these pathways must be escalated to the management team for clinical review.</w:t>
      </w:r>
    </w:p>
    <w:p w14:paraId="7B5B945D" w14:textId="3D6BA3B2" w:rsidR="00236640" w:rsidRPr="000A58EB" w:rsidRDefault="00E561B9"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 xml:space="preserve">A patient who </w:t>
      </w:r>
      <w:r w:rsidRPr="004745FC">
        <w:rPr>
          <w:rFonts w:asciiTheme="minorHAnsi" w:hAnsiTheme="minorHAnsi" w:cstheme="minorHAnsi"/>
          <w:b/>
          <w:color w:val="0070C0"/>
          <w:sz w:val="20"/>
          <w:szCs w:val="20"/>
        </w:rPr>
        <w:t xml:space="preserve">cancels an admission/TCI </w:t>
      </w:r>
      <w:r w:rsidRPr="004745FC">
        <w:rPr>
          <w:rFonts w:asciiTheme="minorHAnsi" w:hAnsiTheme="minorHAnsi" w:cstheme="minorHAnsi"/>
          <w:sz w:val="20"/>
          <w:szCs w:val="20"/>
        </w:rPr>
        <w:t>in advance would normally be offered another.  If, however, a patient cancels two attendances that have been fully booked (i.e. the patient had agreed to the admission/TCI date), they would normally be discharged back to their originating referrer, unless there are clinical or exceptional reasons not to do so. This cancellation policy does not apply to patients with cancer, clinically urgent patients, children and vulnerable ad</w:t>
      </w:r>
      <w:r w:rsidR="003630A5" w:rsidRPr="004745FC">
        <w:rPr>
          <w:rFonts w:asciiTheme="minorHAnsi" w:hAnsiTheme="minorHAnsi" w:cstheme="minorHAnsi"/>
          <w:sz w:val="20"/>
          <w:szCs w:val="20"/>
        </w:rPr>
        <w:t>ults these pathways must be escalated to the management team for clinical review.</w:t>
      </w:r>
    </w:p>
    <w:p w14:paraId="3FCC13DD" w14:textId="24CF48D0" w:rsidR="00233EDB" w:rsidRDefault="00E561B9" w:rsidP="00DC6539">
      <w:pPr>
        <w:pStyle w:val="ListParagraph"/>
        <w:numPr>
          <w:ilvl w:val="0"/>
          <w:numId w:val="24"/>
        </w:numPr>
        <w:spacing w:after="0" w:line="240" w:lineRule="auto"/>
        <w:ind w:left="360"/>
        <w:rPr>
          <w:rFonts w:asciiTheme="minorHAnsi" w:hAnsiTheme="minorHAnsi" w:cstheme="minorHAnsi"/>
          <w:sz w:val="20"/>
          <w:szCs w:val="20"/>
        </w:rPr>
      </w:pPr>
      <w:r w:rsidRPr="004745FC">
        <w:rPr>
          <w:rFonts w:asciiTheme="minorHAnsi" w:hAnsiTheme="minorHAnsi" w:cstheme="minorHAnsi"/>
          <w:sz w:val="20"/>
          <w:szCs w:val="20"/>
        </w:rPr>
        <w:t xml:space="preserve">If the hospital is responsible for cancelling a patient’s test, the diagnostic </w:t>
      </w:r>
      <w:r w:rsidR="000A58EB" w:rsidRPr="004745FC">
        <w:rPr>
          <w:rFonts w:asciiTheme="minorHAnsi" w:hAnsiTheme="minorHAnsi" w:cstheme="minorHAnsi"/>
          <w:sz w:val="20"/>
          <w:szCs w:val="20"/>
        </w:rPr>
        <w:t>6-week</w:t>
      </w:r>
      <w:r w:rsidRPr="004745FC">
        <w:rPr>
          <w:rFonts w:asciiTheme="minorHAnsi" w:hAnsiTheme="minorHAnsi" w:cstheme="minorHAnsi"/>
          <w:sz w:val="20"/>
          <w:szCs w:val="20"/>
        </w:rPr>
        <w:t xml:space="preserve"> clock will continue to tick.  If a patient cancels a diagnostic date due to being unwell, then this would count as </w:t>
      </w:r>
      <w:r w:rsidRPr="004745FC">
        <w:rPr>
          <w:rFonts w:asciiTheme="minorHAnsi" w:hAnsiTheme="minorHAnsi" w:cstheme="minorHAnsi"/>
          <w:color w:val="0070C0"/>
          <w:sz w:val="20"/>
          <w:szCs w:val="20"/>
        </w:rPr>
        <w:t xml:space="preserve">a </w:t>
      </w:r>
      <w:r w:rsidRPr="004745FC">
        <w:rPr>
          <w:rFonts w:asciiTheme="minorHAnsi" w:hAnsiTheme="minorHAnsi" w:cstheme="minorHAnsi"/>
          <w:b/>
          <w:color w:val="0070C0"/>
          <w:sz w:val="20"/>
          <w:szCs w:val="20"/>
        </w:rPr>
        <w:t>‘hospital cancellation’</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and should not result in discharge.</w:t>
      </w:r>
    </w:p>
    <w:p w14:paraId="265001AA" w14:textId="77777777" w:rsidR="000A58EB" w:rsidRPr="004745FC" w:rsidRDefault="000A58EB" w:rsidP="000A58EB">
      <w:pPr>
        <w:pStyle w:val="ListParagraph"/>
        <w:spacing w:after="0" w:line="240" w:lineRule="auto"/>
        <w:ind w:left="360"/>
        <w:rPr>
          <w:rFonts w:asciiTheme="minorHAnsi" w:hAnsiTheme="minorHAnsi" w:cstheme="minorHAnsi"/>
          <w:sz w:val="20"/>
          <w:szCs w:val="20"/>
        </w:rPr>
      </w:pPr>
    </w:p>
    <w:p w14:paraId="006B61A2" w14:textId="1A8592BD" w:rsidR="00233EDB"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There are no provisions to pause or suspend anywhere on a </w:t>
      </w:r>
      <w:r w:rsidR="00636043" w:rsidRPr="004745FC">
        <w:rPr>
          <w:rFonts w:asciiTheme="minorHAnsi" w:hAnsiTheme="minorHAnsi" w:cstheme="minorHAnsi"/>
          <w:sz w:val="20"/>
          <w:szCs w:val="20"/>
        </w:rPr>
        <w:t>6-week</w:t>
      </w:r>
      <w:r w:rsidR="00E46C98" w:rsidRPr="004745FC">
        <w:rPr>
          <w:rFonts w:asciiTheme="minorHAnsi" w:hAnsiTheme="minorHAnsi" w:cstheme="minorHAnsi"/>
          <w:sz w:val="20"/>
          <w:szCs w:val="20"/>
        </w:rPr>
        <w:t xml:space="preserve"> diagnostic</w:t>
      </w:r>
      <w:r w:rsidRPr="004745FC">
        <w:rPr>
          <w:rFonts w:asciiTheme="minorHAnsi" w:hAnsiTheme="minorHAnsi" w:cstheme="minorHAnsi"/>
          <w:sz w:val="20"/>
          <w:szCs w:val="20"/>
        </w:rPr>
        <w:t xml:space="preserve"> pathway</w:t>
      </w:r>
      <w:r w:rsidR="000A58EB">
        <w:rPr>
          <w:rFonts w:asciiTheme="minorHAnsi" w:hAnsiTheme="minorHAnsi" w:cstheme="minorHAnsi"/>
          <w:sz w:val="20"/>
          <w:szCs w:val="20"/>
        </w:rPr>
        <w:t>.</w:t>
      </w:r>
    </w:p>
    <w:p w14:paraId="5E5561E0" w14:textId="77777777" w:rsidR="000A58EB" w:rsidRPr="004745FC" w:rsidRDefault="000A58EB" w:rsidP="00C166D4">
      <w:pPr>
        <w:spacing w:after="0" w:line="240" w:lineRule="auto"/>
        <w:rPr>
          <w:rFonts w:asciiTheme="minorHAnsi" w:hAnsiTheme="minorHAnsi" w:cstheme="minorHAnsi"/>
          <w:sz w:val="20"/>
          <w:szCs w:val="20"/>
        </w:rPr>
      </w:pPr>
    </w:p>
    <w:p w14:paraId="328D2C50" w14:textId="77777777" w:rsidR="00E561B9" w:rsidRDefault="00E561B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All waiting lists should be validated regularly by Divisional teams, to ensure clinical safety, that patients on current waiting lists are fit and available for treatment, and that their data is accurate.</w:t>
      </w:r>
    </w:p>
    <w:p w14:paraId="5771780A" w14:textId="77777777" w:rsidR="000A58EB" w:rsidRDefault="000A58EB" w:rsidP="00C166D4">
      <w:pPr>
        <w:spacing w:after="0" w:line="240" w:lineRule="auto"/>
        <w:rPr>
          <w:rFonts w:asciiTheme="minorHAnsi" w:hAnsiTheme="minorHAnsi" w:cstheme="minorHAnsi"/>
          <w:sz w:val="20"/>
          <w:szCs w:val="20"/>
        </w:rPr>
      </w:pPr>
    </w:p>
    <w:p w14:paraId="0FB82E9D" w14:textId="77777777" w:rsidR="00E81E3F" w:rsidRDefault="00E81E3F" w:rsidP="00C166D4">
      <w:pPr>
        <w:spacing w:after="0" w:line="240" w:lineRule="auto"/>
        <w:rPr>
          <w:rFonts w:asciiTheme="minorHAnsi" w:hAnsiTheme="minorHAnsi" w:cstheme="minorHAnsi"/>
          <w:sz w:val="20"/>
          <w:szCs w:val="20"/>
        </w:rPr>
      </w:pPr>
    </w:p>
    <w:p w14:paraId="79F0B4D9" w14:textId="77777777" w:rsidR="00E81E3F" w:rsidRDefault="00E81E3F" w:rsidP="00C166D4">
      <w:pPr>
        <w:spacing w:after="0" w:line="240" w:lineRule="auto"/>
        <w:rPr>
          <w:rFonts w:asciiTheme="minorHAnsi" w:hAnsiTheme="minorHAnsi" w:cstheme="minorHAnsi"/>
          <w:sz w:val="20"/>
          <w:szCs w:val="20"/>
        </w:rPr>
      </w:pPr>
    </w:p>
    <w:p w14:paraId="78E6AAA7" w14:textId="77777777" w:rsidR="00E81E3F" w:rsidRDefault="00E81E3F" w:rsidP="00C166D4">
      <w:pPr>
        <w:spacing w:after="0" w:line="240" w:lineRule="auto"/>
        <w:rPr>
          <w:rFonts w:asciiTheme="minorHAnsi" w:hAnsiTheme="minorHAnsi" w:cstheme="minorHAnsi"/>
          <w:sz w:val="20"/>
          <w:szCs w:val="20"/>
        </w:rPr>
      </w:pPr>
    </w:p>
    <w:p w14:paraId="2D37B0E6" w14:textId="77777777" w:rsidR="00E81E3F" w:rsidRPr="004745FC" w:rsidRDefault="00E81E3F" w:rsidP="00C166D4">
      <w:pPr>
        <w:spacing w:after="0" w:line="240" w:lineRule="auto"/>
        <w:rPr>
          <w:rFonts w:asciiTheme="minorHAnsi" w:hAnsiTheme="minorHAnsi" w:cstheme="minorHAnsi"/>
          <w:sz w:val="20"/>
          <w:szCs w:val="20"/>
        </w:rPr>
      </w:pPr>
    </w:p>
    <w:p w14:paraId="6CE9D632" w14:textId="07AFEC27" w:rsidR="00AE0C29" w:rsidRDefault="000A58E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PART FIVE - MANAGING ELECTIVE ADMISSIONS</w:t>
      </w:r>
    </w:p>
    <w:p w14:paraId="2F92BA1B" w14:textId="77777777" w:rsidR="000A58EB" w:rsidRPr="004745FC" w:rsidRDefault="000A58EB" w:rsidP="00C166D4">
      <w:pPr>
        <w:pStyle w:val="Subtitle"/>
        <w:rPr>
          <w:rFonts w:asciiTheme="minorHAnsi" w:hAnsiTheme="minorHAnsi" w:cstheme="minorHAnsi"/>
          <w:color w:val="0070C0"/>
          <w:sz w:val="20"/>
        </w:rPr>
      </w:pPr>
    </w:p>
    <w:p w14:paraId="61CB3F66" w14:textId="6411C20A"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5.1</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Inpatients and Day Case Patients</w:t>
      </w:r>
    </w:p>
    <w:p w14:paraId="65292B59" w14:textId="77777777" w:rsidR="000A58EB" w:rsidRPr="004745FC" w:rsidRDefault="000A58EB" w:rsidP="00C166D4">
      <w:pPr>
        <w:pStyle w:val="Subtitle"/>
        <w:rPr>
          <w:rFonts w:asciiTheme="minorHAnsi" w:hAnsiTheme="minorHAnsi" w:cstheme="minorHAnsi"/>
          <w:color w:val="0070C0"/>
          <w:sz w:val="20"/>
        </w:rPr>
      </w:pPr>
    </w:p>
    <w:p w14:paraId="4D4C1E9F" w14:textId="2198F77B" w:rsidR="00AE0C29" w:rsidRPr="004745FC"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Patients requiring an elective admission for their treatment</w:t>
      </w:r>
      <w:r w:rsidR="00E46C98" w:rsidRPr="004745FC">
        <w:rPr>
          <w:rFonts w:asciiTheme="minorHAnsi" w:hAnsiTheme="minorHAnsi" w:cstheme="minorHAnsi"/>
          <w:b w:val="0"/>
          <w:sz w:val="20"/>
        </w:rPr>
        <w:t xml:space="preserve"> must be added to the appropriate waiting list within two working days from the date of decision to admit being made. </w:t>
      </w:r>
      <w:r w:rsidRPr="004745FC">
        <w:rPr>
          <w:rFonts w:asciiTheme="minorHAnsi" w:hAnsiTheme="minorHAnsi" w:cstheme="minorHAnsi"/>
          <w:b w:val="0"/>
          <w:sz w:val="20"/>
        </w:rPr>
        <w:t xml:space="preserve"> </w:t>
      </w:r>
      <w:r w:rsidR="003C76F0" w:rsidRPr="004745FC">
        <w:rPr>
          <w:rFonts w:asciiTheme="minorHAnsi" w:hAnsiTheme="minorHAnsi" w:cstheme="minorHAnsi"/>
          <w:b w:val="0"/>
          <w:sz w:val="20"/>
        </w:rPr>
        <w:t>The usual reason is that organisations providing directly bookable services have not made sufficient appointment slots available to e-RS.</w:t>
      </w:r>
      <w:r w:rsidRPr="004745FC">
        <w:rPr>
          <w:rFonts w:asciiTheme="minorHAnsi" w:hAnsiTheme="minorHAnsi" w:cstheme="minorHAnsi"/>
          <w:b w:val="0"/>
          <w:sz w:val="20"/>
        </w:rPr>
        <w:t xml:space="preserve"> admitted</w:t>
      </w:r>
      <w:r w:rsidR="00E46C98" w:rsidRPr="004745FC">
        <w:rPr>
          <w:rFonts w:asciiTheme="minorHAnsi" w:hAnsiTheme="minorHAnsi" w:cstheme="minorHAnsi"/>
          <w:b w:val="0"/>
          <w:sz w:val="20"/>
        </w:rPr>
        <w:t xml:space="preserve"> pathway can </w:t>
      </w:r>
      <w:r w:rsidR="000A58EB" w:rsidRPr="004745FC">
        <w:rPr>
          <w:rFonts w:asciiTheme="minorHAnsi" w:hAnsiTheme="minorHAnsi" w:cstheme="minorHAnsi"/>
          <w:b w:val="0"/>
          <w:sz w:val="20"/>
        </w:rPr>
        <w:t>be either</w:t>
      </w:r>
      <w:r w:rsidRPr="004745FC">
        <w:rPr>
          <w:rFonts w:asciiTheme="minorHAnsi" w:hAnsiTheme="minorHAnsi" w:cstheme="minorHAnsi"/>
          <w:b w:val="0"/>
          <w:sz w:val="20"/>
        </w:rPr>
        <w:t xml:space="preserve"> an inpatient</w:t>
      </w:r>
      <w:r w:rsidR="00E46C98" w:rsidRPr="004745FC">
        <w:rPr>
          <w:rFonts w:asciiTheme="minorHAnsi" w:hAnsiTheme="minorHAnsi" w:cstheme="minorHAnsi"/>
          <w:b w:val="0"/>
          <w:sz w:val="20"/>
        </w:rPr>
        <w:t xml:space="preserve"> episode</w:t>
      </w:r>
      <w:r w:rsidRPr="004745FC">
        <w:rPr>
          <w:rFonts w:asciiTheme="minorHAnsi" w:hAnsiTheme="minorHAnsi" w:cstheme="minorHAnsi"/>
          <w:b w:val="0"/>
          <w:sz w:val="20"/>
        </w:rPr>
        <w:t>, involving a stay of one or more nights, or as a day case, involving just a few hours in hospital. Admissions are usually made under the care of the Consultant who has looked after the patient since referral.  However</w:t>
      </w:r>
      <w:r w:rsidR="00E46C98" w:rsidRPr="004745FC">
        <w:rPr>
          <w:rFonts w:asciiTheme="minorHAnsi" w:hAnsiTheme="minorHAnsi" w:cstheme="minorHAnsi"/>
          <w:b w:val="0"/>
          <w:sz w:val="20"/>
        </w:rPr>
        <w:t>,</w:t>
      </w:r>
      <w:r w:rsidRPr="004745FC">
        <w:rPr>
          <w:rFonts w:asciiTheme="minorHAnsi" w:hAnsiTheme="minorHAnsi" w:cstheme="minorHAnsi"/>
          <w:b w:val="0"/>
          <w:sz w:val="20"/>
        </w:rPr>
        <w:t xml:space="preserve"> organisations can manage appropriate patients by offering the patient treatment sooner under the care of a different site, clinician or provider (mutual aid or independent sector).  Patients are entitled to decline the offer of treatment at another site and elect to wait to be treated at their local site.</w:t>
      </w:r>
    </w:p>
    <w:p w14:paraId="7C3F892F"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If a Patient Information Leaflet is available for the intended procedure, this should be given to the patient in clinic, included in patient correspondence or the patient should be informed where the information is held i.e. hard copy in clinic or on the Trust’s Hospital web page.</w:t>
      </w:r>
    </w:p>
    <w:p w14:paraId="2DD4B4B4" w14:textId="77777777" w:rsidR="000A58EB" w:rsidRPr="004745FC" w:rsidRDefault="000A58EB" w:rsidP="00C166D4">
      <w:pPr>
        <w:pStyle w:val="Subtitle"/>
        <w:rPr>
          <w:rFonts w:asciiTheme="minorHAnsi" w:hAnsiTheme="minorHAnsi" w:cstheme="minorHAnsi"/>
          <w:b w:val="0"/>
          <w:sz w:val="20"/>
        </w:rPr>
      </w:pPr>
    </w:p>
    <w:p w14:paraId="2C7EBE98" w14:textId="1635B29D" w:rsidR="00AE0C29" w:rsidRDefault="00233EDB"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5.2</w:t>
      </w:r>
      <w:r w:rsidR="001C3F02" w:rsidRPr="004745FC">
        <w:rPr>
          <w:rFonts w:asciiTheme="minorHAnsi" w:hAnsiTheme="minorHAnsi" w:cstheme="minorHAnsi"/>
          <w:b/>
          <w:bCs/>
          <w:color w:val="0070C0"/>
          <w:sz w:val="20"/>
          <w:szCs w:val="20"/>
        </w:rPr>
        <w:t xml:space="preserve"> </w:t>
      </w:r>
      <w:r w:rsidR="000A58EB" w:rsidRPr="004745FC">
        <w:rPr>
          <w:rFonts w:asciiTheme="minorHAnsi" w:hAnsiTheme="minorHAnsi" w:cstheme="minorHAnsi"/>
          <w:b/>
          <w:bCs/>
          <w:color w:val="0070C0"/>
          <w:sz w:val="20"/>
          <w:szCs w:val="20"/>
        </w:rPr>
        <w:t xml:space="preserve">Decision </w:t>
      </w:r>
      <w:r w:rsidR="00636043" w:rsidRPr="004745FC">
        <w:rPr>
          <w:rFonts w:asciiTheme="minorHAnsi" w:hAnsiTheme="minorHAnsi" w:cstheme="minorHAnsi"/>
          <w:b/>
          <w:bCs/>
          <w:color w:val="0070C0"/>
          <w:sz w:val="20"/>
          <w:szCs w:val="20"/>
        </w:rPr>
        <w:t>to</w:t>
      </w:r>
      <w:r w:rsidR="000A58EB" w:rsidRPr="004745FC">
        <w:rPr>
          <w:rFonts w:asciiTheme="minorHAnsi" w:hAnsiTheme="minorHAnsi" w:cstheme="minorHAnsi"/>
          <w:b/>
          <w:bCs/>
          <w:color w:val="0070C0"/>
          <w:sz w:val="20"/>
          <w:szCs w:val="20"/>
        </w:rPr>
        <w:t xml:space="preserve"> Add </w:t>
      </w:r>
      <w:r w:rsidR="00636043" w:rsidRPr="004745FC">
        <w:rPr>
          <w:rFonts w:asciiTheme="minorHAnsi" w:hAnsiTheme="minorHAnsi" w:cstheme="minorHAnsi"/>
          <w:b/>
          <w:bCs/>
          <w:color w:val="0070C0"/>
          <w:sz w:val="20"/>
          <w:szCs w:val="20"/>
        </w:rPr>
        <w:t>a</w:t>
      </w:r>
      <w:r w:rsidR="000A58EB" w:rsidRPr="004745FC">
        <w:rPr>
          <w:rFonts w:asciiTheme="minorHAnsi" w:hAnsiTheme="minorHAnsi" w:cstheme="minorHAnsi"/>
          <w:b/>
          <w:bCs/>
          <w:color w:val="0070C0"/>
          <w:sz w:val="20"/>
          <w:szCs w:val="20"/>
        </w:rPr>
        <w:t xml:space="preserve"> Patient </w:t>
      </w:r>
      <w:r w:rsidR="00636043" w:rsidRPr="004745FC">
        <w:rPr>
          <w:rFonts w:asciiTheme="minorHAnsi" w:hAnsiTheme="minorHAnsi" w:cstheme="minorHAnsi"/>
          <w:b/>
          <w:bCs/>
          <w:color w:val="0070C0"/>
          <w:sz w:val="20"/>
          <w:szCs w:val="20"/>
        </w:rPr>
        <w:t>to</w:t>
      </w:r>
      <w:r w:rsidR="000A58EB" w:rsidRPr="004745FC">
        <w:rPr>
          <w:rFonts w:asciiTheme="minorHAnsi" w:hAnsiTheme="minorHAnsi" w:cstheme="minorHAnsi"/>
          <w:b/>
          <w:bCs/>
          <w:color w:val="0070C0"/>
          <w:sz w:val="20"/>
          <w:szCs w:val="20"/>
        </w:rPr>
        <w:t xml:space="preserve"> The Waiting List </w:t>
      </w:r>
    </w:p>
    <w:p w14:paraId="3290E66F" w14:textId="77777777" w:rsidR="000A58EB" w:rsidRPr="004745FC" w:rsidRDefault="000A58EB" w:rsidP="00C166D4">
      <w:pPr>
        <w:pStyle w:val="Default"/>
        <w:rPr>
          <w:rFonts w:asciiTheme="minorHAnsi" w:hAnsiTheme="minorHAnsi" w:cstheme="minorHAnsi"/>
          <w:color w:val="0070C0"/>
          <w:sz w:val="20"/>
          <w:szCs w:val="20"/>
        </w:rPr>
      </w:pPr>
    </w:p>
    <w:p w14:paraId="1562A410" w14:textId="77777777" w:rsidR="00AE0C29" w:rsidRPr="004745FC" w:rsidRDefault="00AE0C29"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The decision to add patients to the waiting list must be made by the consultant or designated clinical member of the team.  The patient must have accepted the clinician’s advice on elective treatment prior to be added to the waiting list.  The clinician places an order for admission, at which point a scheduler has </w:t>
      </w:r>
      <w:r w:rsidR="00E46C98" w:rsidRPr="004745FC">
        <w:rPr>
          <w:rFonts w:asciiTheme="minorHAnsi" w:hAnsiTheme="minorHAnsi" w:cstheme="minorHAnsi"/>
          <w:sz w:val="20"/>
          <w:szCs w:val="20"/>
        </w:rPr>
        <w:t xml:space="preserve">two </w:t>
      </w:r>
      <w:r w:rsidRPr="004745FC">
        <w:rPr>
          <w:rFonts w:asciiTheme="minorHAnsi" w:hAnsiTheme="minorHAnsi" w:cstheme="minorHAnsi"/>
          <w:sz w:val="20"/>
          <w:szCs w:val="20"/>
        </w:rPr>
        <w:t>working days to add the patient to the inpatient waiting list.  It is the responsibility of the clinician (or designated clinical team member) to action the request (place the order) for the patient to enable them to be added to the waiting list.</w:t>
      </w:r>
    </w:p>
    <w:p w14:paraId="043CC14C" w14:textId="77777777" w:rsidR="00AE0C29" w:rsidRPr="004745FC" w:rsidRDefault="00AE0C29" w:rsidP="00C166D4">
      <w:pPr>
        <w:pStyle w:val="Default"/>
        <w:rPr>
          <w:rFonts w:asciiTheme="minorHAnsi" w:hAnsiTheme="minorHAnsi" w:cstheme="minorHAnsi"/>
          <w:sz w:val="20"/>
          <w:szCs w:val="20"/>
        </w:rPr>
      </w:pPr>
    </w:p>
    <w:p w14:paraId="29D03F07" w14:textId="77777777" w:rsidR="00AE0C29" w:rsidRDefault="00AE0C29"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Clinicians must make an assessment that the patient is clinically fit for the proposed surgical procedure and that routine pathway patients are available to be admitted. Patients who are not clinically fit for the proposed procedure should not be added to the waiting list and will need either to continue to be managed in outpatients or should be referred back to their GP for re-referral at a later date when clinically fit.  This may start a period of active monitoring if the patient needs further tests, reviews or treatment for underlying medical reasons stopping them from being fit for surgery. </w:t>
      </w:r>
    </w:p>
    <w:p w14:paraId="101861C2" w14:textId="77777777" w:rsidR="000A58EB" w:rsidRPr="004745FC" w:rsidRDefault="000A58EB" w:rsidP="00C166D4">
      <w:pPr>
        <w:pStyle w:val="Default"/>
        <w:rPr>
          <w:rFonts w:asciiTheme="minorHAnsi" w:hAnsiTheme="minorHAnsi" w:cstheme="minorHAnsi"/>
          <w:sz w:val="20"/>
          <w:szCs w:val="20"/>
        </w:rPr>
      </w:pPr>
    </w:p>
    <w:p w14:paraId="350EAEC9" w14:textId="77777777" w:rsidR="00AE0C29" w:rsidRPr="004745FC" w:rsidRDefault="00AE0C29"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Patients </w:t>
      </w:r>
      <w:r w:rsidRPr="004745FC">
        <w:rPr>
          <w:rFonts w:asciiTheme="minorHAnsi" w:hAnsiTheme="minorHAnsi" w:cstheme="minorHAnsi"/>
          <w:b/>
          <w:i/>
          <w:sz w:val="20"/>
          <w:szCs w:val="20"/>
        </w:rPr>
        <w:t>must not be added</w:t>
      </w:r>
      <w:r w:rsidRPr="004745FC">
        <w:rPr>
          <w:rFonts w:asciiTheme="minorHAnsi" w:hAnsiTheme="minorHAnsi" w:cstheme="minorHAnsi"/>
          <w:sz w:val="20"/>
          <w:szCs w:val="20"/>
        </w:rPr>
        <w:t xml:space="preserve"> to the elective admission list if: </w:t>
      </w:r>
    </w:p>
    <w:p w14:paraId="0F541430" w14:textId="77777777" w:rsidR="00AE0C29" w:rsidRPr="004745FC" w:rsidRDefault="00AE0C29" w:rsidP="00C166D4">
      <w:pPr>
        <w:pStyle w:val="Default"/>
        <w:rPr>
          <w:rFonts w:asciiTheme="minorHAnsi" w:hAnsiTheme="minorHAnsi" w:cstheme="minorHAnsi"/>
          <w:sz w:val="20"/>
          <w:szCs w:val="20"/>
        </w:rPr>
      </w:pPr>
    </w:p>
    <w:p w14:paraId="27972DA3" w14:textId="3B2C7933" w:rsidR="00AE0C29" w:rsidRPr="004745FC" w:rsidRDefault="00AE0C29" w:rsidP="00DC6539">
      <w:pPr>
        <w:pStyle w:val="Default"/>
        <w:numPr>
          <w:ilvl w:val="0"/>
          <w:numId w:val="20"/>
        </w:numPr>
        <w:rPr>
          <w:rFonts w:asciiTheme="minorHAnsi" w:hAnsiTheme="minorHAnsi" w:cstheme="minorHAnsi"/>
          <w:sz w:val="20"/>
          <w:szCs w:val="20"/>
        </w:rPr>
      </w:pPr>
      <w:r w:rsidRPr="004745FC">
        <w:rPr>
          <w:rFonts w:asciiTheme="minorHAnsi" w:hAnsiTheme="minorHAnsi" w:cstheme="minorHAnsi"/>
          <w:sz w:val="20"/>
          <w:szCs w:val="20"/>
        </w:rPr>
        <w:t xml:space="preserve">They are unfit for </w:t>
      </w:r>
      <w:r w:rsidR="00636043" w:rsidRPr="004745FC">
        <w:rPr>
          <w:rFonts w:asciiTheme="minorHAnsi" w:hAnsiTheme="minorHAnsi" w:cstheme="minorHAnsi"/>
          <w:sz w:val="20"/>
          <w:szCs w:val="20"/>
        </w:rPr>
        <w:t>procedure.</w:t>
      </w:r>
      <w:r w:rsidRPr="004745FC">
        <w:rPr>
          <w:rFonts w:asciiTheme="minorHAnsi" w:hAnsiTheme="minorHAnsi" w:cstheme="minorHAnsi"/>
          <w:sz w:val="20"/>
          <w:szCs w:val="20"/>
        </w:rPr>
        <w:t xml:space="preserve"> </w:t>
      </w:r>
    </w:p>
    <w:p w14:paraId="6DBE8288" w14:textId="77777777" w:rsidR="00AE0C29" w:rsidRPr="004745FC" w:rsidRDefault="00AE0C29" w:rsidP="00DC6539">
      <w:pPr>
        <w:pStyle w:val="Default"/>
        <w:numPr>
          <w:ilvl w:val="0"/>
          <w:numId w:val="20"/>
        </w:numPr>
        <w:rPr>
          <w:rFonts w:asciiTheme="minorHAnsi" w:hAnsiTheme="minorHAnsi" w:cstheme="minorHAnsi"/>
          <w:sz w:val="20"/>
          <w:szCs w:val="20"/>
        </w:rPr>
      </w:pPr>
      <w:r w:rsidRPr="004745FC">
        <w:rPr>
          <w:rFonts w:asciiTheme="minorHAnsi" w:hAnsiTheme="minorHAnsi" w:cstheme="minorHAnsi"/>
          <w:sz w:val="20"/>
          <w:szCs w:val="20"/>
        </w:rPr>
        <w:t xml:space="preserve">Not ready for the surgical phase of treatment </w:t>
      </w:r>
    </w:p>
    <w:p w14:paraId="40A27DB6" w14:textId="5C5E5EF9" w:rsidR="00AE0C29" w:rsidRPr="004745FC" w:rsidRDefault="00AE0C29" w:rsidP="00DC6539">
      <w:pPr>
        <w:pStyle w:val="Default"/>
        <w:numPr>
          <w:ilvl w:val="0"/>
          <w:numId w:val="20"/>
        </w:numPr>
        <w:rPr>
          <w:rFonts w:asciiTheme="minorHAnsi" w:hAnsiTheme="minorHAnsi" w:cstheme="minorHAnsi"/>
          <w:sz w:val="20"/>
          <w:szCs w:val="20"/>
        </w:rPr>
      </w:pPr>
      <w:r w:rsidRPr="004745FC">
        <w:rPr>
          <w:rFonts w:asciiTheme="minorHAnsi" w:hAnsiTheme="minorHAnsi" w:cstheme="minorHAnsi"/>
          <w:sz w:val="20"/>
          <w:szCs w:val="20"/>
        </w:rPr>
        <w:t xml:space="preserve">They need to lose weight/stop smoking /change lifestyle prior to </w:t>
      </w:r>
      <w:r w:rsidR="00636043" w:rsidRPr="004745FC">
        <w:rPr>
          <w:rFonts w:asciiTheme="minorHAnsi" w:hAnsiTheme="minorHAnsi" w:cstheme="minorHAnsi"/>
          <w:sz w:val="20"/>
          <w:szCs w:val="20"/>
        </w:rPr>
        <w:t>surgery.</w:t>
      </w:r>
      <w:r w:rsidRPr="004745FC">
        <w:rPr>
          <w:rFonts w:asciiTheme="minorHAnsi" w:hAnsiTheme="minorHAnsi" w:cstheme="minorHAnsi"/>
          <w:sz w:val="20"/>
          <w:szCs w:val="20"/>
        </w:rPr>
        <w:t xml:space="preserve"> </w:t>
      </w:r>
    </w:p>
    <w:p w14:paraId="34BD94F2" w14:textId="7AB993FA" w:rsidR="00AE0C29" w:rsidRPr="004745FC" w:rsidRDefault="00AE0C29" w:rsidP="00DC6539">
      <w:pPr>
        <w:pStyle w:val="Default"/>
        <w:numPr>
          <w:ilvl w:val="0"/>
          <w:numId w:val="20"/>
        </w:numPr>
        <w:rPr>
          <w:rFonts w:asciiTheme="minorHAnsi" w:hAnsiTheme="minorHAnsi" w:cstheme="minorHAnsi"/>
          <w:sz w:val="20"/>
          <w:szCs w:val="20"/>
        </w:rPr>
      </w:pPr>
      <w:r w:rsidRPr="004745FC">
        <w:rPr>
          <w:rFonts w:asciiTheme="minorHAnsi" w:hAnsiTheme="minorHAnsi" w:cstheme="minorHAnsi"/>
          <w:sz w:val="20"/>
          <w:szCs w:val="20"/>
        </w:rPr>
        <w:t xml:space="preserve">Funding has been declined for the intended </w:t>
      </w:r>
      <w:r w:rsidR="00636043" w:rsidRPr="004745FC">
        <w:rPr>
          <w:rFonts w:asciiTheme="minorHAnsi" w:hAnsiTheme="minorHAnsi" w:cstheme="minorHAnsi"/>
          <w:sz w:val="20"/>
          <w:szCs w:val="20"/>
        </w:rPr>
        <w:t>treatment,</w:t>
      </w:r>
      <w:r w:rsidRPr="004745FC">
        <w:rPr>
          <w:rFonts w:asciiTheme="minorHAnsi" w:hAnsiTheme="minorHAnsi" w:cstheme="minorHAnsi"/>
          <w:sz w:val="20"/>
          <w:szCs w:val="20"/>
        </w:rPr>
        <w:t xml:space="preserve"> or the patient does not fit criteria where funding is required. </w:t>
      </w:r>
    </w:p>
    <w:p w14:paraId="6807DBFB" w14:textId="39F255BA" w:rsidR="00AE0C29" w:rsidRPr="004745FC" w:rsidRDefault="00AE0C29" w:rsidP="00DC6539">
      <w:pPr>
        <w:pStyle w:val="Default"/>
        <w:numPr>
          <w:ilvl w:val="0"/>
          <w:numId w:val="20"/>
        </w:numPr>
        <w:rPr>
          <w:rFonts w:asciiTheme="minorHAnsi" w:hAnsiTheme="minorHAnsi" w:cstheme="minorHAnsi"/>
          <w:sz w:val="20"/>
          <w:szCs w:val="20"/>
        </w:rPr>
      </w:pPr>
      <w:r w:rsidRPr="004745FC">
        <w:rPr>
          <w:rFonts w:asciiTheme="minorHAnsi" w:hAnsiTheme="minorHAnsi" w:cstheme="minorHAnsi"/>
          <w:sz w:val="20"/>
          <w:szCs w:val="20"/>
        </w:rPr>
        <w:t xml:space="preserve">The patient does not have the capacity to consent to the </w:t>
      </w:r>
      <w:r w:rsidR="00636043" w:rsidRPr="004745FC">
        <w:rPr>
          <w:rFonts w:asciiTheme="minorHAnsi" w:hAnsiTheme="minorHAnsi" w:cstheme="minorHAnsi"/>
          <w:sz w:val="20"/>
          <w:szCs w:val="20"/>
        </w:rPr>
        <w:t>procedure.</w:t>
      </w:r>
      <w:r w:rsidRPr="004745FC">
        <w:rPr>
          <w:rFonts w:asciiTheme="minorHAnsi" w:hAnsiTheme="minorHAnsi" w:cstheme="minorHAnsi"/>
          <w:sz w:val="20"/>
          <w:szCs w:val="20"/>
        </w:rPr>
        <w:t xml:space="preserve"> </w:t>
      </w:r>
    </w:p>
    <w:p w14:paraId="108F24BF" w14:textId="77777777" w:rsidR="00AE0C29" w:rsidRPr="004745FC" w:rsidRDefault="00AE0C29" w:rsidP="00C166D4">
      <w:pPr>
        <w:pStyle w:val="Default"/>
        <w:rPr>
          <w:rFonts w:asciiTheme="minorHAnsi" w:hAnsiTheme="minorHAnsi" w:cstheme="minorHAnsi"/>
          <w:sz w:val="20"/>
          <w:szCs w:val="20"/>
        </w:rPr>
      </w:pPr>
    </w:p>
    <w:p w14:paraId="5E8170D4" w14:textId="748A5974" w:rsidR="00AE0C29" w:rsidRPr="004745FC" w:rsidRDefault="00AE0C29" w:rsidP="00C166D4">
      <w:pPr>
        <w:pStyle w:val="Default"/>
        <w:rPr>
          <w:rFonts w:asciiTheme="minorHAnsi" w:hAnsiTheme="minorHAnsi" w:cstheme="minorHAnsi"/>
          <w:sz w:val="20"/>
          <w:szCs w:val="20"/>
        </w:rPr>
      </w:pPr>
      <w:r w:rsidRPr="004745FC">
        <w:rPr>
          <w:rFonts w:asciiTheme="minorHAnsi" w:hAnsiTheme="minorHAnsi" w:cstheme="minorHAnsi"/>
          <w:sz w:val="20"/>
          <w:szCs w:val="20"/>
        </w:rPr>
        <w:t xml:space="preserve">Patients who are not able to be added to the waiting list should undergo a clinical review before a decision is made to either continue to manage the patient in outpatients or discharge back to their GP.  Patients self-reporting as clinically unfit with a </w:t>
      </w:r>
      <w:r w:rsidR="00636043" w:rsidRPr="004745FC">
        <w:rPr>
          <w:rFonts w:asciiTheme="minorHAnsi" w:hAnsiTheme="minorHAnsi" w:cstheme="minorHAnsi"/>
          <w:sz w:val="20"/>
          <w:szCs w:val="20"/>
        </w:rPr>
        <w:t>short-term</w:t>
      </w:r>
      <w:r w:rsidRPr="004745FC">
        <w:rPr>
          <w:rFonts w:asciiTheme="minorHAnsi" w:hAnsiTheme="minorHAnsi" w:cstheme="minorHAnsi"/>
          <w:sz w:val="20"/>
          <w:szCs w:val="20"/>
        </w:rPr>
        <w:t xml:space="preserve"> illness must be re-dated as soon as practicable. Patients self-reporting for a second time should be discussed with their clinical team and/pre-operative assessment service to ensure the patient is fit for surgery.  The removal of a patient from a waiting list must be a clinical </w:t>
      </w:r>
      <w:r w:rsidR="00636043" w:rsidRPr="004745FC">
        <w:rPr>
          <w:rFonts w:asciiTheme="minorHAnsi" w:hAnsiTheme="minorHAnsi" w:cstheme="minorHAnsi"/>
          <w:sz w:val="20"/>
          <w:szCs w:val="20"/>
        </w:rPr>
        <w:t>decision,</w:t>
      </w:r>
      <w:r w:rsidRPr="004745FC">
        <w:rPr>
          <w:rFonts w:asciiTheme="minorHAnsi" w:hAnsiTheme="minorHAnsi" w:cstheme="minorHAnsi"/>
          <w:sz w:val="20"/>
          <w:szCs w:val="20"/>
        </w:rPr>
        <w:t xml:space="preserve"> i.e. made by the patient’ consultant / clinical team. </w:t>
      </w:r>
    </w:p>
    <w:p w14:paraId="26D24CC2" w14:textId="77777777" w:rsidR="00AE0C29" w:rsidRPr="004745FC" w:rsidRDefault="00AE0C29" w:rsidP="00C166D4">
      <w:pPr>
        <w:pStyle w:val="Default"/>
        <w:rPr>
          <w:rFonts w:asciiTheme="minorHAnsi" w:hAnsiTheme="minorHAnsi" w:cstheme="minorHAnsi"/>
          <w:color w:val="0070C0"/>
          <w:sz w:val="20"/>
          <w:szCs w:val="20"/>
        </w:rPr>
      </w:pPr>
    </w:p>
    <w:p w14:paraId="6CD77CD9" w14:textId="77777777" w:rsidR="00AE0C29" w:rsidRPr="004745FC" w:rsidRDefault="00AE0C29" w:rsidP="00C166D4">
      <w:pPr>
        <w:pStyle w:val="Default"/>
        <w:rPr>
          <w:rFonts w:asciiTheme="minorHAnsi" w:hAnsiTheme="minorHAnsi" w:cstheme="minorHAnsi"/>
          <w:sz w:val="20"/>
          <w:szCs w:val="20"/>
        </w:rPr>
      </w:pPr>
      <w:r w:rsidRPr="004745FC">
        <w:rPr>
          <w:rFonts w:asciiTheme="minorHAnsi" w:hAnsiTheme="minorHAnsi" w:cstheme="minorHAnsi"/>
          <w:b/>
          <w:color w:val="0070C0"/>
          <w:sz w:val="20"/>
          <w:szCs w:val="20"/>
        </w:rPr>
        <w:t>ACTION for Clinician:</w:t>
      </w:r>
      <w:r w:rsidRPr="004745FC">
        <w:rPr>
          <w:rFonts w:asciiTheme="minorHAnsi" w:hAnsiTheme="minorHAnsi" w:cstheme="minorHAnsi"/>
          <w:color w:val="0070C0"/>
          <w:sz w:val="20"/>
          <w:szCs w:val="20"/>
        </w:rPr>
        <w:t xml:space="preserve"> </w:t>
      </w:r>
      <w:r w:rsidRPr="004745FC">
        <w:rPr>
          <w:rFonts w:asciiTheme="minorHAnsi" w:hAnsiTheme="minorHAnsi" w:cstheme="minorHAnsi"/>
          <w:sz w:val="20"/>
          <w:szCs w:val="20"/>
        </w:rPr>
        <w:t xml:space="preserve">Patient and Clinician agree treatment plan, patient is fit and ready to proceed, clinician completes eTCI card (including </w:t>
      </w:r>
      <w:r w:rsidR="00073778" w:rsidRPr="004745FC">
        <w:rPr>
          <w:rFonts w:asciiTheme="minorHAnsi" w:hAnsiTheme="minorHAnsi" w:cstheme="minorHAnsi"/>
          <w:sz w:val="20"/>
          <w:szCs w:val="20"/>
        </w:rPr>
        <w:t>clinica</w:t>
      </w:r>
      <w:r w:rsidRPr="004745FC">
        <w:rPr>
          <w:rFonts w:asciiTheme="minorHAnsi" w:hAnsiTheme="minorHAnsi" w:cstheme="minorHAnsi"/>
          <w:sz w:val="20"/>
          <w:szCs w:val="20"/>
        </w:rPr>
        <w:t>l prioritisation). If patient is not fit or available do not add to waiting list, continue to manage in outpatients until the patient is fit and ready to proceed.</w:t>
      </w:r>
    </w:p>
    <w:p w14:paraId="2F994E17" w14:textId="77777777" w:rsidR="000A58EB" w:rsidRDefault="000A58EB" w:rsidP="00C166D4">
      <w:pPr>
        <w:pStyle w:val="Default"/>
        <w:rPr>
          <w:rFonts w:asciiTheme="minorHAnsi" w:hAnsiTheme="minorHAnsi" w:cstheme="minorHAnsi"/>
          <w:b/>
          <w:color w:val="3476B1" w:themeColor="accent2" w:themeShade="BF"/>
          <w:sz w:val="20"/>
          <w:szCs w:val="20"/>
        </w:rPr>
      </w:pPr>
    </w:p>
    <w:p w14:paraId="21DD90E3" w14:textId="2F35F06B" w:rsidR="00AE0C29" w:rsidRPr="004745FC" w:rsidRDefault="00AE0C29" w:rsidP="00C166D4">
      <w:pPr>
        <w:pStyle w:val="Default"/>
        <w:rPr>
          <w:rFonts w:asciiTheme="minorHAnsi" w:hAnsiTheme="minorHAnsi" w:cstheme="minorHAnsi"/>
          <w:sz w:val="20"/>
          <w:szCs w:val="20"/>
        </w:rPr>
      </w:pPr>
      <w:r w:rsidRPr="004745FC">
        <w:rPr>
          <w:rFonts w:asciiTheme="minorHAnsi" w:hAnsiTheme="minorHAnsi" w:cstheme="minorHAnsi"/>
          <w:b/>
          <w:color w:val="3476B1" w:themeColor="accent2" w:themeShade="BF"/>
          <w:sz w:val="20"/>
          <w:szCs w:val="20"/>
        </w:rPr>
        <w:t xml:space="preserve">ACTION for </w:t>
      </w:r>
      <w:r w:rsidR="00414098">
        <w:rPr>
          <w:rFonts w:asciiTheme="minorHAnsi" w:hAnsiTheme="minorHAnsi" w:cstheme="minorHAnsi"/>
          <w:b/>
          <w:color w:val="3476B1" w:themeColor="accent2" w:themeShade="BF"/>
          <w:sz w:val="20"/>
          <w:szCs w:val="20"/>
        </w:rPr>
        <w:t>Administrative / booking</w:t>
      </w:r>
      <w:r w:rsidRPr="004745FC">
        <w:rPr>
          <w:rFonts w:asciiTheme="minorHAnsi" w:hAnsiTheme="minorHAnsi" w:cstheme="minorHAnsi"/>
          <w:b/>
          <w:color w:val="3476B1" w:themeColor="accent2" w:themeShade="BF"/>
          <w:sz w:val="20"/>
          <w:szCs w:val="20"/>
        </w:rPr>
        <w:t xml:space="preserve"> team:</w:t>
      </w:r>
      <w:r w:rsidRPr="004745FC">
        <w:rPr>
          <w:rFonts w:asciiTheme="minorHAnsi" w:hAnsiTheme="minorHAnsi" w:cstheme="minorHAnsi"/>
          <w:color w:val="3476B1" w:themeColor="accent2" w:themeShade="BF"/>
          <w:sz w:val="20"/>
          <w:szCs w:val="20"/>
        </w:rPr>
        <w:t xml:space="preserve">  </w:t>
      </w:r>
      <w:r w:rsidRPr="004745FC">
        <w:rPr>
          <w:rFonts w:asciiTheme="minorHAnsi" w:hAnsiTheme="minorHAnsi" w:cstheme="minorHAnsi"/>
          <w:sz w:val="20"/>
          <w:szCs w:val="20"/>
        </w:rPr>
        <w:t>Add eTCI card details to Trust system within two working days, ensure all relevant information is added to the WLE and linked to the correct referral.</w:t>
      </w:r>
    </w:p>
    <w:p w14:paraId="4C0C1846" w14:textId="31DB4A78" w:rsidR="00AE0C29" w:rsidRPr="004745FC" w:rsidRDefault="00D24954" w:rsidP="00C166D4">
      <w:pPr>
        <w:pStyle w:val="Default"/>
        <w:rPr>
          <w:rFonts w:asciiTheme="minorHAnsi" w:hAnsiTheme="minorHAnsi" w:cstheme="minorHAnsi"/>
          <w:sz w:val="20"/>
          <w:szCs w:val="20"/>
        </w:rPr>
      </w:pPr>
      <w:r w:rsidRPr="004745FC">
        <w:rPr>
          <w:rFonts w:asciiTheme="minorHAnsi" w:hAnsiTheme="minorHAnsi" w:cstheme="minorHAnsi"/>
          <w:noProof/>
          <w:sz w:val="20"/>
          <w:szCs w:val="20"/>
        </w:rPr>
        <mc:AlternateContent>
          <mc:Choice Requires="wps">
            <w:drawing>
              <wp:anchor distT="0" distB="0" distL="114300" distR="114300" simplePos="0" relativeHeight="251699200" behindDoc="0" locked="0" layoutInCell="1" allowOverlap="1" wp14:anchorId="1965E02E" wp14:editId="240C1249">
                <wp:simplePos x="0" y="0"/>
                <wp:positionH relativeFrom="margin">
                  <wp:align>right</wp:align>
                </wp:positionH>
                <wp:positionV relativeFrom="paragraph">
                  <wp:posOffset>126365</wp:posOffset>
                </wp:positionV>
                <wp:extent cx="6694937" cy="1276350"/>
                <wp:effectExtent l="0" t="0" r="10795" b="190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4937" cy="1276350"/>
                        </a:xfrm>
                        <a:prstGeom prst="rect">
                          <a:avLst/>
                        </a:prstGeom>
                        <a:solidFill>
                          <a:srgbClr val="FFFFFF"/>
                        </a:solidFill>
                        <a:ln w="19050">
                          <a:solidFill>
                            <a:srgbClr val="0070C0"/>
                          </a:solidFill>
                          <a:miter lim="800000"/>
                          <a:headEnd/>
                          <a:tailEnd/>
                        </a:ln>
                      </wps:spPr>
                      <wps:txbx>
                        <w:txbxContent>
                          <w:p w14:paraId="68C94E57" w14:textId="70577894" w:rsidR="009C5F5A" w:rsidRPr="006845E6" w:rsidRDefault="009C5F5A" w:rsidP="00AE0C29">
                            <w:pPr>
                              <w:spacing w:afterLines="200" w:after="480" w:line="240" w:lineRule="auto"/>
                              <w:rPr>
                                <w:rFonts w:asciiTheme="minorHAnsi" w:hAnsiTheme="minorHAnsi" w:cstheme="minorHAnsi"/>
                                <w:color w:val="0070C0"/>
                                <w:sz w:val="20"/>
                                <w:szCs w:val="20"/>
                              </w:rPr>
                            </w:pPr>
                            <w:r w:rsidRPr="006845E6">
                              <w:rPr>
                                <w:rFonts w:asciiTheme="minorHAnsi" w:hAnsiTheme="minorHAnsi" w:cstheme="minorHAnsi"/>
                                <w:b/>
                                <w:color w:val="0070C0"/>
                                <w:sz w:val="20"/>
                                <w:szCs w:val="20"/>
                              </w:rPr>
                              <w:t xml:space="preserve">Pathway scenario: Patient unfit/unavailable: </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 xml:space="preserve">Mr Smith has been seen in OP where the clinician has informed that he has a hernia and will need an operation.  Mr Smith informs the clinician that he has recently been diagnosed with a cardiac issue and is awaiting further information from the clinical team regarding his treatment plan.  The clinician should inform the Mr Smith that as he is currently unfit they will agree to defer adding the patient to a waiting list for the time being and he will be offered a PIFU to clinical review instead, the patient should be outcomed as PIFU to clinical review and provided with information on how to access an appointment when he has been declared as fit by the cardiac team.  If the clinician felt that the condition was </w:t>
                            </w:r>
                            <w:r w:rsidR="00EF3C79" w:rsidRPr="006845E6">
                              <w:rPr>
                                <w:rFonts w:asciiTheme="minorHAnsi" w:hAnsiTheme="minorHAnsi" w:cstheme="minorHAnsi"/>
                                <w:sz w:val="20"/>
                                <w:szCs w:val="20"/>
                              </w:rPr>
                              <w:t>serious,</w:t>
                            </w:r>
                            <w:r w:rsidRPr="006845E6">
                              <w:rPr>
                                <w:rFonts w:asciiTheme="minorHAnsi" w:hAnsiTheme="minorHAnsi" w:cstheme="minorHAnsi"/>
                                <w:sz w:val="20"/>
                                <w:szCs w:val="20"/>
                              </w:rPr>
                              <w:t xml:space="preserve"> they could agree to discharge back to GP until the patient is fit/available.</w:t>
                            </w:r>
                          </w:p>
                          <w:p w14:paraId="0DCF41D7" w14:textId="77777777" w:rsidR="009C5F5A" w:rsidRDefault="009C5F5A" w:rsidP="00AE0C2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65E02E" id="_x0000_s1036" type="#_x0000_t202" style="position:absolute;margin-left:475.95pt;margin-top:9.95pt;width:527.15pt;height:100.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" strokecolor="#0070c0" strokeweight="1.5pt">
                <v:textbox>
                  <w:txbxContent>
                    <w:p w14:paraId="68C94E57" w14:textId="70577894" w:rsidR="009C5F5A" w:rsidRPr="006845E6" w:rsidRDefault="009C5F5A" w:rsidP="00AE0C29">
                      <w:pPr>
                        <w:spacing w:afterLines="200" w:after="480" w:line="240" w:lineRule="auto"/>
                        <w:rPr>
                          <w:rFonts w:asciiTheme="minorHAnsi" w:hAnsiTheme="minorHAnsi" w:cstheme="minorHAnsi"/>
                          <w:color w:val="0070C0"/>
                          <w:sz w:val="20"/>
                          <w:szCs w:val="20"/>
                        </w:rPr>
                      </w:pPr>
                      <w:r w:rsidRPr="006845E6">
                        <w:rPr>
                          <w:rFonts w:asciiTheme="minorHAnsi" w:hAnsiTheme="minorHAnsi" w:cstheme="minorHAnsi"/>
                          <w:b/>
                          <w:color w:val="0070C0"/>
                          <w:sz w:val="20"/>
                          <w:szCs w:val="20"/>
                        </w:rPr>
                        <w:t xml:space="preserve">Pathway scenario: Patient unfit/unavailable: </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 xml:space="preserve">Mr Smith has been seen in OP where the clinician has informed that he has a hernia and will need an operation.  Mr Smith informs the clinician that he has recently been diagnosed with a cardiac issue and is awaiting further information from the clinical team regarding his treatment plan.  The clinician should inform the Mr Smith that as he is currently unfit they will agree to defer adding the patient to a waiting list for the time being and he will be offered a PIFU to clinical review instead, the patient should be outcomed as PIFU to clinical review and provided with information on how to access an appointment when he has been declared as fit by the cardiac team.  If the clinician felt that the condition was </w:t>
                      </w:r>
                      <w:r w:rsidR="00EF3C79" w:rsidRPr="006845E6">
                        <w:rPr>
                          <w:rFonts w:asciiTheme="minorHAnsi" w:hAnsiTheme="minorHAnsi" w:cstheme="minorHAnsi"/>
                          <w:sz w:val="20"/>
                          <w:szCs w:val="20"/>
                        </w:rPr>
                        <w:t>serious,</w:t>
                      </w:r>
                      <w:r w:rsidRPr="006845E6">
                        <w:rPr>
                          <w:rFonts w:asciiTheme="minorHAnsi" w:hAnsiTheme="minorHAnsi" w:cstheme="minorHAnsi"/>
                          <w:sz w:val="20"/>
                          <w:szCs w:val="20"/>
                        </w:rPr>
                        <w:t xml:space="preserve"> they could agree to discharge back to GP until the patient is fit/available.</w:t>
                      </w:r>
                    </w:p>
                    <w:p w14:paraId="0DCF41D7" w14:textId="77777777" w:rsidR="009C5F5A" w:rsidRDefault="009C5F5A" w:rsidP="00AE0C29"/>
                  </w:txbxContent>
                </v:textbox>
                <w10:wrap anchorx="margin"/>
              </v:shape>
            </w:pict>
          </mc:Fallback>
        </mc:AlternateContent>
      </w:r>
    </w:p>
    <w:p w14:paraId="070C1E09" w14:textId="5A20A809" w:rsidR="00AE0C29" w:rsidRPr="004745FC" w:rsidRDefault="00AE0C29" w:rsidP="00C166D4">
      <w:pPr>
        <w:pStyle w:val="Default"/>
        <w:rPr>
          <w:rFonts w:asciiTheme="minorHAnsi" w:hAnsiTheme="minorHAnsi" w:cstheme="minorHAnsi"/>
          <w:sz w:val="20"/>
          <w:szCs w:val="20"/>
        </w:rPr>
      </w:pPr>
    </w:p>
    <w:p w14:paraId="76E8E242" w14:textId="77777777" w:rsidR="00AE0C29" w:rsidRPr="004745FC" w:rsidRDefault="00AE0C29" w:rsidP="00C166D4">
      <w:pPr>
        <w:pStyle w:val="Default"/>
        <w:rPr>
          <w:rFonts w:asciiTheme="minorHAnsi" w:hAnsiTheme="minorHAnsi" w:cstheme="minorHAnsi"/>
          <w:sz w:val="20"/>
          <w:szCs w:val="20"/>
        </w:rPr>
      </w:pPr>
    </w:p>
    <w:p w14:paraId="5F3CF782" w14:textId="77777777" w:rsidR="00AE0C29" w:rsidRPr="004745FC" w:rsidRDefault="00AE0C29" w:rsidP="00C166D4">
      <w:pPr>
        <w:pStyle w:val="Default"/>
        <w:rPr>
          <w:rFonts w:asciiTheme="minorHAnsi" w:hAnsiTheme="minorHAnsi" w:cstheme="minorHAnsi"/>
          <w:sz w:val="20"/>
          <w:szCs w:val="20"/>
        </w:rPr>
      </w:pPr>
    </w:p>
    <w:p w14:paraId="40F0280B" w14:textId="77777777" w:rsidR="00AE0C29" w:rsidRPr="004745FC" w:rsidRDefault="00AE0C29" w:rsidP="00C166D4">
      <w:pPr>
        <w:pStyle w:val="Default"/>
        <w:rPr>
          <w:rFonts w:asciiTheme="minorHAnsi" w:hAnsiTheme="minorHAnsi" w:cstheme="minorHAnsi"/>
          <w:sz w:val="20"/>
          <w:szCs w:val="20"/>
        </w:rPr>
      </w:pPr>
    </w:p>
    <w:p w14:paraId="583D0476" w14:textId="77777777" w:rsidR="00AE0C29" w:rsidRPr="004745FC" w:rsidRDefault="00AE0C29" w:rsidP="00C166D4">
      <w:pPr>
        <w:pStyle w:val="Default"/>
        <w:rPr>
          <w:rFonts w:asciiTheme="minorHAnsi" w:hAnsiTheme="minorHAnsi" w:cstheme="minorHAnsi"/>
          <w:sz w:val="20"/>
          <w:szCs w:val="20"/>
        </w:rPr>
      </w:pPr>
    </w:p>
    <w:p w14:paraId="37E1143C" w14:textId="77777777" w:rsidR="00AE0C29" w:rsidRPr="004745FC" w:rsidRDefault="00AE0C29" w:rsidP="00C166D4">
      <w:pPr>
        <w:pStyle w:val="Default"/>
        <w:rPr>
          <w:rFonts w:asciiTheme="minorHAnsi" w:hAnsiTheme="minorHAnsi" w:cstheme="minorHAnsi"/>
          <w:sz w:val="20"/>
          <w:szCs w:val="20"/>
        </w:rPr>
      </w:pPr>
    </w:p>
    <w:p w14:paraId="50D214D1" w14:textId="77777777" w:rsidR="00AE0C29" w:rsidRPr="004745FC" w:rsidRDefault="00AE0C29" w:rsidP="00C166D4">
      <w:pPr>
        <w:pStyle w:val="Default"/>
        <w:rPr>
          <w:rFonts w:asciiTheme="minorHAnsi" w:hAnsiTheme="minorHAnsi" w:cstheme="minorHAnsi"/>
          <w:sz w:val="20"/>
          <w:szCs w:val="20"/>
        </w:rPr>
      </w:pPr>
    </w:p>
    <w:p w14:paraId="2AE11B54" w14:textId="77777777" w:rsidR="00902EE2" w:rsidRPr="004745FC" w:rsidRDefault="00902EE2" w:rsidP="00C166D4">
      <w:pPr>
        <w:pStyle w:val="Subtitle"/>
        <w:rPr>
          <w:rFonts w:asciiTheme="minorHAnsi" w:hAnsiTheme="minorHAnsi" w:cstheme="minorHAnsi"/>
          <w:color w:val="0070C0"/>
          <w:sz w:val="20"/>
        </w:rPr>
      </w:pPr>
    </w:p>
    <w:p w14:paraId="1261A09B" w14:textId="77777777" w:rsidR="000A58EB" w:rsidRDefault="000A58EB" w:rsidP="00C166D4">
      <w:pPr>
        <w:pStyle w:val="Subtitle"/>
        <w:rPr>
          <w:rFonts w:asciiTheme="minorHAnsi" w:hAnsiTheme="minorHAnsi" w:cstheme="minorHAnsi"/>
          <w:color w:val="0070C0"/>
          <w:sz w:val="20"/>
        </w:rPr>
      </w:pPr>
    </w:p>
    <w:p w14:paraId="03C8F2CF" w14:textId="5EDE1670" w:rsidR="00AE0C29" w:rsidRDefault="001C3F02"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233EDB" w:rsidRPr="004745FC">
        <w:rPr>
          <w:rFonts w:asciiTheme="minorHAnsi" w:hAnsiTheme="minorHAnsi" w:cstheme="minorHAnsi"/>
          <w:color w:val="0070C0"/>
          <w:sz w:val="20"/>
        </w:rPr>
        <w:t>3</w:t>
      </w:r>
      <w:r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 xml:space="preserve">Adding </w:t>
      </w:r>
      <w:r w:rsidR="000A58EB">
        <w:rPr>
          <w:rFonts w:asciiTheme="minorHAnsi" w:hAnsiTheme="minorHAnsi" w:cstheme="minorHAnsi"/>
          <w:color w:val="0070C0"/>
          <w:sz w:val="20"/>
        </w:rPr>
        <w:t>a</w:t>
      </w:r>
      <w:r w:rsidR="000A58EB" w:rsidRPr="004745FC">
        <w:rPr>
          <w:rFonts w:asciiTheme="minorHAnsi" w:hAnsiTheme="minorHAnsi" w:cstheme="minorHAnsi"/>
          <w:color w:val="0070C0"/>
          <w:sz w:val="20"/>
        </w:rPr>
        <w:t xml:space="preserve"> Patient </w:t>
      </w:r>
      <w:r w:rsidR="000A58EB">
        <w:rPr>
          <w:rFonts w:asciiTheme="minorHAnsi" w:hAnsiTheme="minorHAnsi" w:cstheme="minorHAnsi"/>
          <w:color w:val="0070C0"/>
          <w:sz w:val="20"/>
        </w:rPr>
        <w:t>t</w:t>
      </w:r>
      <w:r w:rsidR="000A58EB" w:rsidRPr="004745FC">
        <w:rPr>
          <w:rFonts w:asciiTheme="minorHAnsi" w:hAnsiTheme="minorHAnsi" w:cstheme="minorHAnsi"/>
          <w:color w:val="0070C0"/>
          <w:sz w:val="20"/>
        </w:rPr>
        <w:t xml:space="preserve">o </w:t>
      </w:r>
      <w:r w:rsidR="000A58EB">
        <w:rPr>
          <w:rFonts w:asciiTheme="minorHAnsi" w:hAnsiTheme="minorHAnsi" w:cstheme="minorHAnsi"/>
          <w:color w:val="0070C0"/>
          <w:sz w:val="20"/>
        </w:rPr>
        <w:t>a</w:t>
      </w:r>
      <w:r w:rsidR="000A58EB" w:rsidRPr="004745FC">
        <w:rPr>
          <w:rFonts w:asciiTheme="minorHAnsi" w:hAnsiTheme="minorHAnsi" w:cstheme="minorHAnsi"/>
          <w:color w:val="0070C0"/>
          <w:sz w:val="20"/>
        </w:rPr>
        <w:t>n Admitted Waiting List</w:t>
      </w:r>
    </w:p>
    <w:p w14:paraId="3820C61F" w14:textId="77777777" w:rsidR="000A58EB" w:rsidRPr="004745FC" w:rsidRDefault="000A58EB" w:rsidP="00C166D4">
      <w:pPr>
        <w:pStyle w:val="Subtitle"/>
        <w:rPr>
          <w:rFonts w:asciiTheme="minorHAnsi" w:hAnsiTheme="minorHAnsi" w:cstheme="minorHAnsi"/>
          <w:color w:val="0070C0"/>
          <w:sz w:val="20"/>
        </w:rPr>
      </w:pPr>
    </w:p>
    <w:p w14:paraId="4F179B55" w14:textId="77777777" w:rsidR="00AE0C29" w:rsidRPr="004745FC" w:rsidRDefault="00AE0C29" w:rsidP="00C166D4">
      <w:pPr>
        <w:spacing w:after="0" w:line="240" w:lineRule="auto"/>
        <w:rPr>
          <w:rFonts w:asciiTheme="minorHAnsi" w:hAnsiTheme="minorHAnsi" w:cstheme="minorHAnsi"/>
          <w:bCs/>
          <w:sz w:val="20"/>
          <w:szCs w:val="20"/>
        </w:rPr>
      </w:pPr>
      <w:r w:rsidRPr="004745FC">
        <w:rPr>
          <w:rFonts w:asciiTheme="minorHAnsi" w:hAnsiTheme="minorHAnsi" w:cstheme="minorHAnsi"/>
          <w:sz w:val="20"/>
          <w:szCs w:val="20"/>
        </w:rPr>
        <w:t xml:space="preserve">A decision to admit </w:t>
      </w:r>
      <w:r w:rsidRPr="004745FC">
        <w:rPr>
          <w:rFonts w:asciiTheme="minorHAnsi" w:hAnsiTheme="minorHAnsi" w:cstheme="minorHAnsi"/>
          <w:bCs/>
          <w:sz w:val="20"/>
          <w:szCs w:val="20"/>
        </w:rPr>
        <w:t xml:space="preserve">must be authorised by the clinician whose care the patient is under.  </w:t>
      </w:r>
      <w:r w:rsidRPr="004745FC">
        <w:rPr>
          <w:rFonts w:asciiTheme="minorHAnsi" w:hAnsiTheme="minorHAnsi" w:cstheme="minorHAnsi"/>
          <w:sz w:val="20"/>
          <w:szCs w:val="20"/>
        </w:rPr>
        <w:t xml:space="preserve">No patient should be added to the waiting list unless they are </w:t>
      </w:r>
      <w:r w:rsidRPr="004745FC">
        <w:rPr>
          <w:rFonts w:asciiTheme="minorHAnsi" w:hAnsiTheme="minorHAnsi" w:cstheme="minorHAnsi"/>
          <w:b/>
          <w:sz w:val="20"/>
          <w:szCs w:val="20"/>
        </w:rPr>
        <w:t>‘</w:t>
      </w:r>
      <w:r w:rsidRPr="004745FC">
        <w:rPr>
          <w:rFonts w:asciiTheme="minorHAnsi" w:hAnsiTheme="minorHAnsi" w:cstheme="minorHAnsi"/>
          <w:b/>
          <w:iCs/>
          <w:sz w:val="20"/>
          <w:szCs w:val="20"/>
        </w:rPr>
        <w:t>fit and available</w:t>
      </w:r>
      <w:r w:rsidRPr="004745FC">
        <w:rPr>
          <w:rFonts w:asciiTheme="minorHAnsi" w:hAnsiTheme="minorHAnsi" w:cstheme="minorHAnsi"/>
          <w:b/>
          <w:sz w:val="20"/>
          <w:szCs w:val="20"/>
        </w:rPr>
        <w:t>’</w:t>
      </w:r>
      <w:r w:rsidRPr="004745FC">
        <w:rPr>
          <w:rFonts w:asciiTheme="minorHAnsi" w:hAnsiTheme="minorHAnsi" w:cstheme="minorHAnsi"/>
          <w:i/>
          <w:iCs/>
          <w:sz w:val="20"/>
          <w:szCs w:val="20"/>
        </w:rPr>
        <w:t xml:space="preserve"> </w:t>
      </w:r>
      <w:r w:rsidRPr="004745FC">
        <w:rPr>
          <w:rFonts w:asciiTheme="minorHAnsi" w:hAnsiTheme="minorHAnsi" w:cstheme="minorHAnsi"/>
          <w:sz w:val="20"/>
          <w:szCs w:val="20"/>
        </w:rPr>
        <w:t>for surgery.  If they are not ‘fit and available’ they should be discharged back to their GP indicating the parameters that need to be met in order for the patient to be re-referred for surgery at a later date.</w:t>
      </w:r>
    </w:p>
    <w:p w14:paraId="57AEE531" w14:textId="77777777" w:rsidR="00AE0C29" w:rsidRDefault="00AE0C29" w:rsidP="00C166D4">
      <w:pPr>
        <w:spacing w:after="0" w:line="240" w:lineRule="auto"/>
        <w:rPr>
          <w:rFonts w:asciiTheme="minorHAnsi" w:hAnsiTheme="minorHAnsi" w:cstheme="minorHAnsi"/>
          <w:bCs/>
          <w:sz w:val="20"/>
          <w:szCs w:val="20"/>
        </w:rPr>
      </w:pPr>
      <w:r w:rsidRPr="004745FC">
        <w:rPr>
          <w:rFonts w:asciiTheme="minorHAnsi" w:hAnsiTheme="minorHAnsi" w:cstheme="minorHAnsi"/>
          <w:sz w:val="20"/>
          <w:szCs w:val="20"/>
        </w:rPr>
        <w:t xml:space="preserve">Patients who are unsure whether to accept the offer of treatment at the time of consultation should not be added to the waiting list until they have made a decision that they want to have the recommended surgery or treatment. Their RTT clock will stop as a patient-initiated active monitoring, and the clinician should agree an appropriate time period by which the patient should make their decision. If the patient subsequently decides to proceed with surgery, the </w:t>
      </w:r>
      <w:r w:rsidRPr="004745FC">
        <w:rPr>
          <w:rFonts w:asciiTheme="minorHAnsi" w:hAnsiTheme="minorHAnsi" w:cstheme="minorHAnsi"/>
          <w:bCs/>
          <w:sz w:val="20"/>
          <w:szCs w:val="20"/>
        </w:rPr>
        <w:t>‘date on waiting list’ should be recorded as the date the patient informed the Trust of their decision and the outcome on the referral should be ‘decision outside of clinic’. A new RTT clock will start at this date.</w:t>
      </w:r>
    </w:p>
    <w:p w14:paraId="045DD095" w14:textId="77777777" w:rsidR="000A58EB" w:rsidRPr="004745FC" w:rsidRDefault="000A58EB" w:rsidP="00C166D4">
      <w:pPr>
        <w:spacing w:after="0" w:line="240" w:lineRule="auto"/>
        <w:rPr>
          <w:rFonts w:asciiTheme="minorHAnsi" w:hAnsiTheme="minorHAnsi" w:cstheme="minorHAnsi"/>
          <w:bCs/>
          <w:sz w:val="20"/>
          <w:szCs w:val="20"/>
        </w:rPr>
      </w:pPr>
    </w:p>
    <w:p w14:paraId="6B9B766B" w14:textId="400CAD4F" w:rsidR="00AE0C29" w:rsidRDefault="00AE0C29" w:rsidP="00C166D4">
      <w:pPr>
        <w:spacing w:after="0" w:line="240" w:lineRule="auto"/>
        <w:rPr>
          <w:rFonts w:asciiTheme="minorHAnsi" w:hAnsiTheme="minorHAnsi" w:cstheme="minorHAnsi"/>
          <w:bCs/>
          <w:sz w:val="20"/>
          <w:szCs w:val="20"/>
        </w:rPr>
      </w:pPr>
      <w:r w:rsidRPr="004745FC">
        <w:rPr>
          <w:rFonts w:asciiTheme="minorHAnsi" w:hAnsiTheme="minorHAnsi" w:cstheme="minorHAnsi"/>
          <w:bCs/>
          <w:sz w:val="20"/>
          <w:szCs w:val="20"/>
        </w:rPr>
        <w:t>A Trust standard EPR referral</w:t>
      </w:r>
      <w:r w:rsidR="00E46C98" w:rsidRPr="004745FC">
        <w:rPr>
          <w:rFonts w:asciiTheme="minorHAnsi" w:hAnsiTheme="minorHAnsi" w:cstheme="minorHAnsi"/>
          <w:bCs/>
          <w:sz w:val="20"/>
          <w:szCs w:val="20"/>
        </w:rPr>
        <w:t>/ e</w:t>
      </w:r>
      <w:r w:rsidR="000A58EB">
        <w:rPr>
          <w:rFonts w:asciiTheme="minorHAnsi" w:hAnsiTheme="minorHAnsi" w:cstheme="minorHAnsi"/>
          <w:bCs/>
          <w:sz w:val="20"/>
          <w:szCs w:val="20"/>
        </w:rPr>
        <w:t>-</w:t>
      </w:r>
      <w:r w:rsidR="00E46C98" w:rsidRPr="004745FC">
        <w:rPr>
          <w:rFonts w:asciiTheme="minorHAnsi" w:hAnsiTheme="minorHAnsi" w:cstheme="minorHAnsi"/>
          <w:bCs/>
          <w:sz w:val="20"/>
          <w:szCs w:val="20"/>
        </w:rPr>
        <w:t>TCI form</w:t>
      </w:r>
      <w:r w:rsidRPr="004745FC">
        <w:rPr>
          <w:rFonts w:asciiTheme="minorHAnsi" w:hAnsiTheme="minorHAnsi" w:cstheme="minorHAnsi"/>
          <w:bCs/>
          <w:sz w:val="20"/>
          <w:szCs w:val="20"/>
        </w:rPr>
        <w:t xml:space="preserve"> must be completed for all patients where a decision to admit has been made and the patient has agreed to the procedure. EPR referrals must be sent to the appropriate admissions office at the end of each clinic or the next working day. </w:t>
      </w:r>
      <w:r w:rsidRPr="004745FC">
        <w:rPr>
          <w:rFonts w:asciiTheme="minorHAnsi" w:hAnsiTheme="minorHAnsi" w:cstheme="minorHAnsi"/>
          <w:sz w:val="20"/>
          <w:szCs w:val="20"/>
        </w:rPr>
        <w:t xml:space="preserve">Patients should be added to the waiting list within 48 hours of the ‘decision to treat’ date or the next working day. </w:t>
      </w:r>
      <w:r w:rsidRPr="004745FC">
        <w:rPr>
          <w:rFonts w:asciiTheme="minorHAnsi" w:hAnsiTheme="minorHAnsi" w:cstheme="minorHAnsi"/>
          <w:bCs/>
          <w:sz w:val="20"/>
          <w:szCs w:val="20"/>
        </w:rPr>
        <w:t>The ‘date on waiting list’ (DOWL) must be recorded as the same as the ‘decision to treat’ date and must not be altered.</w:t>
      </w:r>
    </w:p>
    <w:p w14:paraId="09D80A38" w14:textId="77777777" w:rsidR="000A58EB" w:rsidRPr="004745FC" w:rsidRDefault="000A58EB" w:rsidP="00C166D4">
      <w:pPr>
        <w:spacing w:after="0" w:line="240" w:lineRule="auto"/>
        <w:rPr>
          <w:rFonts w:asciiTheme="minorHAnsi" w:hAnsiTheme="minorHAnsi" w:cstheme="minorHAnsi"/>
          <w:bCs/>
          <w:sz w:val="20"/>
          <w:szCs w:val="20"/>
        </w:rPr>
      </w:pPr>
    </w:p>
    <w:p w14:paraId="461ADD1C" w14:textId="52C16904" w:rsidR="00AE0C29" w:rsidRDefault="00AE0C29" w:rsidP="00C166D4">
      <w:pPr>
        <w:spacing w:after="0" w:line="240" w:lineRule="auto"/>
        <w:rPr>
          <w:rFonts w:asciiTheme="minorHAnsi" w:hAnsiTheme="minorHAnsi" w:cstheme="minorHAnsi"/>
          <w:bCs/>
          <w:sz w:val="20"/>
          <w:szCs w:val="20"/>
        </w:rPr>
      </w:pPr>
      <w:r w:rsidRPr="004745FC">
        <w:rPr>
          <w:rFonts w:asciiTheme="minorHAnsi" w:hAnsiTheme="minorHAnsi" w:cstheme="minorHAnsi"/>
          <w:bCs/>
          <w:sz w:val="20"/>
          <w:szCs w:val="20"/>
        </w:rPr>
        <w:t>When adding patients to the waiting list the Admission Officer must check that the clinic outcome of the outpatient appointment where the decision to admit was made is “add to waiting list”. This prevents unknown clocks starts and ensures an accurate RTT time can be calculated for patients. This does not apply where the admission is for a diagnostic procedure.</w:t>
      </w:r>
      <w:r w:rsidR="00E46C98" w:rsidRPr="004745FC">
        <w:rPr>
          <w:rFonts w:asciiTheme="minorHAnsi" w:hAnsiTheme="minorHAnsi" w:cstheme="minorHAnsi"/>
          <w:bCs/>
          <w:sz w:val="20"/>
          <w:szCs w:val="20"/>
        </w:rPr>
        <w:t xml:space="preserve"> </w:t>
      </w:r>
    </w:p>
    <w:p w14:paraId="09CF0286" w14:textId="77777777" w:rsidR="000A58EB" w:rsidRPr="004745FC" w:rsidRDefault="000A58EB" w:rsidP="00C166D4">
      <w:pPr>
        <w:spacing w:after="0" w:line="240" w:lineRule="auto"/>
        <w:rPr>
          <w:rFonts w:asciiTheme="minorHAnsi" w:hAnsiTheme="minorHAnsi" w:cstheme="minorHAnsi"/>
          <w:bCs/>
          <w:sz w:val="20"/>
          <w:szCs w:val="20"/>
        </w:rPr>
      </w:pPr>
    </w:p>
    <w:p w14:paraId="5B9C73F5" w14:textId="191BDC04" w:rsidR="000A58EB"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In terms of the patient’s RTT clock, adding a patient to the inpatient or day case waiting will either: </w:t>
      </w:r>
    </w:p>
    <w:p w14:paraId="163CE943" w14:textId="77777777" w:rsidR="000A58EB" w:rsidRPr="004745FC" w:rsidRDefault="000A58EB" w:rsidP="00C166D4">
      <w:pPr>
        <w:spacing w:after="0" w:line="240" w:lineRule="auto"/>
        <w:rPr>
          <w:rFonts w:asciiTheme="minorHAnsi" w:hAnsiTheme="minorHAnsi" w:cstheme="minorHAnsi"/>
          <w:sz w:val="20"/>
          <w:szCs w:val="20"/>
        </w:rPr>
      </w:pPr>
    </w:p>
    <w:p w14:paraId="392ABE13" w14:textId="4DFFB5B4"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continue the RTT clock from the original referral received date</w:t>
      </w:r>
      <w:r w:rsidR="000A58EB">
        <w:rPr>
          <w:rFonts w:asciiTheme="minorHAnsi" w:hAnsiTheme="minorHAnsi" w:cstheme="minorHAnsi"/>
          <w:sz w:val="20"/>
          <w:szCs w:val="20"/>
          <w:lang w:eastAsia="en-GB"/>
        </w:rPr>
        <w:t>.</w:t>
      </w:r>
    </w:p>
    <w:p w14:paraId="37CABFC9" w14:textId="4323101D"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start a new RTT clock if the surgical procedure is a substantively new treatment plan which did not form part of the original treatment package, providing that either another definitive treatment or a period of active monitoring has already occurred. The RTT clock will stop upon admission.</w:t>
      </w:r>
    </w:p>
    <w:p w14:paraId="22CD6177" w14:textId="77777777" w:rsidR="000A58EB" w:rsidRPr="000A58EB" w:rsidRDefault="000A58EB" w:rsidP="000A58EB">
      <w:pPr>
        <w:tabs>
          <w:tab w:val="left" w:pos="851"/>
        </w:tabs>
        <w:spacing w:after="0" w:line="240" w:lineRule="auto"/>
        <w:ind w:left="360" w:right="-57"/>
        <w:rPr>
          <w:rFonts w:asciiTheme="minorHAnsi" w:hAnsiTheme="minorHAnsi" w:cstheme="minorHAnsi"/>
          <w:bCs/>
          <w:sz w:val="20"/>
          <w:szCs w:val="20"/>
          <w:lang w:eastAsia="en-GB"/>
        </w:rPr>
      </w:pPr>
    </w:p>
    <w:p w14:paraId="782C5689" w14:textId="64BBC059" w:rsidR="00E46C98" w:rsidRPr="000A58EB" w:rsidRDefault="004428B0" w:rsidP="00C166D4">
      <w:pPr>
        <w:pStyle w:val="Subtitle"/>
        <w:rPr>
          <w:rFonts w:asciiTheme="minorHAnsi" w:hAnsiTheme="minorHAnsi" w:cstheme="minorHAnsi"/>
          <w:b w:val="0"/>
          <w:bCs/>
          <w:color w:val="000000" w:themeColor="text1"/>
          <w:sz w:val="20"/>
        </w:rPr>
      </w:pPr>
      <w:r w:rsidRPr="000A58EB">
        <w:rPr>
          <w:rFonts w:asciiTheme="minorHAnsi" w:hAnsiTheme="minorHAnsi" w:cstheme="minorHAnsi"/>
          <w:b w:val="0"/>
          <w:bCs/>
          <w:color w:val="000000" w:themeColor="text1"/>
          <w:sz w:val="20"/>
        </w:rPr>
        <w:t xml:space="preserve">All waiting list should have </w:t>
      </w:r>
      <w:r w:rsidR="00472A79" w:rsidRPr="000A58EB">
        <w:rPr>
          <w:rFonts w:asciiTheme="minorHAnsi" w:hAnsiTheme="minorHAnsi" w:cstheme="minorHAnsi"/>
          <w:b w:val="0"/>
          <w:bCs/>
          <w:color w:val="000000" w:themeColor="text1"/>
          <w:sz w:val="20"/>
        </w:rPr>
        <w:t>prioritisation</w:t>
      </w:r>
      <w:r w:rsidRPr="000A58EB">
        <w:rPr>
          <w:rFonts w:asciiTheme="minorHAnsi" w:hAnsiTheme="minorHAnsi" w:cstheme="minorHAnsi"/>
          <w:b w:val="0"/>
          <w:bCs/>
          <w:color w:val="000000" w:themeColor="text1"/>
          <w:sz w:val="20"/>
        </w:rPr>
        <w:t xml:space="preserve"> added to the </w:t>
      </w:r>
      <w:r w:rsidR="00472A79" w:rsidRPr="000A58EB">
        <w:rPr>
          <w:rFonts w:asciiTheme="minorHAnsi" w:hAnsiTheme="minorHAnsi" w:cstheme="minorHAnsi"/>
          <w:b w:val="0"/>
          <w:bCs/>
          <w:color w:val="000000" w:themeColor="text1"/>
          <w:sz w:val="20"/>
        </w:rPr>
        <w:t>Waiting</w:t>
      </w:r>
      <w:r w:rsidRPr="000A58EB">
        <w:rPr>
          <w:rFonts w:asciiTheme="minorHAnsi" w:hAnsiTheme="minorHAnsi" w:cstheme="minorHAnsi"/>
          <w:b w:val="0"/>
          <w:bCs/>
          <w:color w:val="000000" w:themeColor="text1"/>
          <w:sz w:val="20"/>
        </w:rPr>
        <w:t xml:space="preserve"> list</w:t>
      </w:r>
      <w:r w:rsidR="000A58EB" w:rsidRPr="000A58EB">
        <w:rPr>
          <w:rFonts w:asciiTheme="minorHAnsi" w:hAnsiTheme="minorHAnsi" w:cstheme="minorHAnsi"/>
          <w:b w:val="0"/>
          <w:bCs/>
          <w:color w:val="000000" w:themeColor="text1"/>
          <w:sz w:val="20"/>
        </w:rPr>
        <w:t>.</w:t>
      </w:r>
    </w:p>
    <w:p w14:paraId="166EC7F2" w14:textId="77777777" w:rsidR="000A58EB" w:rsidRPr="004745FC" w:rsidRDefault="000A58EB" w:rsidP="00C166D4">
      <w:pPr>
        <w:pStyle w:val="Subtitle"/>
        <w:rPr>
          <w:rFonts w:asciiTheme="minorHAnsi" w:hAnsiTheme="minorHAnsi" w:cstheme="minorHAnsi"/>
          <w:color w:val="000000" w:themeColor="text1"/>
          <w:sz w:val="20"/>
        </w:rPr>
      </w:pPr>
    </w:p>
    <w:p w14:paraId="44D90C36" w14:textId="0318EA9F" w:rsidR="00B900C4" w:rsidRDefault="00B900C4"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sidRPr="004745FC">
        <w:rPr>
          <w:rFonts w:asciiTheme="minorHAnsi" w:hAnsiTheme="minorHAnsi" w:cstheme="minorHAnsi"/>
          <w:b/>
          <w:bCs/>
          <w:color w:val="0070C0"/>
          <w:sz w:val="20"/>
          <w:szCs w:val="20"/>
          <w:lang w:eastAsia="en-GB"/>
        </w:rPr>
        <w:t>5.3.1 Clinical Prioritisation of Surgical Waiting Lists</w:t>
      </w:r>
    </w:p>
    <w:p w14:paraId="73FD64D3" w14:textId="77777777" w:rsidR="000A58EB" w:rsidRPr="004745FC" w:rsidRDefault="000A58EB"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4DE311E2" w14:textId="3A3C617A" w:rsidR="00B900C4" w:rsidRPr="004745FC"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The clinical prioritisation programme is designed to support the prioritisation of waiting lists as part of the recovery of elective activity. The priority is to ensure that all patients on an admitted patient care pathway have been reviewed and clinically prioritised to support discussions with patients about their planned care, to give greater clarity of the number of patients awaiting procedures at each priority level, to inform service capacity planning, and support the booking of patients.</w:t>
      </w:r>
    </w:p>
    <w:p w14:paraId="1B31E1A5" w14:textId="77777777" w:rsidR="00B900C4" w:rsidRPr="004745FC"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63AA48E9" w14:textId="77777777" w:rsidR="00B900C4" w:rsidRPr="004745FC"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Waiting lists should be validated in two or three stages: </w:t>
      </w:r>
    </w:p>
    <w:p w14:paraId="16BC07E9" w14:textId="77777777" w:rsidR="00B900C4" w:rsidRPr="004745FC"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46883363" w14:textId="21B9B76A" w:rsidR="00B900C4" w:rsidRPr="000A58EB" w:rsidRDefault="00B900C4" w:rsidP="00DC6539">
      <w:pPr>
        <w:pStyle w:val="ListParagraph"/>
        <w:numPr>
          <w:ilvl w:val="0"/>
          <w:numId w:val="37"/>
        </w:numPr>
        <w:autoSpaceDE w:val="0"/>
        <w:autoSpaceDN w:val="0"/>
        <w:adjustRightInd w:val="0"/>
        <w:spacing w:after="0" w:line="240" w:lineRule="auto"/>
        <w:rPr>
          <w:rFonts w:asciiTheme="minorHAnsi" w:hAnsiTheme="minorHAnsi" w:cstheme="minorHAnsi"/>
          <w:color w:val="000000"/>
          <w:sz w:val="20"/>
          <w:szCs w:val="20"/>
          <w:lang w:eastAsia="en-GB"/>
        </w:rPr>
      </w:pPr>
      <w:r w:rsidRPr="000A58EB">
        <w:rPr>
          <w:rFonts w:asciiTheme="minorHAnsi" w:hAnsiTheme="minorHAnsi" w:cstheme="minorHAnsi"/>
          <w:color w:val="000000"/>
          <w:sz w:val="20"/>
          <w:szCs w:val="20"/>
          <w:lang w:eastAsia="en-GB"/>
        </w:rPr>
        <w:t xml:space="preserve">Technical validation: To ensure the waiting list is accurate and up to date. </w:t>
      </w:r>
    </w:p>
    <w:p w14:paraId="72282A37" w14:textId="293BADAB" w:rsidR="00B900C4" w:rsidRPr="000A58EB" w:rsidRDefault="00B900C4" w:rsidP="00DC6539">
      <w:pPr>
        <w:pStyle w:val="ListParagraph"/>
        <w:numPr>
          <w:ilvl w:val="0"/>
          <w:numId w:val="37"/>
        </w:numPr>
        <w:autoSpaceDE w:val="0"/>
        <w:autoSpaceDN w:val="0"/>
        <w:adjustRightInd w:val="0"/>
        <w:spacing w:after="0" w:line="240" w:lineRule="auto"/>
        <w:rPr>
          <w:rFonts w:asciiTheme="minorHAnsi" w:hAnsiTheme="minorHAnsi" w:cstheme="minorHAnsi"/>
          <w:color w:val="000000"/>
          <w:sz w:val="20"/>
          <w:szCs w:val="20"/>
          <w:lang w:eastAsia="en-GB"/>
        </w:rPr>
      </w:pPr>
      <w:r w:rsidRPr="000A58EB">
        <w:rPr>
          <w:rFonts w:asciiTheme="minorHAnsi" w:hAnsiTheme="minorHAnsi" w:cstheme="minorHAnsi"/>
          <w:color w:val="000000"/>
          <w:sz w:val="20"/>
          <w:szCs w:val="20"/>
          <w:lang w:eastAsia="en-GB"/>
        </w:rPr>
        <w:t xml:space="preserve">Patient discussion:  Patients are contacted by a locally determined competent team to establish their wishes. </w:t>
      </w:r>
    </w:p>
    <w:p w14:paraId="09E8643D" w14:textId="630A636C" w:rsidR="00B900C4" w:rsidRPr="000A58EB" w:rsidRDefault="00B900C4" w:rsidP="00DC6539">
      <w:pPr>
        <w:pStyle w:val="ListParagraph"/>
        <w:numPr>
          <w:ilvl w:val="0"/>
          <w:numId w:val="37"/>
        </w:numPr>
        <w:autoSpaceDE w:val="0"/>
        <w:autoSpaceDN w:val="0"/>
        <w:adjustRightInd w:val="0"/>
        <w:spacing w:after="0" w:line="240" w:lineRule="auto"/>
        <w:rPr>
          <w:rFonts w:asciiTheme="minorHAnsi" w:hAnsiTheme="minorHAnsi" w:cstheme="minorHAnsi"/>
          <w:color w:val="000000"/>
          <w:sz w:val="20"/>
          <w:szCs w:val="20"/>
          <w:lang w:eastAsia="en-GB"/>
        </w:rPr>
      </w:pPr>
      <w:r w:rsidRPr="000A58EB">
        <w:rPr>
          <w:rFonts w:asciiTheme="minorHAnsi" w:hAnsiTheme="minorHAnsi" w:cstheme="minorHAnsi"/>
          <w:color w:val="000000"/>
          <w:sz w:val="20"/>
          <w:szCs w:val="20"/>
          <w:lang w:eastAsia="en-GB"/>
        </w:rPr>
        <w:t xml:space="preserve">Clinical Validation: Via remote clinical consultation, for patients who wish to discuss their situation in more detail using shared decision making (SDM). </w:t>
      </w:r>
    </w:p>
    <w:p w14:paraId="335A2D23" w14:textId="77777777" w:rsidR="00B900C4" w:rsidRPr="004745FC" w:rsidRDefault="00B900C4"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25825B4D" w14:textId="5AB799CE" w:rsidR="00B900C4" w:rsidRDefault="00B900C4"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sidRPr="004745FC">
        <w:rPr>
          <w:rFonts w:asciiTheme="minorHAnsi" w:hAnsiTheme="minorHAnsi" w:cstheme="minorHAnsi"/>
          <w:b/>
          <w:bCs/>
          <w:color w:val="0070C0"/>
          <w:sz w:val="20"/>
          <w:szCs w:val="20"/>
          <w:lang w:eastAsia="en-GB"/>
        </w:rPr>
        <w:t xml:space="preserve">Example 1: </w:t>
      </w:r>
      <w:r w:rsidR="000A58EB" w:rsidRPr="004745FC">
        <w:rPr>
          <w:rFonts w:asciiTheme="minorHAnsi" w:hAnsiTheme="minorHAnsi" w:cstheme="minorHAnsi"/>
          <w:b/>
          <w:bCs/>
          <w:color w:val="0070C0"/>
          <w:sz w:val="20"/>
          <w:szCs w:val="20"/>
          <w:lang w:eastAsia="en-GB"/>
        </w:rPr>
        <w:t xml:space="preserve">clinical prioritisation </w:t>
      </w:r>
      <w:r w:rsidR="000A58EB">
        <w:rPr>
          <w:rFonts w:asciiTheme="minorHAnsi" w:hAnsiTheme="minorHAnsi" w:cstheme="minorHAnsi"/>
          <w:b/>
          <w:bCs/>
          <w:color w:val="0070C0"/>
          <w:sz w:val="20"/>
          <w:szCs w:val="20"/>
          <w:lang w:eastAsia="en-GB"/>
        </w:rPr>
        <w:t>d</w:t>
      </w:r>
      <w:r w:rsidRPr="004745FC">
        <w:rPr>
          <w:rFonts w:asciiTheme="minorHAnsi" w:hAnsiTheme="minorHAnsi" w:cstheme="minorHAnsi"/>
          <w:b/>
          <w:bCs/>
          <w:color w:val="0070C0"/>
          <w:sz w:val="20"/>
          <w:szCs w:val="20"/>
          <w:lang w:eastAsia="en-GB"/>
        </w:rPr>
        <w:t xml:space="preserve">etermines </w:t>
      </w:r>
      <w:r w:rsidR="000A58EB" w:rsidRPr="004745FC">
        <w:rPr>
          <w:rFonts w:asciiTheme="minorHAnsi" w:hAnsiTheme="minorHAnsi" w:cstheme="minorHAnsi"/>
          <w:b/>
          <w:bCs/>
          <w:color w:val="0070C0"/>
          <w:sz w:val="20"/>
          <w:szCs w:val="20"/>
          <w:lang w:eastAsia="en-GB"/>
        </w:rPr>
        <w:t>patient should not delay treatment</w:t>
      </w:r>
    </w:p>
    <w:p w14:paraId="7A268343" w14:textId="77777777" w:rsidR="000A58EB" w:rsidRPr="004745FC" w:rsidRDefault="000A58EB" w:rsidP="00C166D4">
      <w:pPr>
        <w:autoSpaceDE w:val="0"/>
        <w:autoSpaceDN w:val="0"/>
        <w:adjustRightInd w:val="0"/>
        <w:spacing w:after="0" w:line="240" w:lineRule="auto"/>
        <w:rPr>
          <w:rFonts w:asciiTheme="minorHAnsi" w:hAnsiTheme="minorHAnsi" w:cstheme="minorHAnsi"/>
          <w:b/>
          <w:bCs/>
          <w:color w:val="0070C0"/>
          <w:sz w:val="20"/>
          <w:szCs w:val="20"/>
          <w:lang w:eastAsia="en-GB"/>
        </w:rPr>
      </w:pPr>
    </w:p>
    <w:p w14:paraId="14F56CAC" w14:textId="77777777" w:rsidR="00B900C4"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Based on work by the Royal Colleges, patients who do not wish to delay treatment will be prioritised based on clinical review as follows: </w:t>
      </w:r>
    </w:p>
    <w:p w14:paraId="13BE6212" w14:textId="77777777" w:rsidR="000A58EB" w:rsidRPr="004745FC" w:rsidRDefault="000A58EB"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2656B1D7" w14:textId="2A521D88" w:rsidR="00B900C4" w:rsidRPr="004745FC"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P2: Procedure to be performed &lt; 1 month from </w:t>
      </w:r>
      <w:r w:rsidR="000A58EB" w:rsidRPr="004745FC">
        <w:rPr>
          <w:rFonts w:asciiTheme="minorHAnsi" w:hAnsiTheme="minorHAnsi" w:cstheme="minorHAnsi"/>
          <w:color w:val="000000"/>
          <w:sz w:val="20"/>
          <w:szCs w:val="20"/>
          <w:lang w:eastAsia="en-GB"/>
        </w:rPr>
        <w:t>review.</w:t>
      </w:r>
    </w:p>
    <w:p w14:paraId="66F15726" w14:textId="2813E7C7" w:rsidR="00B900C4" w:rsidRPr="004745FC"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P3: Procedure to be performed &lt; 3 months from </w:t>
      </w:r>
      <w:r w:rsidR="000A58EB" w:rsidRPr="004745FC">
        <w:rPr>
          <w:rFonts w:asciiTheme="minorHAnsi" w:hAnsiTheme="minorHAnsi" w:cstheme="minorHAnsi"/>
          <w:color w:val="000000"/>
          <w:sz w:val="20"/>
          <w:szCs w:val="20"/>
          <w:lang w:eastAsia="en-GB"/>
        </w:rPr>
        <w:t>review.</w:t>
      </w:r>
    </w:p>
    <w:p w14:paraId="53A94909" w14:textId="1F07BD37" w:rsidR="00B900C4" w:rsidRPr="004745FC"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r w:rsidRPr="004745FC">
        <w:rPr>
          <w:rFonts w:asciiTheme="minorHAnsi" w:hAnsiTheme="minorHAnsi" w:cstheme="minorHAnsi"/>
          <w:color w:val="000000"/>
          <w:sz w:val="20"/>
          <w:szCs w:val="20"/>
          <w:lang w:eastAsia="en-GB"/>
        </w:rPr>
        <w:t xml:space="preserve">P4: Procedure to be performed &gt; 3 months from </w:t>
      </w:r>
      <w:r w:rsidR="000A58EB" w:rsidRPr="004745FC">
        <w:rPr>
          <w:rFonts w:asciiTheme="minorHAnsi" w:hAnsiTheme="minorHAnsi" w:cstheme="minorHAnsi"/>
          <w:color w:val="000000"/>
          <w:sz w:val="20"/>
          <w:szCs w:val="20"/>
          <w:lang w:eastAsia="en-GB"/>
        </w:rPr>
        <w:t>review.</w:t>
      </w:r>
    </w:p>
    <w:p w14:paraId="2063BE41" w14:textId="77777777" w:rsidR="00B900C4" w:rsidRDefault="00B900C4"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26C2ADA8" w14:textId="77777777" w:rsidR="00E81E3F" w:rsidRDefault="00E81E3F"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565E97BD" w14:textId="77777777" w:rsidR="00E81E3F" w:rsidRDefault="00E81E3F"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642E8D3D" w14:textId="77777777" w:rsidR="00E81E3F" w:rsidRPr="004745FC" w:rsidRDefault="00E81E3F" w:rsidP="00C166D4">
      <w:pPr>
        <w:autoSpaceDE w:val="0"/>
        <w:autoSpaceDN w:val="0"/>
        <w:adjustRightInd w:val="0"/>
        <w:spacing w:after="0" w:line="240" w:lineRule="auto"/>
        <w:rPr>
          <w:rFonts w:asciiTheme="minorHAnsi" w:hAnsiTheme="minorHAnsi" w:cstheme="minorHAnsi"/>
          <w:color w:val="000000"/>
          <w:sz w:val="20"/>
          <w:szCs w:val="20"/>
          <w:lang w:eastAsia="en-GB"/>
        </w:rPr>
      </w:pPr>
    </w:p>
    <w:p w14:paraId="2D86913E" w14:textId="77777777" w:rsidR="00B900C4" w:rsidRDefault="00B900C4" w:rsidP="00C166D4">
      <w:pPr>
        <w:pStyle w:val="Default"/>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Example 2: Clinical Prioritisation determines patient would prefer to delay treatment and agreed clinically appropriate</w:t>
      </w:r>
    </w:p>
    <w:p w14:paraId="226E7AA4" w14:textId="77777777" w:rsidR="000A58EB" w:rsidRPr="004745FC" w:rsidRDefault="000A58EB" w:rsidP="00C166D4">
      <w:pPr>
        <w:pStyle w:val="Default"/>
        <w:rPr>
          <w:rFonts w:asciiTheme="minorHAnsi" w:hAnsiTheme="minorHAnsi" w:cstheme="minorHAnsi"/>
          <w:b/>
          <w:bCs/>
          <w:color w:val="0070C0"/>
          <w:sz w:val="20"/>
          <w:szCs w:val="20"/>
        </w:rPr>
      </w:pPr>
    </w:p>
    <w:p w14:paraId="1E7EB1E5" w14:textId="03607895" w:rsidR="00B900C4" w:rsidRPr="004745FC" w:rsidRDefault="00B900C4" w:rsidP="00C166D4">
      <w:pPr>
        <w:pStyle w:val="Default"/>
        <w:rPr>
          <w:rFonts w:asciiTheme="minorHAnsi" w:hAnsiTheme="minorHAnsi" w:cstheme="minorHAnsi"/>
          <w:sz w:val="20"/>
          <w:szCs w:val="20"/>
        </w:rPr>
      </w:pPr>
      <w:r w:rsidRPr="004745FC">
        <w:rPr>
          <w:rFonts w:asciiTheme="minorHAnsi" w:hAnsiTheme="minorHAnsi" w:cstheme="minorHAnsi"/>
          <w:sz w:val="20"/>
          <w:szCs w:val="20"/>
        </w:rPr>
        <w:t>Patients who have been offered two dates for treatment and have declined to accept for non-Covid</w:t>
      </w:r>
      <w:r w:rsidR="00CB1184" w:rsidRPr="004745FC">
        <w:rPr>
          <w:rFonts w:asciiTheme="minorHAnsi" w:hAnsiTheme="minorHAnsi" w:cstheme="minorHAnsi"/>
          <w:sz w:val="20"/>
          <w:szCs w:val="20"/>
        </w:rPr>
        <w:t xml:space="preserve"> </w:t>
      </w:r>
      <w:r w:rsidR="00636043" w:rsidRPr="004745FC">
        <w:rPr>
          <w:rFonts w:asciiTheme="minorHAnsi" w:hAnsiTheme="minorHAnsi" w:cstheme="minorHAnsi"/>
          <w:sz w:val="20"/>
          <w:szCs w:val="20"/>
        </w:rPr>
        <w:t>reasons but</w:t>
      </w:r>
      <w:r w:rsidRPr="004745FC">
        <w:rPr>
          <w:rFonts w:asciiTheme="minorHAnsi" w:hAnsiTheme="minorHAnsi" w:cstheme="minorHAnsi"/>
          <w:sz w:val="20"/>
          <w:szCs w:val="20"/>
        </w:rPr>
        <w:t xml:space="preserve"> still wish to remain on the waiting list will be coded as P6. This is if the reason given to continue to wait is not COVID-19 related. P6 to be assigned to patients who wish to defer treatment for “social” reasons.</w:t>
      </w:r>
    </w:p>
    <w:p w14:paraId="7D7B64C5" w14:textId="77777777" w:rsidR="00B900C4" w:rsidRDefault="00B900C4" w:rsidP="00C166D4">
      <w:pPr>
        <w:pStyle w:val="Default"/>
        <w:rPr>
          <w:rFonts w:asciiTheme="minorHAnsi" w:hAnsiTheme="minorHAnsi" w:cstheme="minorHAnsi"/>
          <w:b/>
          <w:bCs/>
          <w:color w:val="auto"/>
          <w:sz w:val="20"/>
          <w:szCs w:val="20"/>
        </w:rPr>
      </w:pPr>
    </w:p>
    <w:p w14:paraId="01D5DDD2" w14:textId="77777777" w:rsidR="00B900C4" w:rsidRDefault="00B900C4" w:rsidP="00C166D4">
      <w:pPr>
        <w:autoSpaceDE w:val="0"/>
        <w:autoSpaceDN w:val="0"/>
        <w:adjustRightInd w:val="0"/>
        <w:spacing w:after="0" w:line="240" w:lineRule="auto"/>
        <w:rPr>
          <w:rFonts w:asciiTheme="minorHAnsi" w:hAnsiTheme="minorHAnsi" w:cstheme="minorHAnsi"/>
          <w:b/>
          <w:bCs/>
          <w:color w:val="0070C0"/>
          <w:sz w:val="20"/>
          <w:szCs w:val="20"/>
          <w:lang w:eastAsia="en-GB"/>
        </w:rPr>
      </w:pPr>
      <w:r w:rsidRPr="004745FC">
        <w:rPr>
          <w:rFonts w:asciiTheme="minorHAnsi" w:hAnsiTheme="minorHAnsi" w:cstheme="minorHAnsi"/>
          <w:b/>
          <w:bCs/>
          <w:color w:val="0070C0"/>
          <w:sz w:val="20"/>
          <w:szCs w:val="20"/>
          <w:lang w:eastAsia="en-GB"/>
        </w:rPr>
        <w:t>Best Practice</w:t>
      </w:r>
    </w:p>
    <w:p w14:paraId="63C55F68" w14:textId="77777777" w:rsidR="000A58EB" w:rsidRPr="004745FC" w:rsidRDefault="000A58EB" w:rsidP="00C166D4">
      <w:pPr>
        <w:autoSpaceDE w:val="0"/>
        <w:autoSpaceDN w:val="0"/>
        <w:adjustRightInd w:val="0"/>
        <w:spacing w:after="0" w:line="240" w:lineRule="auto"/>
        <w:rPr>
          <w:rFonts w:asciiTheme="minorHAnsi" w:hAnsiTheme="minorHAnsi" w:cstheme="minorHAnsi"/>
          <w:color w:val="0070C0"/>
          <w:sz w:val="20"/>
          <w:szCs w:val="20"/>
          <w:lang w:eastAsia="en-GB"/>
        </w:rPr>
      </w:pPr>
    </w:p>
    <w:p w14:paraId="04AB6555" w14:textId="77777777" w:rsidR="00B900C4" w:rsidRPr="004745FC" w:rsidRDefault="00B900C4" w:rsidP="00C166D4">
      <w:pPr>
        <w:pStyle w:val="Default"/>
        <w:rPr>
          <w:rFonts w:asciiTheme="minorHAnsi" w:hAnsiTheme="minorHAnsi" w:cstheme="minorHAnsi"/>
          <w:color w:val="0070C0"/>
          <w:sz w:val="20"/>
          <w:szCs w:val="20"/>
        </w:rPr>
      </w:pPr>
      <w:r w:rsidRPr="004745FC">
        <w:rPr>
          <w:rFonts w:asciiTheme="minorHAnsi" w:hAnsiTheme="minorHAnsi" w:cstheme="minorHAnsi"/>
          <w:sz w:val="20"/>
          <w:szCs w:val="20"/>
        </w:rPr>
        <w:t xml:space="preserve">NHSE/I have published a suite of guidance setting out core principles to be applied to all patient communications, these include enabling shared decision making and using clear, accessible and easy to understand language. The guidance, along with an aide memoire and template patient letters, can be found online here: </w:t>
      </w:r>
      <w:hyperlink r:id="rId19" w:history="1">
        <w:r w:rsidRPr="000A58EB">
          <w:rPr>
            <w:rStyle w:val="Hyperlink"/>
            <w:rFonts w:asciiTheme="minorHAnsi" w:hAnsiTheme="minorHAnsi" w:cstheme="minorHAnsi"/>
            <w:color w:val="0070C0"/>
            <w:sz w:val="20"/>
            <w:szCs w:val="20"/>
            <w:u w:val="none"/>
          </w:rPr>
          <w:t>https://www.england.nhs.uk/coronavirus/publication/good-communication-with-patients/</w:t>
        </w:r>
      </w:hyperlink>
    </w:p>
    <w:p w14:paraId="73745DDA" w14:textId="77777777" w:rsidR="00E81E3F" w:rsidRDefault="00E81E3F" w:rsidP="00C166D4">
      <w:pPr>
        <w:pStyle w:val="Subtitle"/>
        <w:rPr>
          <w:rFonts w:asciiTheme="minorHAnsi" w:hAnsiTheme="minorHAnsi" w:cstheme="minorHAnsi"/>
          <w:color w:val="0070C0"/>
          <w:sz w:val="20"/>
        </w:rPr>
      </w:pPr>
    </w:p>
    <w:p w14:paraId="5800C1C6" w14:textId="68ED521F"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5.3</w:t>
      </w:r>
      <w:r w:rsidR="001C3F02" w:rsidRPr="004745FC">
        <w:rPr>
          <w:rFonts w:asciiTheme="minorHAnsi" w:hAnsiTheme="minorHAnsi" w:cstheme="minorHAnsi"/>
          <w:color w:val="0070C0"/>
          <w:sz w:val="20"/>
        </w:rPr>
        <w:t>.</w:t>
      </w:r>
      <w:r w:rsidR="00B900C4" w:rsidRPr="004745FC">
        <w:rPr>
          <w:rFonts w:asciiTheme="minorHAnsi" w:hAnsiTheme="minorHAnsi" w:cstheme="minorHAnsi"/>
          <w:color w:val="0070C0"/>
          <w:sz w:val="20"/>
        </w:rPr>
        <w:t>2</w:t>
      </w:r>
      <w:r w:rsidR="001C3F02" w:rsidRPr="004745FC">
        <w:rPr>
          <w:rFonts w:asciiTheme="minorHAnsi" w:hAnsiTheme="minorHAnsi" w:cstheme="minorHAnsi"/>
          <w:color w:val="0070C0"/>
          <w:sz w:val="20"/>
        </w:rPr>
        <w:t xml:space="preserve"> </w:t>
      </w:r>
      <w:r w:rsidR="00AE0C29" w:rsidRPr="004745FC">
        <w:rPr>
          <w:rFonts w:asciiTheme="minorHAnsi" w:hAnsiTheme="minorHAnsi" w:cstheme="minorHAnsi"/>
          <w:color w:val="0070C0"/>
          <w:sz w:val="20"/>
        </w:rPr>
        <w:t>Admission Type</w:t>
      </w:r>
    </w:p>
    <w:p w14:paraId="6818B4E2" w14:textId="77777777" w:rsidR="000A58EB" w:rsidRPr="004745FC" w:rsidRDefault="000A58EB" w:rsidP="00C166D4">
      <w:pPr>
        <w:pStyle w:val="Subtitle"/>
        <w:rPr>
          <w:rFonts w:asciiTheme="minorHAnsi" w:hAnsiTheme="minorHAnsi" w:cstheme="minorHAnsi"/>
          <w:color w:val="0070C0"/>
          <w:sz w:val="20"/>
        </w:rPr>
      </w:pPr>
    </w:p>
    <w:p w14:paraId="3016BA73"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Elective booked waiting patients and elective planned waiting patients are listed separately but both groups of patients should be managed in line with this policy.</w:t>
      </w:r>
    </w:p>
    <w:p w14:paraId="31545EED" w14:textId="77777777" w:rsidR="000A58EB" w:rsidRPr="004745FC" w:rsidRDefault="000A58EB" w:rsidP="00C166D4">
      <w:pPr>
        <w:spacing w:after="0" w:line="240" w:lineRule="auto"/>
        <w:rPr>
          <w:rFonts w:asciiTheme="minorHAnsi" w:hAnsiTheme="minorHAnsi" w:cstheme="minorHAnsi"/>
          <w:sz w:val="20"/>
          <w:szCs w:val="20"/>
        </w:rPr>
      </w:pPr>
    </w:p>
    <w:p w14:paraId="72FB885E" w14:textId="5B25610B"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B900C4" w:rsidRPr="004745FC">
        <w:rPr>
          <w:rFonts w:asciiTheme="minorHAnsi" w:hAnsiTheme="minorHAnsi" w:cstheme="minorHAnsi"/>
          <w:color w:val="0070C0"/>
          <w:sz w:val="20"/>
        </w:rPr>
        <w:t>3</w:t>
      </w:r>
      <w:r w:rsidR="001C3F02" w:rsidRPr="004745FC">
        <w:rPr>
          <w:rFonts w:asciiTheme="minorHAnsi" w:hAnsiTheme="minorHAnsi" w:cstheme="minorHAnsi"/>
          <w:color w:val="0070C0"/>
          <w:sz w:val="20"/>
        </w:rPr>
        <w:t>.</w:t>
      </w:r>
      <w:r w:rsidR="00B900C4" w:rsidRPr="004745FC">
        <w:rPr>
          <w:rFonts w:asciiTheme="minorHAnsi" w:hAnsiTheme="minorHAnsi" w:cstheme="minorHAnsi"/>
          <w:color w:val="0070C0"/>
          <w:sz w:val="20"/>
        </w:rPr>
        <w:t>3</w:t>
      </w:r>
      <w:r w:rsidR="001C3F02" w:rsidRPr="004745FC">
        <w:rPr>
          <w:rFonts w:asciiTheme="minorHAnsi" w:hAnsiTheme="minorHAnsi" w:cstheme="minorHAnsi"/>
          <w:color w:val="0070C0"/>
          <w:sz w:val="20"/>
        </w:rPr>
        <w:t xml:space="preserve"> </w:t>
      </w:r>
      <w:r w:rsidR="00AE0C29" w:rsidRPr="004745FC">
        <w:rPr>
          <w:rFonts w:asciiTheme="minorHAnsi" w:hAnsiTheme="minorHAnsi" w:cstheme="minorHAnsi"/>
          <w:color w:val="0070C0"/>
          <w:sz w:val="20"/>
        </w:rPr>
        <w:t>Elective Booked</w:t>
      </w:r>
    </w:p>
    <w:p w14:paraId="5028E060" w14:textId="77777777" w:rsidR="000A58EB" w:rsidRPr="004745FC" w:rsidRDefault="000A58EB" w:rsidP="00C166D4">
      <w:pPr>
        <w:pStyle w:val="Subtitle"/>
        <w:rPr>
          <w:rFonts w:asciiTheme="minorHAnsi" w:hAnsiTheme="minorHAnsi" w:cstheme="minorHAnsi"/>
          <w:color w:val="0070C0"/>
          <w:sz w:val="20"/>
        </w:rPr>
      </w:pPr>
    </w:p>
    <w:p w14:paraId="36AB8000"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All patients where a decision to admit has been made should be added to an elective booked waiting list unless they met the criteria of an elective planned patient (see below).</w:t>
      </w:r>
    </w:p>
    <w:p w14:paraId="3ED40E7A" w14:textId="77777777" w:rsidR="000A58EB" w:rsidRPr="004745FC" w:rsidRDefault="000A58EB" w:rsidP="00C166D4">
      <w:pPr>
        <w:spacing w:after="0" w:line="240" w:lineRule="auto"/>
        <w:rPr>
          <w:rFonts w:asciiTheme="minorHAnsi" w:hAnsiTheme="minorHAnsi" w:cstheme="minorHAnsi"/>
          <w:sz w:val="20"/>
          <w:szCs w:val="20"/>
        </w:rPr>
      </w:pPr>
    </w:p>
    <w:p w14:paraId="6C5A5198" w14:textId="407D582D"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5.3</w:t>
      </w:r>
      <w:r w:rsidR="001C3F02" w:rsidRPr="004745FC">
        <w:rPr>
          <w:rFonts w:asciiTheme="minorHAnsi" w:hAnsiTheme="minorHAnsi" w:cstheme="minorHAnsi"/>
          <w:color w:val="0070C0"/>
          <w:sz w:val="20"/>
        </w:rPr>
        <w:t>.</w:t>
      </w:r>
      <w:r w:rsidR="00B900C4" w:rsidRPr="004745FC">
        <w:rPr>
          <w:rFonts w:asciiTheme="minorHAnsi" w:hAnsiTheme="minorHAnsi" w:cstheme="minorHAnsi"/>
          <w:color w:val="0070C0"/>
          <w:sz w:val="20"/>
        </w:rPr>
        <w:t>4</w:t>
      </w:r>
      <w:r w:rsidR="001C3F02" w:rsidRPr="004745FC">
        <w:rPr>
          <w:rFonts w:asciiTheme="minorHAnsi" w:hAnsiTheme="minorHAnsi" w:cstheme="minorHAnsi"/>
          <w:color w:val="0070C0"/>
          <w:sz w:val="20"/>
        </w:rPr>
        <w:t xml:space="preserve"> </w:t>
      </w:r>
      <w:r w:rsidR="00AE0C29" w:rsidRPr="004745FC">
        <w:rPr>
          <w:rFonts w:asciiTheme="minorHAnsi" w:hAnsiTheme="minorHAnsi" w:cstheme="minorHAnsi"/>
          <w:color w:val="0070C0"/>
          <w:sz w:val="20"/>
        </w:rPr>
        <w:t>Elective Planned</w:t>
      </w:r>
    </w:p>
    <w:p w14:paraId="69434E90" w14:textId="77777777" w:rsidR="000A58EB" w:rsidRPr="004745FC" w:rsidRDefault="000A58EB" w:rsidP="00C166D4">
      <w:pPr>
        <w:pStyle w:val="Subtitle"/>
        <w:rPr>
          <w:rFonts w:asciiTheme="minorHAnsi" w:hAnsiTheme="minorHAnsi" w:cstheme="minorHAnsi"/>
          <w:color w:val="0070C0"/>
          <w:sz w:val="20"/>
        </w:rPr>
      </w:pPr>
    </w:p>
    <w:p w14:paraId="21055C67" w14:textId="77777777" w:rsidR="000A58EB"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Patients needing treatment carried out a specific time or repeated at a specific frequency should be added to a </w:t>
      </w:r>
      <w:r w:rsidRPr="004745FC">
        <w:rPr>
          <w:rFonts w:asciiTheme="minorHAnsi" w:hAnsiTheme="minorHAnsi" w:cstheme="minorHAnsi"/>
          <w:b/>
          <w:iCs/>
          <w:sz w:val="20"/>
          <w:szCs w:val="20"/>
        </w:rPr>
        <w:t>Planned Waiting List</w:t>
      </w:r>
      <w:r w:rsidRPr="004745FC">
        <w:rPr>
          <w:rFonts w:asciiTheme="minorHAnsi" w:hAnsiTheme="minorHAnsi" w:cstheme="minorHAnsi"/>
          <w:sz w:val="20"/>
          <w:szCs w:val="20"/>
        </w:rPr>
        <w:t xml:space="preserve"> rather than the elective booked RTT waiting list. </w:t>
      </w:r>
    </w:p>
    <w:p w14:paraId="2B380EF7" w14:textId="77777777" w:rsidR="000A58EB" w:rsidRDefault="000A58EB" w:rsidP="00C166D4">
      <w:pPr>
        <w:spacing w:after="0" w:line="240" w:lineRule="auto"/>
        <w:rPr>
          <w:rFonts w:asciiTheme="minorHAnsi" w:hAnsiTheme="minorHAnsi" w:cstheme="minorHAnsi"/>
          <w:sz w:val="20"/>
          <w:szCs w:val="20"/>
        </w:rPr>
      </w:pPr>
    </w:p>
    <w:p w14:paraId="5FF92D00" w14:textId="65B6A72B"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This includes:</w:t>
      </w:r>
    </w:p>
    <w:p w14:paraId="21B56FC5" w14:textId="77777777" w:rsidR="000A58EB" w:rsidRPr="004745FC" w:rsidRDefault="000A58EB" w:rsidP="00C166D4">
      <w:pPr>
        <w:spacing w:after="0" w:line="240" w:lineRule="auto"/>
        <w:rPr>
          <w:rFonts w:asciiTheme="minorHAnsi" w:hAnsiTheme="minorHAnsi" w:cstheme="minorHAnsi"/>
          <w:sz w:val="20"/>
          <w:szCs w:val="20"/>
        </w:rPr>
      </w:pPr>
    </w:p>
    <w:p w14:paraId="754051B5" w14:textId="0FB6E092"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where it is known that a second stage of treatment should be carried out at a specific time following an earlier stage of </w:t>
      </w:r>
      <w:r w:rsidR="00636043" w:rsidRPr="004745FC">
        <w:rPr>
          <w:rFonts w:asciiTheme="minorHAnsi" w:hAnsiTheme="minorHAnsi" w:cstheme="minorHAnsi"/>
          <w:sz w:val="20"/>
          <w:szCs w:val="20"/>
          <w:lang w:eastAsia="en-GB"/>
        </w:rPr>
        <w:t>treatment.</w:t>
      </w:r>
    </w:p>
    <w:p w14:paraId="3F8B7E7F" w14:textId="160DD60E"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where an admissions is required after a specific period for surveillance or to check on a condition previously </w:t>
      </w:r>
      <w:r w:rsidR="00636043" w:rsidRPr="004745FC">
        <w:rPr>
          <w:rFonts w:asciiTheme="minorHAnsi" w:hAnsiTheme="minorHAnsi" w:cstheme="minorHAnsi"/>
          <w:sz w:val="20"/>
          <w:szCs w:val="20"/>
          <w:lang w:eastAsia="en-GB"/>
        </w:rPr>
        <w:t>treated.</w:t>
      </w:r>
    </w:p>
    <w:p w14:paraId="65809DC9" w14:textId="77777777"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when a child reaches a specific age or stage of development.</w:t>
      </w:r>
    </w:p>
    <w:p w14:paraId="7E6118B1" w14:textId="77777777" w:rsidR="000A58EB" w:rsidRPr="004745FC" w:rsidRDefault="000A58EB" w:rsidP="000A58EB">
      <w:pPr>
        <w:pStyle w:val="ListParagraph"/>
        <w:tabs>
          <w:tab w:val="left" w:pos="851"/>
        </w:tabs>
        <w:spacing w:after="0" w:line="240" w:lineRule="auto"/>
        <w:ind w:right="-57"/>
        <w:rPr>
          <w:rFonts w:asciiTheme="minorHAnsi" w:hAnsiTheme="minorHAnsi" w:cstheme="minorHAnsi"/>
          <w:sz w:val="20"/>
          <w:szCs w:val="20"/>
          <w:lang w:eastAsia="en-GB"/>
        </w:rPr>
      </w:pPr>
    </w:p>
    <w:p w14:paraId="12320515" w14:textId="54520039"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Patients on a planned waiting list are not on an </w:t>
      </w:r>
      <w:r w:rsidR="00636043"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RTT pathway. However, the access rules and guidelines outlined in this policy should generally apply to patients on Planned Waiting Lists, unless there is a clinical reason to not do so. </w:t>
      </w:r>
    </w:p>
    <w:p w14:paraId="27596C5A" w14:textId="77777777" w:rsidR="000A58EB" w:rsidRPr="004745FC" w:rsidRDefault="000A58EB" w:rsidP="00C166D4">
      <w:pPr>
        <w:spacing w:after="0" w:line="240" w:lineRule="auto"/>
        <w:rPr>
          <w:rFonts w:asciiTheme="minorHAnsi" w:hAnsiTheme="minorHAnsi" w:cstheme="minorHAnsi"/>
          <w:sz w:val="20"/>
          <w:szCs w:val="20"/>
        </w:rPr>
      </w:pPr>
    </w:p>
    <w:p w14:paraId="23F9C109"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Where patients are added to the planned waiting list, an ‘Admit By’ target date for admission should be included on the waiting list entry.  Patients on a planned list should be booked for admission at the clinically appropriate time and should not wait a further period after this time has elapsed. If a patient on a planned waiting list reaches the date appropriate for their treatment and is ready to proceed, they should either have their admission or attendance arranged within 6 weeks of their agreed target date, or be added to an active waiting list and managed in accordance with RTT reporting rules.  The planned waiting list is not intended to be used for patients where treatment cannot currently take place due to either patient choice or service capacity. In such cases patients should be managed on the elective booked waiting list in accordance with this policy. First procedure only - On completion of the first procedure, a new RTT waiting time clock will start.</w:t>
      </w:r>
    </w:p>
    <w:p w14:paraId="5A292649" w14:textId="77777777" w:rsidR="000A58EB" w:rsidRPr="004745FC" w:rsidRDefault="000A58EB" w:rsidP="00C166D4">
      <w:pPr>
        <w:spacing w:after="0" w:line="240" w:lineRule="auto"/>
        <w:rPr>
          <w:rFonts w:asciiTheme="minorHAnsi" w:hAnsiTheme="minorHAnsi" w:cstheme="minorHAnsi"/>
          <w:sz w:val="20"/>
          <w:szCs w:val="20"/>
        </w:rPr>
      </w:pPr>
    </w:p>
    <w:p w14:paraId="3F6F37E8" w14:textId="4CF0D9FE" w:rsidR="00AE0C29" w:rsidRPr="004745FC" w:rsidRDefault="00B900C4" w:rsidP="00C166D4">
      <w:pPr>
        <w:pStyle w:val="Subtitle"/>
        <w:rPr>
          <w:rFonts w:asciiTheme="minorHAnsi" w:hAnsiTheme="minorHAnsi" w:cstheme="minorHAnsi"/>
          <w:color w:val="0070C0"/>
          <w:sz w:val="20"/>
        </w:rPr>
      </w:pPr>
      <w:r w:rsidRPr="004745FC">
        <w:rPr>
          <w:rFonts w:asciiTheme="minorHAnsi" w:hAnsiTheme="minorHAnsi" w:cstheme="minorHAnsi"/>
          <w:noProof/>
          <w:sz w:val="20"/>
        </w:rPr>
        <mc:AlternateContent>
          <mc:Choice Requires="wps">
            <w:drawing>
              <wp:anchor distT="0" distB="0" distL="114300" distR="114300" simplePos="0" relativeHeight="251696128" behindDoc="0" locked="0" layoutInCell="1" allowOverlap="1" wp14:anchorId="23F93A43" wp14:editId="42BB9EA5">
                <wp:simplePos x="0" y="0"/>
                <wp:positionH relativeFrom="margin">
                  <wp:posOffset>-57149</wp:posOffset>
                </wp:positionH>
                <wp:positionV relativeFrom="paragraph">
                  <wp:posOffset>-1905</wp:posOffset>
                </wp:positionV>
                <wp:extent cx="6477000" cy="885825"/>
                <wp:effectExtent l="0" t="0" r="19050" b="2857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885825"/>
                        </a:xfrm>
                        <a:prstGeom prst="rect">
                          <a:avLst/>
                        </a:prstGeom>
                        <a:solidFill>
                          <a:srgbClr val="FFFFFF"/>
                        </a:solidFill>
                        <a:ln w="19050">
                          <a:solidFill>
                            <a:srgbClr val="0070C0"/>
                          </a:solidFill>
                          <a:miter lim="800000"/>
                          <a:headEnd/>
                          <a:tailEnd/>
                        </a:ln>
                      </wps:spPr>
                      <wps:txbx>
                        <w:txbxContent>
                          <w:p w14:paraId="7FCE2522" w14:textId="77777777" w:rsidR="009C5F5A" w:rsidRPr="006845E6" w:rsidRDefault="009C5F5A" w:rsidP="00AE0C29">
                            <w:pPr>
                              <w:spacing w:afterLines="200" w:after="480" w:line="240" w:lineRule="auto"/>
                              <w:rPr>
                                <w:rFonts w:asciiTheme="minorHAnsi" w:hAnsiTheme="minorHAnsi" w:cstheme="minorHAnsi"/>
                                <w:color w:val="0070C0"/>
                                <w:sz w:val="20"/>
                                <w:szCs w:val="20"/>
                              </w:rPr>
                            </w:pPr>
                            <w:r w:rsidRPr="006845E6">
                              <w:rPr>
                                <w:rFonts w:asciiTheme="minorHAnsi" w:hAnsiTheme="minorHAnsi" w:cstheme="minorHAnsi"/>
                                <w:b/>
                                <w:color w:val="0070C0"/>
                                <w:sz w:val="20"/>
                                <w:szCs w:val="20"/>
                              </w:rPr>
                              <w:t xml:space="preserve">Pathway scenario: Planned Procedures: </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Mahmood has had previous surgery on his colon and attends every three years for a colonoscopy to monitor his condition.  As Mahmood has already been treated his RTT clock has already stopped.  The colonoscopies are described as planned procedures and would not generate an RTT clock start.  However, should Mahmood require an episode of further treatment a new RTT clock would start from the date the new decision to treat was made.</w:t>
                            </w:r>
                          </w:p>
                          <w:p w14:paraId="2273818A" w14:textId="77777777" w:rsidR="009C5F5A" w:rsidRDefault="009C5F5A" w:rsidP="00AE0C2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93A43" id="_x0000_s1037" type="#_x0000_t202" style="position:absolute;margin-left:-4.5pt;margin-top:-.15pt;width:510pt;height:69.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" strokecolor="#0070c0" strokeweight="1.5pt">
                <v:textbox>
                  <w:txbxContent>
                    <w:p w14:paraId="7FCE2522" w14:textId="77777777" w:rsidR="009C5F5A" w:rsidRPr="006845E6" w:rsidRDefault="009C5F5A" w:rsidP="00AE0C29">
                      <w:pPr>
                        <w:spacing w:afterLines="200" w:after="480" w:line="240" w:lineRule="auto"/>
                        <w:rPr>
                          <w:rFonts w:asciiTheme="minorHAnsi" w:hAnsiTheme="minorHAnsi" w:cstheme="minorHAnsi"/>
                          <w:color w:val="0070C0"/>
                          <w:sz w:val="20"/>
                          <w:szCs w:val="20"/>
                        </w:rPr>
                      </w:pPr>
                      <w:r w:rsidRPr="006845E6">
                        <w:rPr>
                          <w:rFonts w:asciiTheme="minorHAnsi" w:hAnsiTheme="minorHAnsi" w:cstheme="minorHAnsi"/>
                          <w:b/>
                          <w:color w:val="0070C0"/>
                          <w:sz w:val="20"/>
                          <w:szCs w:val="20"/>
                        </w:rPr>
                        <w:t xml:space="preserve">Pathway scenario: Planned Procedures: </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Mahmood has had previous surgery on his colon and attends every three years for a colonoscopy to monitor his condition.  As Mahmood has already been treated his RTT clock has already stopped.  The colonoscopies are described as planned procedures and would not generate an RTT clock start.  However, should Mahmood require an episode of further treatment a new RTT clock would start from the date the new decision to treat was made.</w:t>
                      </w:r>
                    </w:p>
                    <w:p w14:paraId="2273818A" w14:textId="77777777" w:rsidR="009C5F5A" w:rsidRDefault="009C5F5A" w:rsidP="00AE0C29"/>
                  </w:txbxContent>
                </v:textbox>
                <w10:wrap anchorx="margin"/>
              </v:shape>
            </w:pict>
          </mc:Fallback>
        </mc:AlternateContent>
      </w:r>
    </w:p>
    <w:p w14:paraId="28C09D9E" w14:textId="5D0CBE64" w:rsidR="00AE0C29" w:rsidRDefault="00AE0C29" w:rsidP="00C166D4">
      <w:pPr>
        <w:pStyle w:val="Subtitle"/>
        <w:rPr>
          <w:rFonts w:asciiTheme="minorHAnsi" w:hAnsiTheme="minorHAnsi" w:cstheme="minorHAnsi"/>
          <w:color w:val="0070C0"/>
          <w:sz w:val="20"/>
        </w:rPr>
      </w:pPr>
    </w:p>
    <w:p w14:paraId="021D3BD2" w14:textId="77777777" w:rsidR="000A58EB" w:rsidRDefault="000A58EB" w:rsidP="00C166D4">
      <w:pPr>
        <w:pStyle w:val="Subtitle"/>
        <w:rPr>
          <w:rFonts w:asciiTheme="minorHAnsi" w:hAnsiTheme="minorHAnsi" w:cstheme="minorHAnsi"/>
          <w:color w:val="0070C0"/>
          <w:sz w:val="20"/>
        </w:rPr>
      </w:pPr>
    </w:p>
    <w:p w14:paraId="492039A3" w14:textId="77777777" w:rsidR="000A58EB" w:rsidRDefault="000A58EB" w:rsidP="00C166D4">
      <w:pPr>
        <w:pStyle w:val="Subtitle"/>
        <w:rPr>
          <w:rFonts w:asciiTheme="minorHAnsi" w:hAnsiTheme="minorHAnsi" w:cstheme="minorHAnsi"/>
          <w:color w:val="0070C0"/>
          <w:sz w:val="20"/>
        </w:rPr>
      </w:pPr>
    </w:p>
    <w:p w14:paraId="3E5CB60A" w14:textId="77777777" w:rsidR="000A58EB" w:rsidRDefault="000A58EB" w:rsidP="00C166D4">
      <w:pPr>
        <w:pStyle w:val="Subtitle"/>
        <w:rPr>
          <w:rFonts w:asciiTheme="minorHAnsi" w:hAnsiTheme="minorHAnsi" w:cstheme="minorHAnsi"/>
          <w:color w:val="0070C0"/>
          <w:sz w:val="20"/>
        </w:rPr>
      </w:pPr>
    </w:p>
    <w:p w14:paraId="42A03B0B" w14:textId="77777777" w:rsidR="000A58EB" w:rsidRPr="004745FC" w:rsidRDefault="000A58EB" w:rsidP="00C166D4">
      <w:pPr>
        <w:pStyle w:val="Subtitle"/>
        <w:rPr>
          <w:rFonts w:asciiTheme="minorHAnsi" w:hAnsiTheme="minorHAnsi" w:cstheme="minorHAnsi"/>
          <w:color w:val="0070C0"/>
          <w:sz w:val="20"/>
        </w:rPr>
      </w:pPr>
    </w:p>
    <w:p w14:paraId="37BA7AA7" w14:textId="77777777" w:rsidR="00AD14CD" w:rsidRPr="004745FC" w:rsidRDefault="00AD14CD" w:rsidP="00C166D4">
      <w:pPr>
        <w:pStyle w:val="Subtitle"/>
        <w:rPr>
          <w:rFonts w:asciiTheme="minorHAnsi" w:hAnsiTheme="minorHAnsi" w:cstheme="minorHAnsi"/>
          <w:color w:val="0070C0"/>
          <w:sz w:val="20"/>
        </w:rPr>
      </w:pPr>
    </w:p>
    <w:p w14:paraId="08003D60" w14:textId="38630580" w:rsidR="00AE0C2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5.4</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Bilateral Procedures</w:t>
      </w:r>
    </w:p>
    <w:p w14:paraId="0C3F4F9D" w14:textId="60403C94" w:rsidR="00AE0C29" w:rsidRPr="004745FC" w:rsidRDefault="006845E6" w:rsidP="00C166D4">
      <w:pPr>
        <w:autoSpaceDE w:val="0"/>
        <w:autoSpaceDN w:val="0"/>
        <w:adjustRightInd w:val="0"/>
        <w:spacing w:after="0" w:line="240" w:lineRule="auto"/>
        <w:rPr>
          <w:rFonts w:asciiTheme="minorHAnsi" w:hAnsiTheme="minorHAnsi" w:cstheme="minorHAnsi"/>
          <w:sz w:val="20"/>
          <w:szCs w:val="20"/>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697152" behindDoc="0" locked="0" layoutInCell="1" allowOverlap="1" wp14:anchorId="5B08280A" wp14:editId="62F4ED9C">
                <wp:simplePos x="0" y="0"/>
                <wp:positionH relativeFrom="margin">
                  <wp:posOffset>-38100</wp:posOffset>
                </wp:positionH>
                <wp:positionV relativeFrom="paragraph">
                  <wp:posOffset>585470</wp:posOffset>
                </wp:positionV>
                <wp:extent cx="6478905" cy="1181100"/>
                <wp:effectExtent l="0" t="0" r="17145" b="1905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905" cy="1181100"/>
                        </a:xfrm>
                        <a:prstGeom prst="rect">
                          <a:avLst/>
                        </a:prstGeom>
                        <a:solidFill>
                          <a:srgbClr val="FFFFFF"/>
                        </a:solidFill>
                        <a:ln w="19050">
                          <a:solidFill>
                            <a:srgbClr val="0070C0"/>
                          </a:solidFill>
                          <a:miter lim="800000"/>
                          <a:headEnd/>
                          <a:tailEnd/>
                        </a:ln>
                      </wps:spPr>
                      <wps:txbx>
                        <w:txbxContent>
                          <w:p w14:paraId="7E9D2110" w14:textId="77777777" w:rsidR="009C5F5A" w:rsidRPr="006845E6" w:rsidRDefault="009C5F5A" w:rsidP="000A58EB">
                            <w:pPr>
                              <w:spacing w:after="0"/>
                              <w:rPr>
                                <w:rFonts w:asciiTheme="minorHAnsi" w:hAnsiTheme="minorHAnsi" w:cstheme="minorHAnsi"/>
                                <w:color w:val="0070C0"/>
                                <w:sz w:val="20"/>
                                <w:szCs w:val="20"/>
                              </w:rPr>
                            </w:pPr>
                            <w:r w:rsidRPr="006845E6">
                              <w:rPr>
                                <w:rFonts w:asciiTheme="minorHAnsi" w:hAnsiTheme="minorHAnsi" w:cstheme="minorHAnsi"/>
                                <w:b/>
                                <w:color w:val="0070C0"/>
                                <w:sz w:val="20"/>
                                <w:szCs w:val="20"/>
                              </w:rPr>
                              <w:t>Pathway Scenario: Bilateral Procedures</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Sam is referred to a consultant ophthalmologist and books an appointment through the e-Referral Service (RTT clock start). When Sam attends his outpatient appointment, his consultant explains that he has cataracts and would require surgery to have them removed. He is admitted and has a procedure on his left eye to remove a cataract a few weeks later (RTT clock stop). When Sam has recovered from his operation, he contacts the hospital to arrange a time for the operation on his right eye to be performed (new RTT clock start). The procedure is undertaken a few weeks later (RTT clock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8280A" id="_x0000_s1038" type="#_x0000_t202" style="position:absolute;margin-left:-3pt;margin-top:46.1pt;width:510.15pt;height:93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" strokecolor="#0070c0" strokeweight="1.5pt">
                <v:textbox>
                  <w:txbxContent>
                    <w:p w14:paraId="7E9D2110" w14:textId="77777777" w:rsidR="009C5F5A" w:rsidRPr="006845E6" w:rsidRDefault="009C5F5A" w:rsidP="000A58EB">
                      <w:pPr>
                        <w:spacing w:after="0"/>
                        <w:rPr>
                          <w:rFonts w:asciiTheme="minorHAnsi" w:hAnsiTheme="minorHAnsi" w:cstheme="minorHAnsi"/>
                          <w:color w:val="0070C0"/>
                          <w:sz w:val="20"/>
                          <w:szCs w:val="20"/>
                        </w:rPr>
                      </w:pPr>
                      <w:r w:rsidRPr="006845E6">
                        <w:rPr>
                          <w:rFonts w:asciiTheme="minorHAnsi" w:hAnsiTheme="minorHAnsi" w:cstheme="minorHAnsi"/>
                          <w:b/>
                          <w:color w:val="0070C0"/>
                          <w:sz w:val="20"/>
                          <w:szCs w:val="20"/>
                        </w:rPr>
                        <w:t>Pathway Scenario: Bilateral Procedures</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Sam is referred to a consultant ophthalmologist and books an appointment through the e-Referral Service (RTT clock start). When Sam attends his outpatient appointment, his consultant explains that he has cataracts and would require surgery to have them removed. He is admitted and has a procedure on his left eye to remove a cataract a few weeks later (RTT clock stop). When Sam has recovered from his operation, he contacts the hospital to arrange a time for the operation on his right eye to be performed (new RTT clock start). The procedure is undertaken a few weeks later (RTT clock stop).</w:t>
                      </w:r>
                    </w:p>
                  </w:txbxContent>
                </v:textbox>
                <w10:wrap anchorx="margin"/>
              </v:shape>
            </w:pict>
          </mc:Fallback>
        </mc:AlternateContent>
      </w:r>
      <w:r w:rsidR="00AE0C29" w:rsidRPr="004745FC">
        <w:rPr>
          <w:rFonts w:asciiTheme="minorHAnsi" w:hAnsiTheme="minorHAnsi" w:cstheme="minorHAnsi"/>
          <w:sz w:val="20"/>
          <w:szCs w:val="20"/>
        </w:rPr>
        <w:t xml:space="preserve">Patients awaiting bilateral procedures should be added to the Elective Booked waiting list for their first procedure only.  On completion of the first procedure, a new RTT waiting time clock will start when a patient becomes fit and ready and is added to the waiting list for the second of a </w:t>
      </w:r>
      <w:r w:rsidR="00636043" w:rsidRPr="004745FC">
        <w:rPr>
          <w:rFonts w:asciiTheme="minorHAnsi" w:hAnsiTheme="minorHAnsi" w:cstheme="minorHAnsi"/>
          <w:sz w:val="20"/>
          <w:szCs w:val="20"/>
        </w:rPr>
        <w:t>consultant</w:t>
      </w:r>
      <w:r w:rsidR="00AE0C29" w:rsidRPr="004745FC">
        <w:rPr>
          <w:rFonts w:asciiTheme="minorHAnsi" w:hAnsiTheme="minorHAnsi" w:cstheme="minorHAnsi"/>
          <w:sz w:val="20"/>
          <w:szCs w:val="20"/>
        </w:rPr>
        <w:t>-led bilateral procedure.</w:t>
      </w:r>
    </w:p>
    <w:p w14:paraId="4AD73DCE" w14:textId="78CB3FCE" w:rsidR="00AE0C2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5.5</w:t>
      </w:r>
      <w:r w:rsidR="001C3F02" w:rsidRPr="004745FC">
        <w:rPr>
          <w:rFonts w:asciiTheme="minorHAnsi" w:hAnsiTheme="minorHAnsi" w:cstheme="minorHAnsi"/>
          <w:color w:val="0070C0"/>
          <w:sz w:val="20"/>
        </w:rPr>
        <w:t xml:space="preserve"> </w:t>
      </w:r>
      <w:r w:rsidR="00B900C4" w:rsidRPr="004745FC">
        <w:rPr>
          <w:rFonts w:asciiTheme="minorHAnsi" w:hAnsiTheme="minorHAnsi" w:cstheme="minorHAnsi"/>
          <w:color w:val="0070C0"/>
          <w:sz w:val="20"/>
        </w:rPr>
        <w:t>PATIENTS REQUIRING MORE THAN ONE PROCEDURE</w:t>
      </w:r>
    </w:p>
    <w:p w14:paraId="3329EEE1" w14:textId="77777777" w:rsidR="000A58EB" w:rsidRDefault="00AE0C29" w:rsidP="00C166D4">
      <w:pPr>
        <w:autoSpaceDE w:val="0"/>
        <w:autoSpaceDN w:val="0"/>
        <w:adjustRightInd w:val="0"/>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more than one procedure will be performed at one time by the same surgeon, the patient should be added to the waiting list with extra procedures noted. If different surgeons will work together to perform more than one procedure, the patient will be added to the waiting list of the consultant surgeon for the priority procedure with additional procedures noted. </w:t>
      </w:r>
    </w:p>
    <w:p w14:paraId="178BDD90" w14:textId="77777777" w:rsidR="000A58EB" w:rsidRDefault="000A58EB" w:rsidP="00C166D4">
      <w:pPr>
        <w:autoSpaceDE w:val="0"/>
        <w:autoSpaceDN w:val="0"/>
        <w:adjustRightInd w:val="0"/>
        <w:spacing w:after="0" w:line="240" w:lineRule="auto"/>
        <w:rPr>
          <w:rFonts w:asciiTheme="minorHAnsi" w:hAnsiTheme="minorHAnsi" w:cstheme="minorHAnsi"/>
          <w:sz w:val="20"/>
          <w:szCs w:val="20"/>
        </w:rPr>
      </w:pPr>
    </w:p>
    <w:p w14:paraId="3E6AD9F5" w14:textId="6ABE09D3" w:rsidR="00AE0C29" w:rsidRDefault="00AE0C29" w:rsidP="00C166D4">
      <w:pPr>
        <w:autoSpaceDE w:val="0"/>
        <w:autoSpaceDN w:val="0"/>
        <w:adjustRightInd w:val="0"/>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a patient requires more than one procedure performed on separate occasions by different (or the same) surgeon(s): </w:t>
      </w:r>
    </w:p>
    <w:p w14:paraId="322D6402" w14:textId="77777777" w:rsidR="000A58EB" w:rsidRPr="004745FC" w:rsidRDefault="000A58EB" w:rsidP="00C166D4">
      <w:pPr>
        <w:autoSpaceDE w:val="0"/>
        <w:autoSpaceDN w:val="0"/>
        <w:adjustRightInd w:val="0"/>
        <w:spacing w:after="0" w:line="240" w:lineRule="auto"/>
        <w:rPr>
          <w:rFonts w:asciiTheme="minorHAnsi" w:hAnsiTheme="minorHAnsi" w:cstheme="minorHAnsi"/>
          <w:sz w:val="20"/>
          <w:szCs w:val="20"/>
        </w:rPr>
      </w:pPr>
    </w:p>
    <w:p w14:paraId="243868D8" w14:textId="59B68D33"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patient will be added to the active waiting list for the primary (1st) </w:t>
      </w:r>
      <w:r w:rsidR="000A58EB" w:rsidRPr="004745FC">
        <w:rPr>
          <w:rFonts w:asciiTheme="minorHAnsi" w:hAnsiTheme="minorHAnsi" w:cstheme="minorHAnsi"/>
          <w:sz w:val="20"/>
          <w:szCs w:val="20"/>
          <w:lang w:eastAsia="en-GB"/>
        </w:rPr>
        <w:t>procedure.</w:t>
      </w:r>
    </w:p>
    <w:p w14:paraId="231ADBF8" w14:textId="77777777"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When the first procedure is complete and the patient is fit, ready and able to undergo the second procedure, the patient will be added (as a new waiting list entry) to the waiting list, </w:t>
      </w:r>
      <w:r w:rsidRPr="004745FC">
        <w:rPr>
          <w:rFonts w:asciiTheme="minorHAnsi" w:hAnsiTheme="minorHAnsi" w:cstheme="minorHAnsi"/>
          <w:sz w:val="20"/>
          <w:szCs w:val="20"/>
        </w:rPr>
        <w:t>and a new RTT clock will start.</w:t>
      </w:r>
    </w:p>
    <w:p w14:paraId="6652A65D" w14:textId="77777777" w:rsidR="000A58EB" w:rsidRPr="000A58EB" w:rsidRDefault="000A58EB" w:rsidP="000A58EB">
      <w:pPr>
        <w:tabs>
          <w:tab w:val="left" w:pos="851"/>
        </w:tabs>
        <w:spacing w:after="0" w:line="240" w:lineRule="auto"/>
        <w:ind w:right="-57"/>
        <w:rPr>
          <w:rFonts w:asciiTheme="minorHAnsi" w:hAnsiTheme="minorHAnsi" w:cstheme="minorHAnsi"/>
          <w:sz w:val="20"/>
          <w:szCs w:val="20"/>
          <w:lang w:eastAsia="en-GB"/>
        </w:rPr>
      </w:pPr>
    </w:p>
    <w:p w14:paraId="3490CCA9" w14:textId="73B9CE18" w:rsidR="00B900C4"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7D5CCA">
        <w:rPr>
          <w:rFonts w:asciiTheme="minorHAnsi" w:hAnsiTheme="minorHAnsi" w:cstheme="minorHAnsi"/>
          <w:color w:val="0070C0"/>
          <w:sz w:val="20"/>
        </w:rPr>
        <w:t xml:space="preserve">5 </w:t>
      </w:r>
      <w:r w:rsidR="000A58EB" w:rsidRPr="004745FC">
        <w:rPr>
          <w:rFonts w:asciiTheme="minorHAnsi" w:hAnsiTheme="minorHAnsi" w:cstheme="minorHAnsi"/>
          <w:color w:val="0070C0"/>
          <w:sz w:val="20"/>
        </w:rPr>
        <w:t>Pre-Operative Assessment</w:t>
      </w:r>
    </w:p>
    <w:p w14:paraId="1240CA93" w14:textId="77777777" w:rsidR="000A58EB" w:rsidRPr="004745FC" w:rsidRDefault="000A58EB" w:rsidP="00C166D4">
      <w:pPr>
        <w:pStyle w:val="Subtitle"/>
        <w:rPr>
          <w:rFonts w:asciiTheme="minorHAnsi" w:hAnsiTheme="minorHAnsi" w:cstheme="minorHAnsi"/>
          <w:color w:val="0070C0"/>
          <w:sz w:val="20"/>
        </w:rPr>
      </w:pPr>
    </w:p>
    <w:p w14:paraId="2FCC80EE"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Whilst on the waiting list patients will be given a date for pre-operative assessment, ideally this should be given on the date that they are added to the waiting list.</w:t>
      </w:r>
    </w:p>
    <w:p w14:paraId="751836D0" w14:textId="77777777" w:rsidR="000A58EB" w:rsidRPr="004745FC" w:rsidRDefault="000A58EB" w:rsidP="00C166D4">
      <w:pPr>
        <w:spacing w:after="0" w:line="240" w:lineRule="auto"/>
        <w:rPr>
          <w:rFonts w:asciiTheme="minorHAnsi" w:hAnsiTheme="minorHAnsi" w:cstheme="minorHAnsi"/>
          <w:sz w:val="20"/>
          <w:szCs w:val="20"/>
        </w:rPr>
      </w:pPr>
    </w:p>
    <w:p w14:paraId="537B02CD"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 patient may be found to be unfit while waiting for surgery, this may be through Pre-Assessment, a clinic attendance or self-reported by the patient.  Any patient found to be unfit must be reviewed by a responsible clinician to decide:</w:t>
      </w:r>
    </w:p>
    <w:p w14:paraId="77AC625F" w14:textId="77777777" w:rsidR="000A58EB" w:rsidRPr="004745FC" w:rsidRDefault="000A58EB" w:rsidP="00C166D4">
      <w:pPr>
        <w:spacing w:after="0" w:line="240" w:lineRule="auto"/>
        <w:rPr>
          <w:rFonts w:asciiTheme="minorHAnsi" w:hAnsiTheme="minorHAnsi" w:cstheme="minorHAnsi"/>
          <w:sz w:val="20"/>
          <w:szCs w:val="20"/>
        </w:rPr>
      </w:pPr>
    </w:p>
    <w:p w14:paraId="3127523B" w14:textId="4A539993"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 patient cancels due to short term ill health (i.e. cough or cold) this should be treated as a normal patient </w:t>
      </w:r>
      <w:r w:rsidR="00636043" w:rsidRPr="004745FC">
        <w:rPr>
          <w:rFonts w:asciiTheme="minorHAnsi" w:hAnsiTheme="minorHAnsi" w:cstheme="minorHAnsi"/>
          <w:sz w:val="20"/>
          <w:szCs w:val="20"/>
          <w:lang w:eastAsia="en-GB"/>
        </w:rPr>
        <w:t>cancellation,</w:t>
      </w:r>
      <w:r w:rsidRPr="004745FC">
        <w:rPr>
          <w:rFonts w:asciiTheme="minorHAnsi" w:hAnsiTheme="minorHAnsi" w:cstheme="minorHAnsi"/>
          <w:sz w:val="20"/>
          <w:szCs w:val="20"/>
          <w:lang w:eastAsia="en-GB"/>
        </w:rPr>
        <w:t xml:space="preserve"> and the patient should be offered an alternative date. (clock continues)</w:t>
      </w:r>
    </w:p>
    <w:p w14:paraId="4C8A8084" w14:textId="0C7FF3E0" w:rsidR="00AD14CD" w:rsidRPr="004745FC" w:rsidRDefault="00CB1184" w:rsidP="00C166D4">
      <w:pPr>
        <w:pStyle w:val="ListParagraph"/>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701248" behindDoc="0" locked="0" layoutInCell="1" allowOverlap="1" wp14:anchorId="694C5BAD" wp14:editId="5B62B709">
                <wp:simplePos x="0" y="0"/>
                <wp:positionH relativeFrom="margin">
                  <wp:align>left</wp:align>
                </wp:positionH>
                <wp:positionV relativeFrom="paragraph">
                  <wp:posOffset>129540</wp:posOffset>
                </wp:positionV>
                <wp:extent cx="6631305" cy="1162050"/>
                <wp:effectExtent l="0" t="0" r="17145" b="1905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1305" cy="1162050"/>
                        </a:xfrm>
                        <a:prstGeom prst="rect">
                          <a:avLst/>
                        </a:prstGeom>
                        <a:solidFill>
                          <a:srgbClr val="FFFFFF"/>
                        </a:solidFill>
                        <a:ln w="19050">
                          <a:solidFill>
                            <a:srgbClr val="0070C0"/>
                          </a:solidFill>
                          <a:miter lim="800000"/>
                          <a:headEnd/>
                          <a:tailEnd/>
                        </a:ln>
                      </wps:spPr>
                      <wps:txbx>
                        <w:txbxContent>
                          <w:p w14:paraId="4085B938" w14:textId="16996735" w:rsidR="009C5F5A" w:rsidRPr="006845E6" w:rsidRDefault="009C5F5A" w:rsidP="00AD14CD">
                            <w:pPr>
                              <w:rPr>
                                <w:rFonts w:asciiTheme="minorHAnsi" w:hAnsiTheme="minorHAnsi" w:cstheme="minorHAnsi"/>
                                <w:color w:val="0070C0"/>
                                <w:sz w:val="20"/>
                                <w:szCs w:val="20"/>
                              </w:rPr>
                            </w:pPr>
                            <w:r w:rsidRPr="006845E6">
                              <w:rPr>
                                <w:rFonts w:asciiTheme="minorHAnsi" w:hAnsiTheme="minorHAnsi" w:cstheme="minorHAnsi"/>
                                <w:b/>
                                <w:color w:val="0070C0"/>
                                <w:sz w:val="20"/>
                                <w:szCs w:val="20"/>
                              </w:rPr>
                              <w:t>Pathway Scenario: Short Term Condition</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 xml:space="preserve">Samaria is on a waiting list for </w:t>
                            </w:r>
                            <w:r w:rsidR="00EF3C79" w:rsidRPr="006845E6">
                              <w:rPr>
                                <w:rFonts w:asciiTheme="minorHAnsi" w:hAnsiTheme="minorHAnsi" w:cstheme="minorHAnsi"/>
                                <w:sz w:val="20"/>
                                <w:szCs w:val="20"/>
                              </w:rPr>
                              <w:t>surgery;</w:t>
                            </w:r>
                            <w:r w:rsidRPr="006845E6">
                              <w:rPr>
                                <w:rFonts w:asciiTheme="minorHAnsi" w:hAnsiTheme="minorHAnsi" w:cstheme="minorHAnsi"/>
                                <w:sz w:val="20"/>
                                <w:szCs w:val="20"/>
                              </w:rPr>
                              <w:t xml:space="preserve"> she presents at her pre assessment and is found to have a UTI.  The patient is provided with medication to treat the infection, as this is a </w:t>
                            </w:r>
                            <w:r w:rsidR="00EF3C79" w:rsidRPr="006845E6">
                              <w:rPr>
                                <w:rFonts w:asciiTheme="minorHAnsi" w:hAnsiTheme="minorHAnsi" w:cstheme="minorHAnsi"/>
                                <w:sz w:val="20"/>
                                <w:szCs w:val="20"/>
                              </w:rPr>
                              <w:t>short-term</w:t>
                            </w:r>
                            <w:r w:rsidRPr="006845E6">
                              <w:rPr>
                                <w:rFonts w:asciiTheme="minorHAnsi" w:hAnsiTheme="minorHAnsi" w:cstheme="minorHAnsi"/>
                                <w:sz w:val="20"/>
                                <w:szCs w:val="20"/>
                              </w:rPr>
                              <w:t xml:space="preserve"> illness the patient should remain on the waiting list to be offered a TCI as soon as she is fit to proceed. The same scenario would apply if Samaira were to present with a chest infection or if she needed further tests (such as cardiac investigations) prior to surgery.  These are all termed as </w:t>
                            </w:r>
                            <w:r w:rsidR="00EF3C79" w:rsidRPr="006845E6">
                              <w:rPr>
                                <w:rFonts w:asciiTheme="minorHAnsi" w:hAnsiTheme="minorHAnsi" w:cstheme="minorHAnsi"/>
                                <w:sz w:val="20"/>
                                <w:szCs w:val="20"/>
                              </w:rPr>
                              <w:t>short-term</w:t>
                            </w:r>
                            <w:r w:rsidRPr="006845E6">
                              <w:rPr>
                                <w:rFonts w:asciiTheme="minorHAnsi" w:hAnsiTheme="minorHAnsi" w:cstheme="minorHAnsi"/>
                                <w:sz w:val="20"/>
                                <w:szCs w:val="20"/>
                              </w:rPr>
                              <w:t xml:space="preserve"> conditions</w:t>
                            </w:r>
                            <w:r>
                              <w:rPr>
                                <w:rFonts w:asciiTheme="minorHAnsi" w:hAnsiTheme="minorHAnsi" w:cstheme="minorHAnsi"/>
                                <w:sz w:val="20"/>
                                <w:szCs w:val="20"/>
                              </w:rPr>
                              <w:t xml:space="preserve"> (less than six weeks)</w:t>
                            </w:r>
                            <w:r w:rsidRPr="006845E6">
                              <w:rPr>
                                <w:rFonts w:asciiTheme="minorHAnsi" w:hAnsiTheme="minorHAnsi" w:cstheme="minorHAnsi"/>
                                <w:sz w:val="20"/>
                                <w:szCs w:val="20"/>
                              </w:rPr>
                              <w:t>. The procedure is undertaken a few weeks later (RTT clock continues).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C5BAD" id="_x0000_s1039" type="#_x0000_t202" style="position:absolute;left:0;text-align:left;margin-left:0;margin-top:10.2pt;width:522.15pt;height:91.5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" strokecolor="#0070c0" strokeweight="1.5pt">
                <v:textbox>
                  <w:txbxContent>
                    <w:p w14:paraId="4085B938" w14:textId="16996735" w:rsidR="009C5F5A" w:rsidRPr="006845E6" w:rsidRDefault="009C5F5A" w:rsidP="00AD14CD">
                      <w:pPr>
                        <w:rPr>
                          <w:rFonts w:asciiTheme="minorHAnsi" w:hAnsiTheme="minorHAnsi" w:cstheme="minorHAnsi"/>
                          <w:color w:val="0070C0"/>
                          <w:sz w:val="20"/>
                          <w:szCs w:val="20"/>
                        </w:rPr>
                      </w:pPr>
                      <w:r w:rsidRPr="006845E6">
                        <w:rPr>
                          <w:rFonts w:asciiTheme="minorHAnsi" w:hAnsiTheme="minorHAnsi" w:cstheme="minorHAnsi"/>
                          <w:b/>
                          <w:color w:val="0070C0"/>
                          <w:sz w:val="20"/>
                          <w:szCs w:val="20"/>
                        </w:rPr>
                        <w:t>Pathway Scenario: Short Term Condition</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 xml:space="preserve">Samaria is on a waiting list for </w:t>
                      </w:r>
                      <w:r w:rsidR="00EF3C79" w:rsidRPr="006845E6">
                        <w:rPr>
                          <w:rFonts w:asciiTheme="minorHAnsi" w:hAnsiTheme="minorHAnsi" w:cstheme="minorHAnsi"/>
                          <w:sz w:val="20"/>
                          <w:szCs w:val="20"/>
                        </w:rPr>
                        <w:t>surgery;</w:t>
                      </w:r>
                      <w:r w:rsidRPr="006845E6">
                        <w:rPr>
                          <w:rFonts w:asciiTheme="minorHAnsi" w:hAnsiTheme="minorHAnsi" w:cstheme="minorHAnsi"/>
                          <w:sz w:val="20"/>
                          <w:szCs w:val="20"/>
                        </w:rPr>
                        <w:t xml:space="preserve"> she presents at her pre assessment and is found to have a UTI.  The patient is provided with medication to treat the infection, as this is a </w:t>
                      </w:r>
                      <w:r w:rsidR="00EF3C79" w:rsidRPr="006845E6">
                        <w:rPr>
                          <w:rFonts w:asciiTheme="minorHAnsi" w:hAnsiTheme="minorHAnsi" w:cstheme="minorHAnsi"/>
                          <w:sz w:val="20"/>
                          <w:szCs w:val="20"/>
                        </w:rPr>
                        <w:t>short-term</w:t>
                      </w:r>
                      <w:r w:rsidRPr="006845E6">
                        <w:rPr>
                          <w:rFonts w:asciiTheme="minorHAnsi" w:hAnsiTheme="minorHAnsi" w:cstheme="minorHAnsi"/>
                          <w:sz w:val="20"/>
                          <w:szCs w:val="20"/>
                        </w:rPr>
                        <w:t xml:space="preserve"> illness the patient should remain on the waiting list to be offered a TCI as soon as she is fit to proceed. The same scenario would apply if Samaira were to present with a chest infection or if she needed further tests (such as cardiac investigations) prior to surgery.  These are all termed as </w:t>
                      </w:r>
                      <w:r w:rsidR="00EF3C79" w:rsidRPr="006845E6">
                        <w:rPr>
                          <w:rFonts w:asciiTheme="minorHAnsi" w:hAnsiTheme="minorHAnsi" w:cstheme="minorHAnsi"/>
                          <w:sz w:val="20"/>
                          <w:szCs w:val="20"/>
                        </w:rPr>
                        <w:t>short-term</w:t>
                      </w:r>
                      <w:r w:rsidRPr="006845E6">
                        <w:rPr>
                          <w:rFonts w:asciiTheme="minorHAnsi" w:hAnsiTheme="minorHAnsi" w:cstheme="minorHAnsi"/>
                          <w:sz w:val="20"/>
                          <w:szCs w:val="20"/>
                        </w:rPr>
                        <w:t xml:space="preserve"> conditions</w:t>
                      </w:r>
                      <w:r>
                        <w:rPr>
                          <w:rFonts w:asciiTheme="minorHAnsi" w:hAnsiTheme="minorHAnsi" w:cstheme="minorHAnsi"/>
                          <w:sz w:val="20"/>
                          <w:szCs w:val="20"/>
                        </w:rPr>
                        <w:t xml:space="preserve"> (less than six weeks)</w:t>
                      </w:r>
                      <w:r w:rsidRPr="006845E6">
                        <w:rPr>
                          <w:rFonts w:asciiTheme="minorHAnsi" w:hAnsiTheme="minorHAnsi" w:cstheme="minorHAnsi"/>
                          <w:sz w:val="20"/>
                          <w:szCs w:val="20"/>
                        </w:rPr>
                        <w:t>. The procedure is undertaken a few weeks later (RTT clock continues).</w:t>
                      </w:r>
                    </w:p>
                  </w:txbxContent>
                </v:textbox>
                <w10:wrap anchorx="margin"/>
              </v:shape>
            </w:pict>
          </mc:Fallback>
        </mc:AlternateContent>
      </w:r>
    </w:p>
    <w:p w14:paraId="7871350C" w14:textId="447DB505" w:rsidR="00AD14CD" w:rsidRPr="004745FC" w:rsidRDefault="00AD14CD"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2A0CF92F" w14:textId="108C7A68" w:rsidR="00AD14CD" w:rsidRPr="004745FC" w:rsidRDefault="00AD14CD"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4EC0423C" w14:textId="1581B35C" w:rsidR="00AD14CD" w:rsidRDefault="000A58EB" w:rsidP="00C166D4">
      <w:pPr>
        <w:pStyle w:val="ListParagraph"/>
        <w:tabs>
          <w:tab w:val="left" w:pos="851"/>
        </w:tabs>
        <w:spacing w:after="0" w:line="240" w:lineRule="auto"/>
        <w:ind w:right="-57"/>
        <w:rPr>
          <w:rFonts w:asciiTheme="minorHAnsi" w:hAnsiTheme="minorHAnsi" w:cstheme="minorHAnsi"/>
          <w:sz w:val="20"/>
          <w:szCs w:val="20"/>
          <w:lang w:eastAsia="en-GB"/>
        </w:rPr>
      </w:pPr>
      <w:r>
        <w:rPr>
          <w:rFonts w:asciiTheme="minorHAnsi" w:hAnsiTheme="minorHAnsi" w:cstheme="minorHAnsi"/>
          <w:sz w:val="20"/>
          <w:szCs w:val="20"/>
          <w:lang w:eastAsia="en-GB"/>
        </w:rPr>
        <w:t>]]]]]]]]]]</w:t>
      </w:r>
    </w:p>
    <w:p w14:paraId="1374FD41" w14:textId="77777777" w:rsidR="000A58EB" w:rsidRDefault="000A58EB"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329AB3C2" w14:textId="77777777" w:rsidR="000A58EB" w:rsidRDefault="000A58EB"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2E38FBC9" w14:textId="77777777" w:rsidR="000A58EB" w:rsidRPr="004745FC" w:rsidRDefault="000A58EB"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40B9E08C" w14:textId="0B490CE2" w:rsidR="00AD14CD" w:rsidRPr="004745FC" w:rsidRDefault="00AD14CD"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35E83227" w14:textId="77777777" w:rsidR="00AD14CD" w:rsidRPr="004745FC" w:rsidRDefault="00AD14CD" w:rsidP="00C166D4">
      <w:pPr>
        <w:tabs>
          <w:tab w:val="left" w:pos="851"/>
        </w:tabs>
        <w:spacing w:after="0" w:line="240" w:lineRule="auto"/>
        <w:ind w:right="-57"/>
        <w:rPr>
          <w:rFonts w:asciiTheme="minorHAnsi" w:hAnsiTheme="minorHAnsi" w:cstheme="minorHAnsi"/>
          <w:sz w:val="20"/>
          <w:szCs w:val="20"/>
          <w:lang w:eastAsia="en-GB"/>
        </w:rPr>
      </w:pPr>
    </w:p>
    <w:p w14:paraId="27D8CD19" w14:textId="199D0673"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 patient has a serious condition that may prevent intended treatment – the patient and referrer should be informed, the patient should be removed from waiting list, and any necessary outpatient appointments or tests booked. The </w:t>
      </w:r>
      <w:r w:rsidR="00636043" w:rsidRPr="004745FC">
        <w:rPr>
          <w:rFonts w:asciiTheme="minorHAnsi" w:hAnsiTheme="minorHAnsi" w:cstheme="minorHAnsi"/>
          <w:sz w:val="20"/>
          <w:szCs w:val="20"/>
          <w:lang w:eastAsia="en-GB"/>
        </w:rPr>
        <w:t>18-week</w:t>
      </w:r>
      <w:r w:rsidRPr="004745FC">
        <w:rPr>
          <w:rFonts w:asciiTheme="minorHAnsi" w:hAnsiTheme="minorHAnsi" w:cstheme="minorHAnsi"/>
          <w:sz w:val="20"/>
          <w:szCs w:val="20"/>
          <w:lang w:eastAsia="en-GB"/>
        </w:rPr>
        <w:t xml:space="preserve"> clock will stop as the patient is currently unfit to proceed with treatment.</w:t>
      </w:r>
    </w:p>
    <w:p w14:paraId="43410422" w14:textId="0E6CA368" w:rsidR="008B33B2" w:rsidRPr="004745FC" w:rsidRDefault="0037578C" w:rsidP="00C166D4">
      <w:pPr>
        <w:pStyle w:val="ListParagraph"/>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703296" behindDoc="0" locked="0" layoutInCell="1" allowOverlap="1" wp14:anchorId="1F2BD720" wp14:editId="78C588DF">
                <wp:simplePos x="0" y="0"/>
                <wp:positionH relativeFrom="margin">
                  <wp:align>right</wp:align>
                </wp:positionH>
                <wp:positionV relativeFrom="paragraph">
                  <wp:posOffset>100965</wp:posOffset>
                </wp:positionV>
                <wp:extent cx="6631305" cy="1314450"/>
                <wp:effectExtent l="0" t="0" r="17145" b="1905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1305" cy="1314450"/>
                        </a:xfrm>
                        <a:prstGeom prst="rect">
                          <a:avLst/>
                        </a:prstGeom>
                        <a:solidFill>
                          <a:srgbClr val="FFFFFF"/>
                        </a:solidFill>
                        <a:ln w="19050">
                          <a:solidFill>
                            <a:srgbClr val="0070C0"/>
                          </a:solidFill>
                          <a:miter lim="800000"/>
                          <a:headEnd/>
                          <a:tailEnd/>
                        </a:ln>
                      </wps:spPr>
                      <wps:txbx>
                        <w:txbxContent>
                          <w:p w14:paraId="0441D05A" w14:textId="560690F5" w:rsidR="009C5F5A" w:rsidRPr="000A58EB" w:rsidRDefault="009C5F5A" w:rsidP="008B33B2">
                            <w:pPr>
                              <w:rPr>
                                <w:rFonts w:asciiTheme="minorHAnsi" w:hAnsiTheme="minorHAnsi" w:cstheme="minorHAnsi"/>
                                <w:sz w:val="20"/>
                                <w:szCs w:val="20"/>
                              </w:rPr>
                            </w:pPr>
                            <w:r w:rsidRPr="006845E6">
                              <w:rPr>
                                <w:rFonts w:asciiTheme="minorHAnsi" w:hAnsiTheme="minorHAnsi" w:cstheme="minorHAnsi"/>
                                <w:b/>
                                <w:color w:val="0070C0"/>
                                <w:sz w:val="20"/>
                                <w:szCs w:val="20"/>
                              </w:rPr>
                              <w:t>Pathway Scenario: Long Term Conditions</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Sean attends a pre assessment appointment where a previously undiagnosed he</w:t>
                            </w:r>
                            <w:r>
                              <w:rPr>
                                <w:rFonts w:asciiTheme="minorHAnsi" w:hAnsiTheme="minorHAnsi" w:cstheme="minorHAnsi"/>
                                <w:sz w:val="20"/>
                                <w:szCs w:val="20"/>
                              </w:rPr>
                              <w:t>a</w:t>
                            </w:r>
                            <w:r w:rsidRPr="006845E6">
                              <w:rPr>
                                <w:rFonts w:asciiTheme="minorHAnsi" w:hAnsiTheme="minorHAnsi" w:cstheme="minorHAnsi"/>
                                <w:sz w:val="20"/>
                                <w:szCs w:val="20"/>
                              </w:rPr>
                              <w:t>r</w:t>
                            </w:r>
                            <w:r>
                              <w:rPr>
                                <w:rFonts w:asciiTheme="minorHAnsi" w:hAnsiTheme="minorHAnsi" w:cstheme="minorHAnsi"/>
                                <w:sz w:val="20"/>
                                <w:szCs w:val="20"/>
                              </w:rPr>
                              <w:t>t</w:t>
                            </w:r>
                            <w:r w:rsidRPr="006845E6">
                              <w:rPr>
                                <w:rFonts w:asciiTheme="minorHAnsi" w:hAnsiTheme="minorHAnsi" w:cstheme="minorHAnsi"/>
                                <w:sz w:val="20"/>
                                <w:szCs w:val="20"/>
                              </w:rPr>
                              <w:t xml:space="preserve"> condition is identified as Sean will require surgery for this condition, his previous surgical waiting list entry should be removed as Active </w:t>
                            </w:r>
                            <w:r w:rsidR="00EF3C79" w:rsidRPr="006845E6">
                              <w:rPr>
                                <w:rFonts w:asciiTheme="minorHAnsi" w:hAnsiTheme="minorHAnsi" w:cstheme="minorHAnsi"/>
                                <w:sz w:val="20"/>
                                <w:szCs w:val="20"/>
                              </w:rPr>
                              <w:t>Monitoring,</w:t>
                            </w:r>
                            <w:r w:rsidRPr="006845E6">
                              <w:rPr>
                                <w:rFonts w:asciiTheme="minorHAnsi" w:hAnsiTheme="minorHAnsi" w:cstheme="minorHAnsi"/>
                                <w:sz w:val="20"/>
                                <w:szCs w:val="20"/>
                              </w:rPr>
                              <w:t xml:space="preserve"> and an appropriate follow up appointment is booked.  Sean is referred to the Cardiology department for treatment.  Following treatment for this condition he is followed up in the surgical clinic where a new decision to treat is made and a new waiting list entry is created.  This would also apply if the patient </w:t>
                            </w:r>
                            <w:r w:rsidR="00EF3C79" w:rsidRPr="006845E6">
                              <w:rPr>
                                <w:rFonts w:asciiTheme="minorHAnsi" w:hAnsiTheme="minorHAnsi" w:cstheme="minorHAnsi"/>
                                <w:sz w:val="20"/>
                                <w:szCs w:val="20"/>
                              </w:rPr>
                              <w:t>were</w:t>
                            </w:r>
                            <w:r w:rsidRPr="006845E6">
                              <w:rPr>
                                <w:rFonts w:asciiTheme="minorHAnsi" w:hAnsiTheme="minorHAnsi" w:cstheme="minorHAnsi"/>
                                <w:sz w:val="20"/>
                                <w:szCs w:val="20"/>
                              </w:rPr>
                              <w:t xml:space="preserve"> on a surgical waiting list and is advised that they need to lose weight prior to surgery.  These are termed as </w:t>
                            </w:r>
                            <w:r w:rsidR="00EF3C79" w:rsidRPr="006845E6">
                              <w:rPr>
                                <w:rFonts w:asciiTheme="minorHAnsi" w:hAnsiTheme="minorHAnsi" w:cstheme="minorHAnsi"/>
                                <w:sz w:val="20"/>
                                <w:szCs w:val="20"/>
                              </w:rPr>
                              <w:t>long-term</w:t>
                            </w:r>
                            <w:r w:rsidRPr="006845E6">
                              <w:rPr>
                                <w:rFonts w:asciiTheme="minorHAnsi" w:hAnsiTheme="minorHAnsi" w:cstheme="minorHAnsi"/>
                                <w:sz w:val="20"/>
                                <w:szCs w:val="20"/>
                              </w:rPr>
                              <w:t xml:space="preserve"> conditions.</w:t>
                            </w:r>
                            <w:r>
                              <w:rPr>
                                <w:rFonts w:asciiTheme="minorHAnsi" w:hAnsiTheme="minorHAnsi" w:cstheme="minorHAnsi"/>
                                <w:sz w:val="20"/>
                                <w:szCs w:val="20"/>
                              </w:rPr>
                              <w:t xml:space="preserve"> (more than six </w:t>
                            </w:r>
                            <w:r w:rsidR="00EF3C79">
                              <w:rPr>
                                <w:rFonts w:asciiTheme="minorHAnsi" w:hAnsiTheme="minorHAnsi" w:cstheme="minorHAnsi"/>
                                <w:sz w:val="20"/>
                                <w:szCs w:val="20"/>
                              </w:rPr>
                              <w:t>weeks)</w:t>
                            </w:r>
                            <w:r w:rsidR="00EF3C79" w:rsidRPr="006845E6">
                              <w:rPr>
                                <w:rFonts w:asciiTheme="minorHAnsi" w:hAnsiTheme="minorHAnsi" w:cstheme="minorHAnsi"/>
                                <w:sz w:val="20"/>
                                <w:szCs w:val="20"/>
                              </w:rPr>
                              <w:t xml:space="preserve"> The</w:t>
                            </w:r>
                            <w:r w:rsidRPr="006845E6">
                              <w:rPr>
                                <w:rFonts w:asciiTheme="minorHAnsi" w:hAnsiTheme="minorHAnsi" w:cstheme="minorHAnsi"/>
                                <w:sz w:val="20"/>
                                <w:szCs w:val="20"/>
                              </w:rPr>
                              <w:t xml:space="preserve"> RTT Clock will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BD720" id="_x0000_s1040" type="#_x0000_t202" style="position:absolute;left:0;text-align:left;margin-left:470.95pt;margin-top:7.95pt;width:522.15pt;height:103.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" strokecolor="#0070c0" strokeweight="1.5pt">
                <v:textbox>
                  <w:txbxContent>
                    <w:p w14:paraId="0441D05A" w14:textId="560690F5" w:rsidR="009C5F5A" w:rsidRPr="000A58EB" w:rsidRDefault="009C5F5A" w:rsidP="008B33B2">
                      <w:pPr>
                        <w:rPr>
                          <w:rFonts w:asciiTheme="minorHAnsi" w:hAnsiTheme="minorHAnsi" w:cstheme="minorHAnsi"/>
                          <w:sz w:val="20"/>
                          <w:szCs w:val="20"/>
                        </w:rPr>
                      </w:pPr>
                      <w:r w:rsidRPr="006845E6">
                        <w:rPr>
                          <w:rFonts w:asciiTheme="minorHAnsi" w:hAnsiTheme="minorHAnsi" w:cstheme="minorHAnsi"/>
                          <w:b/>
                          <w:color w:val="0070C0"/>
                          <w:sz w:val="20"/>
                          <w:szCs w:val="20"/>
                        </w:rPr>
                        <w:t>Pathway Scenario: Long Term Conditions</w:t>
                      </w:r>
                      <w:r w:rsidRPr="006845E6">
                        <w:rPr>
                          <w:rFonts w:asciiTheme="minorHAnsi" w:hAnsiTheme="minorHAnsi" w:cstheme="minorHAnsi"/>
                          <w:color w:val="0070C0"/>
                          <w:sz w:val="20"/>
                          <w:szCs w:val="20"/>
                        </w:rPr>
                        <w:t xml:space="preserve">: </w:t>
                      </w:r>
                      <w:r w:rsidRPr="006845E6">
                        <w:rPr>
                          <w:rFonts w:asciiTheme="minorHAnsi" w:hAnsiTheme="minorHAnsi" w:cstheme="minorHAnsi"/>
                          <w:sz w:val="20"/>
                          <w:szCs w:val="20"/>
                        </w:rPr>
                        <w:t>Sean attends a pre assessment appointment where a previously undiagnosed he</w:t>
                      </w:r>
                      <w:r>
                        <w:rPr>
                          <w:rFonts w:asciiTheme="minorHAnsi" w:hAnsiTheme="minorHAnsi" w:cstheme="minorHAnsi"/>
                          <w:sz w:val="20"/>
                          <w:szCs w:val="20"/>
                        </w:rPr>
                        <w:t>a</w:t>
                      </w:r>
                      <w:r w:rsidRPr="006845E6">
                        <w:rPr>
                          <w:rFonts w:asciiTheme="minorHAnsi" w:hAnsiTheme="minorHAnsi" w:cstheme="minorHAnsi"/>
                          <w:sz w:val="20"/>
                          <w:szCs w:val="20"/>
                        </w:rPr>
                        <w:t>r</w:t>
                      </w:r>
                      <w:r>
                        <w:rPr>
                          <w:rFonts w:asciiTheme="minorHAnsi" w:hAnsiTheme="minorHAnsi" w:cstheme="minorHAnsi"/>
                          <w:sz w:val="20"/>
                          <w:szCs w:val="20"/>
                        </w:rPr>
                        <w:t>t</w:t>
                      </w:r>
                      <w:r w:rsidRPr="006845E6">
                        <w:rPr>
                          <w:rFonts w:asciiTheme="minorHAnsi" w:hAnsiTheme="minorHAnsi" w:cstheme="minorHAnsi"/>
                          <w:sz w:val="20"/>
                          <w:szCs w:val="20"/>
                        </w:rPr>
                        <w:t xml:space="preserve"> condition is identified as Sean will require surgery for this condition, his previous surgical waiting list entry should be removed as Active </w:t>
                      </w:r>
                      <w:r w:rsidR="00EF3C79" w:rsidRPr="006845E6">
                        <w:rPr>
                          <w:rFonts w:asciiTheme="minorHAnsi" w:hAnsiTheme="minorHAnsi" w:cstheme="minorHAnsi"/>
                          <w:sz w:val="20"/>
                          <w:szCs w:val="20"/>
                        </w:rPr>
                        <w:t>Monitoring,</w:t>
                      </w:r>
                      <w:r w:rsidRPr="006845E6">
                        <w:rPr>
                          <w:rFonts w:asciiTheme="minorHAnsi" w:hAnsiTheme="minorHAnsi" w:cstheme="minorHAnsi"/>
                          <w:sz w:val="20"/>
                          <w:szCs w:val="20"/>
                        </w:rPr>
                        <w:t xml:space="preserve"> and an appropriate follow up appointment is booked.  Sean is referred to the Cardiology department for treatment.  Following treatment for this condition he is followed up in the surgical clinic where a new decision to treat is made and a new waiting list entry is created.  This would also apply if the patient </w:t>
                      </w:r>
                      <w:r w:rsidR="00EF3C79" w:rsidRPr="006845E6">
                        <w:rPr>
                          <w:rFonts w:asciiTheme="minorHAnsi" w:hAnsiTheme="minorHAnsi" w:cstheme="minorHAnsi"/>
                          <w:sz w:val="20"/>
                          <w:szCs w:val="20"/>
                        </w:rPr>
                        <w:t>were</w:t>
                      </w:r>
                      <w:r w:rsidRPr="006845E6">
                        <w:rPr>
                          <w:rFonts w:asciiTheme="minorHAnsi" w:hAnsiTheme="minorHAnsi" w:cstheme="minorHAnsi"/>
                          <w:sz w:val="20"/>
                          <w:szCs w:val="20"/>
                        </w:rPr>
                        <w:t xml:space="preserve"> on a surgical waiting list and is advised that they need to lose weight prior to surgery.  These are termed as </w:t>
                      </w:r>
                      <w:r w:rsidR="00EF3C79" w:rsidRPr="006845E6">
                        <w:rPr>
                          <w:rFonts w:asciiTheme="minorHAnsi" w:hAnsiTheme="minorHAnsi" w:cstheme="minorHAnsi"/>
                          <w:sz w:val="20"/>
                          <w:szCs w:val="20"/>
                        </w:rPr>
                        <w:t>long-term</w:t>
                      </w:r>
                      <w:r w:rsidRPr="006845E6">
                        <w:rPr>
                          <w:rFonts w:asciiTheme="minorHAnsi" w:hAnsiTheme="minorHAnsi" w:cstheme="minorHAnsi"/>
                          <w:sz w:val="20"/>
                          <w:szCs w:val="20"/>
                        </w:rPr>
                        <w:t xml:space="preserve"> conditions.</w:t>
                      </w:r>
                      <w:r>
                        <w:rPr>
                          <w:rFonts w:asciiTheme="minorHAnsi" w:hAnsiTheme="minorHAnsi" w:cstheme="minorHAnsi"/>
                          <w:sz w:val="20"/>
                          <w:szCs w:val="20"/>
                        </w:rPr>
                        <w:t xml:space="preserve"> (more than six </w:t>
                      </w:r>
                      <w:r w:rsidR="00EF3C79">
                        <w:rPr>
                          <w:rFonts w:asciiTheme="minorHAnsi" w:hAnsiTheme="minorHAnsi" w:cstheme="minorHAnsi"/>
                          <w:sz w:val="20"/>
                          <w:szCs w:val="20"/>
                        </w:rPr>
                        <w:t>weeks)</w:t>
                      </w:r>
                      <w:r w:rsidR="00EF3C79" w:rsidRPr="006845E6">
                        <w:rPr>
                          <w:rFonts w:asciiTheme="minorHAnsi" w:hAnsiTheme="minorHAnsi" w:cstheme="minorHAnsi"/>
                          <w:sz w:val="20"/>
                          <w:szCs w:val="20"/>
                        </w:rPr>
                        <w:t xml:space="preserve"> The</w:t>
                      </w:r>
                      <w:r w:rsidRPr="006845E6">
                        <w:rPr>
                          <w:rFonts w:asciiTheme="minorHAnsi" w:hAnsiTheme="minorHAnsi" w:cstheme="minorHAnsi"/>
                          <w:sz w:val="20"/>
                          <w:szCs w:val="20"/>
                        </w:rPr>
                        <w:t xml:space="preserve"> RTT Clock will stop.</w:t>
                      </w:r>
                    </w:p>
                  </w:txbxContent>
                </v:textbox>
                <w10:wrap anchorx="margin"/>
              </v:shape>
            </w:pict>
          </mc:Fallback>
        </mc:AlternateContent>
      </w:r>
    </w:p>
    <w:p w14:paraId="30487434" w14:textId="37F007EB" w:rsidR="008B33B2" w:rsidRPr="004745FC" w:rsidRDefault="008B33B2"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669EBF49" w14:textId="7E5880B7" w:rsidR="008B33B2" w:rsidRPr="004745FC" w:rsidRDefault="008B33B2"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731D4FE6" w14:textId="5C290760" w:rsidR="008B33B2" w:rsidRDefault="008B33B2"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08404642" w14:textId="77777777" w:rsidR="000A58EB" w:rsidRDefault="000A58EB"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7651F441" w14:textId="77777777" w:rsidR="000A58EB" w:rsidRDefault="000A58EB"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73E60F4F" w14:textId="77777777" w:rsidR="000A58EB" w:rsidRPr="004745FC" w:rsidRDefault="000A58EB"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468F1879" w14:textId="77777777" w:rsidR="008B33B2" w:rsidRPr="004745FC" w:rsidRDefault="008B33B2"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7AAAC5C7" w14:textId="77777777" w:rsidR="008B33B2" w:rsidRPr="004745FC" w:rsidRDefault="008B33B2" w:rsidP="00C166D4">
      <w:pPr>
        <w:pStyle w:val="ListParagraph"/>
        <w:tabs>
          <w:tab w:val="left" w:pos="851"/>
        </w:tabs>
        <w:spacing w:after="0" w:line="240" w:lineRule="auto"/>
        <w:ind w:right="-57"/>
        <w:rPr>
          <w:rFonts w:asciiTheme="minorHAnsi" w:hAnsiTheme="minorHAnsi" w:cstheme="minorHAnsi"/>
          <w:sz w:val="20"/>
          <w:szCs w:val="20"/>
          <w:lang w:eastAsia="en-GB"/>
        </w:rPr>
      </w:pPr>
    </w:p>
    <w:p w14:paraId="04724BBF" w14:textId="77777777" w:rsidR="008B33B2" w:rsidRPr="004745FC" w:rsidRDefault="008B33B2" w:rsidP="00C166D4">
      <w:pPr>
        <w:tabs>
          <w:tab w:val="left" w:pos="851"/>
        </w:tabs>
        <w:spacing w:after="0" w:line="240" w:lineRule="auto"/>
        <w:ind w:right="-57"/>
        <w:rPr>
          <w:rFonts w:asciiTheme="minorHAnsi" w:hAnsiTheme="minorHAnsi" w:cstheme="minorHAnsi"/>
          <w:sz w:val="20"/>
          <w:szCs w:val="20"/>
          <w:lang w:eastAsia="en-GB"/>
        </w:rPr>
      </w:pPr>
    </w:p>
    <w:p w14:paraId="2FD099F5" w14:textId="7965AF1A"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rPr>
      </w:pPr>
      <w:r w:rsidRPr="004745FC">
        <w:rPr>
          <w:rFonts w:asciiTheme="minorHAnsi" w:hAnsiTheme="minorHAnsi" w:cstheme="minorHAnsi"/>
          <w:sz w:val="20"/>
          <w:szCs w:val="20"/>
          <w:lang w:eastAsia="en-GB"/>
        </w:rPr>
        <w:t xml:space="preserve">If the patient has an underlying condition that will prevent agreement of a date for treatment but can be </w:t>
      </w:r>
      <w:r w:rsidR="008B33B2" w:rsidRPr="004745FC">
        <w:rPr>
          <w:rFonts w:asciiTheme="minorHAnsi" w:hAnsiTheme="minorHAnsi" w:cstheme="minorHAnsi"/>
          <w:sz w:val="20"/>
          <w:szCs w:val="20"/>
          <w:lang w:eastAsia="en-GB"/>
        </w:rPr>
        <w:t>optimised</w:t>
      </w:r>
      <w:r w:rsidRPr="004745FC">
        <w:rPr>
          <w:rFonts w:asciiTheme="minorHAnsi" w:hAnsiTheme="minorHAnsi" w:cstheme="minorHAnsi"/>
          <w:sz w:val="20"/>
          <w:szCs w:val="20"/>
          <w:lang w:eastAsia="en-GB"/>
        </w:rPr>
        <w:t xml:space="preserve"> in primary care, the patient should be informed, removed from the waiting list and referred back to their referrer. The </w:t>
      </w:r>
      <w:r w:rsidR="000A58EB" w:rsidRPr="004745FC">
        <w:rPr>
          <w:rFonts w:asciiTheme="minorHAnsi" w:hAnsiTheme="minorHAnsi" w:cstheme="minorHAnsi"/>
          <w:sz w:val="20"/>
          <w:szCs w:val="20"/>
          <w:lang w:eastAsia="en-GB"/>
        </w:rPr>
        <w:t>18-week</w:t>
      </w:r>
      <w:r w:rsidRPr="004745FC">
        <w:rPr>
          <w:rFonts w:asciiTheme="minorHAnsi" w:hAnsiTheme="minorHAnsi" w:cstheme="minorHAnsi"/>
          <w:sz w:val="20"/>
          <w:szCs w:val="20"/>
          <w:lang w:eastAsia="en-GB"/>
        </w:rPr>
        <w:t xml:space="preserve"> clock will stop.</w:t>
      </w:r>
    </w:p>
    <w:p w14:paraId="297AB999" w14:textId="77777777" w:rsidR="000A58EB" w:rsidRPr="004745FC" w:rsidRDefault="000A58EB" w:rsidP="000A58EB">
      <w:pPr>
        <w:pStyle w:val="ListParagraph"/>
        <w:tabs>
          <w:tab w:val="left" w:pos="851"/>
        </w:tabs>
        <w:spacing w:after="0" w:line="240" w:lineRule="auto"/>
        <w:ind w:right="-57"/>
        <w:rPr>
          <w:rFonts w:asciiTheme="minorHAnsi" w:hAnsiTheme="minorHAnsi" w:cstheme="minorHAnsi"/>
          <w:sz w:val="20"/>
          <w:szCs w:val="20"/>
        </w:rPr>
      </w:pPr>
    </w:p>
    <w:p w14:paraId="70AF0EFD" w14:textId="2210CD72"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7D5CCA">
        <w:rPr>
          <w:rFonts w:asciiTheme="minorHAnsi" w:hAnsiTheme="minorHAnsi" w:cstheme="minorHAnsi"/>
          <w:color w:val="0070C0"/>
          <w:sz w:val="20"/>
        </w:rPr>
        <w:t>6</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 xml:space="preserve">Booking Admission </w:t>
      </w:r>
      <w:r w:rsidR="000A58EB">
        <w:rPr>
          <w:rFonts w:asciiTheme="minorHAnsi" w:hAnsiTheme="minorHAnsi" w:cstheme="minorHAnsi"/>
          <w:color w:val="0070C0"/>
          <w:sz w:val="20"/>
        </w:rPr>
        <w:t>f</w:t>
      </w:r>
      <w:r w:rsidR="000A58EB" w:rsidRPr="004745FC">
        <w:rPr>
          <w:rFonts w:asciiTheme="minorHAnsi" w:hAnsiTheme="minorHAnsi" w:cstheme="minorHAnsi"/>
          <w:color w:val="0070C0"/>
          <w:sz w:val="20"/>
        </w:rPr>
        <w:t>or Treatment</w:t>
      </w:r>
    </w:p>
    <w:p w14:paraId="653F3643" w14:textId="77777777" w:rsidR="000A58EB" w:rsidRPr="004745FC" w:rsidRDefault="000A58EB" w:rsidP="00C166D4">
      <w:pPr>
        <w:pStyle w:val="Subtitle"/>
        <w:rPr>
          <w:rFonts w:asciiTheme="minorHAnsi" w:hAnsiTheme="minorHAnsi" w:cstheme="minorHAnsi"/>
          <w:color w:val="0070C0"/>
          <w:sz w:val="20"/>
        </w:rPr>
      </w:pPr>
    </w:p>
    <w:p w14:paraId="06DEE897" w14:textId="4038FC78" w:rsidR="00AE0C29" w:rsidRPr="004745FC" w:rsidRDefault="00AE0C29" w:rsidP="00C166D4">
      <w:pPr>
        <w:pStyle w:val="Default"/>
        <w:rPr>
          <w:rFonts w:asciiTheme="minorHAnsi" w:hAnsiTheme="minorHAnsi" w:cstheme="minorHAnsi"/>
          <w:color w:val="auto"/>
          <w:sz w:val="20"/>
          <w:szCs w:val="20"/>
        </w:rPr>
      </w:pPr>
      <w:r w:rsidRPr="004745FC">
        <w:rPr>
          <w:rFonts w:asciiTheme="minorHAnsi" w:hAnsiTheme="minorHAnsi" w:cstheme="minorHAnsi"/>
          <w:sz w:val="20"/>
          <w:szCs w:val="20"/>
        </w:rPr>
        <w:t xml:space="preserve">All surgery dates will be booked in clinical urgency and then longest waiter. The following internal </w:t>
      </w:r>
      <w:r w:rsidR="00636043" w:rsidRPr="004745FC">
        <w:rPr>
          <w:rFonts w:asciiTheme="minorHAnsi" w:hAnsiTheme="minorHAnsi" w:cstheme="minorHAnsi"/>
          <w:sz w:val="20"/>
          <w:szCs w:val="20"/>
        </w:rPr>
        <w:t>targets.</w:t>
      </w:r>
    </w:p>
    <w:p w14:paraId="308D92E4" w14:textId="77777777" w:rsidR="00AE0C29" w:rsidRPr="004745FC" w:rsidRDefault="00AE0C29" w:rsidP="00C166D4">
      <w:pPr>
        <w:pStyle w:val="Default"/>
        <w:rPr>
          <w:rFonts w:asciiTheme="minorHAnsi" w:hAnsiTheme="minorHAnsi" w:cstheme="minorHAnsi"/>
          <w:color w:val="auto"/>
          <w:sz w:val="20"/>
          <w:szCs w:val="20"/>
        </w:rPr>
      </w:pPr>
    </w:p>
    <w:p w14:paraId="42490AD9" w14:textId="0DFD56E0" w:rsidR="00AE0C29" w:rsidRPr="004745FC" w:rsidRDefault="00AE0C29" w:rsidP="00DC6539">
      <w:pPr>
        <w:pStyle w:val="Default"/>
        <w:numPr>
          <w:ilvl w:val="0"/>
          <w:numId w:val="21"/>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Routine elective surgical procedures will be booked </w:t>
      </w:r>
      <w:r w:rsidRPr="004745FC">
        <w:rPr>
          <w:rFonts w:asciiTheme="minorHAnsi" w:hAnsiTheme="minorHAnsi" w:cstheme="minorHAnsi"/>
          <w:b/>
          <w:bCs/>
          <w:color w:val="auto"/>
          <w:sz w:val="20"/>
          <w:szCs w:val="20"/>
        </w:rPr>
        <w:t xml:space="preserve">6 weeks </w:t>
      </w:r>
      <w:r w:rsidRPr="004745FC">
        <w:rPr>
          <w:rFonts w:asciiTheme="minorHAnsi" w:hAnsiTheme="minorHAnsi" w:cstheme="minorHAnsi"/>
          <w:color w:val="auto"/>
          <w:sz w:val="20"/>
          <w:szCs w:val="20"/>
        </w:rPr>
        <w:t xml:space="preserve">from decision to admit or before their </w:t>
      </w:r>
      <w:r w:rsidR="00636043" w:rsidRPr="004745FC">
        <w:rPr>
          <w:rFonts w:asciiTheme="minorHAnsi" w:hAnsiTheme="minorHAnsi" w:cstheme="minorHAnsi"/>
          <w:color w:val="auto"/>
          <w:sz w:val="20"/>
          <w:szCs w:val="20"/>
        </w:rPr>
        <w:t>18-week</w:t>
      </w:r>
      <w:r w:rsidRPr="004745FC">
        <w:rPr>
          <w:rFonts w:asciiTheme="minorHAnsi" w:hAnsiTheme="minorHAnsi" w:cstheme="minorHAnsi"/>
          <w:color w:val="auto"/>
          <w:sz w:val="20"/>
          <w:szCs w:val="20"/>
        </w:rPr>
        <w:t xml:space="preserve"> RTT breach date, whichever is sooner. </w:t>
      </w:r>
    </w:p>
    <w:p w14:paraId="219337B7" w14:textId="336785FD" w:rsidR="00AE0C29" w:rsidRPr="004745FC" w:rsidRDefault="00AE0C29" w:rsidP="00DC6539">
      <w:pPr>
        <w:pStyle w:val="Default"/>
        <w:numPr>
          <w:ilvl w:val="0"/>
          <w:numId w:val="21"/>
        </w:numPr>
        <w:rPr>
          <w:rFonts w:asciiTheme="minorHAnsi" w:hAnsiTheme="minorHAnsi" w:cstheme="minorHAnsi"/>
          <w:color w:val="auto"/>
          <w:sz w:val="20"/>
          <w:szCs w:val="20"/>
        </w:rPr>
      </w:pPr>
      <w:r w:rsidRPr="004745FC">
        <w:rPr>
          <w:rFonts w:asciiTheme="minorHAnsi" w:hAnsiTheme="minorHAnsi" w:cstheme="minorHAnsi"/>
          <w:color w:val="auto"/>
          <w:sz w:val="20"/>
          <w:szCs w:val="20"/>
        </w:rPr>
        <w:t xml:space="preserve">Urgent elective </w:t>
      </w:r>
      <w:r w:rsidR="002C0D14" w:rsidRPr="004745FC">
        <w:rPr>
          <w:rFonts w:asciiTheme="minorHAnsi" w:hAnsiTheme="minorHAnsi" w:cstheme="minorHAnsi"/>
          <w:color w:val="auto"/>
          <w:sz w:val="20"/>
          <w:szCs w:val="20"/>
        </w:rPr>
        <w:t xml:space="preserve">(including cancer) </w:t>
      </w:r>
      <w:r w:rsidRPr="004745FC">
        <w:rPr>
          <w:rFonts w:asciiTheme="minorHAnsi" w:hAnsiTheme="minorHAnsi" w:cstheme="minorHAnsi"/>
          <w:color w:val="auto"/>
          <w:sz w:val="20"/>
          <w:szCs w:val="20"/>
        </w:rPr>
        <w:t xml:space="preserve">surgical procedures will be booked </w:t>
      </w:r>
      <w:r w:rsidRPr="004745FC">
        <w:rPr>
          <w:rFonts w:asciiTheme="minorHAnsi" w:hAnsiTheme="minorHAnsi" w:cstheme="minorHAnsi"/>
          <w:b/>
          <w:bCs/>
          <w:color w:val="auto"/>
          <w:sz w:val="20"/>
          <w:szCs w:val="20"/>
        </w:rPr>
        <w:t xml:space="preserve">2 weeks </w:t>
      </w:r>
      <w:r w:rsidRPr="004745FC">
        <w:rPr>
          <w:rFonts w:asciiTheme="minorHAnsi" w:hAnsiTheme="minorHAnsi" w:cstheme="minorHAnsi"/>
          <w:color w:val="auto"/>
          <w:sz w:val="20"/>
          <w:szCs w:val="20"/>
        </w:rPr>
        <w:t xml:space="preserve">from decision to admit date. </w:t>
      </w:r>
    </w:p>
    <w:p w14:paraId="258C06E4" w14:textId="77777777" w:rsidR="002C0D14" w:rsidRPr="004745FC" w:rsidRDefault="002C0D14" w:rsidP="00C166D4">
      <w:pPr>
        <w:pStyle w:val="Default"/>
        <w:ind w:left="720"/>
        <w:rPr>
          <w:rFonts w:asciiTheme="minorHAnsi" w:hAnsiTheme="minorHAnsi" w:cstheme="minorHAnsi"/>
          <w:color w:val="auto"/>
          <w:sz w:val="20"/>
          <w:szCs w:val="20"/>
        </w:rPr>
      </w:pPr>
    </w:p>
    <w:p w14:paraId="27CD229A" w14:textId="2FBED8AE"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Every patient should be offered </w:t>
      </w:r>
      <w:r w:rsidRPr="004745FC">
        <w:rPr>
          <w:rFonts w:asciiTheme="minorHAnsi" w:hAnsiTheme="minorHAnsi" w:cstheme="minorHAnsi"/>
          <w:b w:val="0"/>
          <w:i/>
          <w:sz w:val="20"/>
        </w:rPr>
        <w:t>two reasonable dates</w:t>
      </w:r>
      <w:r w:rsidRPr="004745FC">
        <w:rPr>
          <w:rFonts w:asciiTheme="minorHAnsi" w:hAnsiTheme="minorHAnsi" w:cstheme="minorHAnsi"/>
          <w:b w:val="0"/>
          <w:sz w:val="20"/>
        </w:rPr>
        <w:t xml:space="preserve"> for admission. A ‘reasonable offer’ means giving the patient at least 3 weeks’ notice, with the dates offered on two different days.  Patients can certainly be booked in with less than 3 weeks to fill available slots, but only if it is </w:t>
      </w:r>
      <w:r w:rsidRPr="004745FC">
        <w:rPr>
          <w:rFonts w:asciiTheme="minorHAnsi" w:hAnsiTheme="minorHAnsi" w:cstheme="minorHAnsi"/>
          <w:b w:val="0"/>
          <w:i/>
          <w:sz w:val="20"/>
        </w:rPr>
        <w:t>fully booked</w:t>
      </w:r>
      <w:r w:rsidRPr="004745FC">
        <w:rPr>
          <w:rFonts w:asciiTheme="minorHAnsi" w:hAnsiTheme="minorHAnsi" w:cstheme="minorHAnsi"/>
          <w:b w:val="0"/>
          <w:sz w:val="20"/>
        </w:rPr>
        <w:t xml:space="preserve"> (i.e. agreed in conversation with a patient).  </w:t>
      </w:r>
      <w:r w:rsidR="00414098">
        <w:rPr>
          <w:rFonts w:asciiTheme="minorHAnsi" w:hAnsiTheme="minorHAnsi" w:cstheme="minorHAnsi"/>
          <w:b w:val="0"/>
          <w:sz w:val="20"/>
        </w:rPr>
        <w:t>Administrative / booking</w:t>
      </w:r>
      <w:r w:rsidRPr="004745FC">
        <w:rPr>
          <w:rFonts w:asciiTheme="minorHAnsi" w:hAnsiTheme="minorHAnsi" w:cstheme="minorHAnsi"/>
          <w:b w:val="0"/>
          <w:sz w:val="20"/>
        </w:rPr>
        <w:t xml:space="preserve"> staff should try to contact a patient by phone, on at least 2 different days, at different times of the day, to arrange their admission offering at least 3 weeks’ notice with dates offered on two different days.  If a patient makes themselves </w:t>
      </w:r>
      <w:r w:rsidR="00636043" w:rsidRPr="004745FC">
        <w:rPr>
          <w:rFonts w:asciiTheme="minorHAnsi" w:hAnsiTheme="minorHAnsi" w:cstheme="minorHAnsi"/>
          <w:b w:val="0"/>
          <w:sz w:val="20"/>
        </w:rPr>
        <w:t>unavailable,</w:t>
      </w:r>
      <w:r w:rsidRPr="004745FC">
        <w:rPr>
          <w:rFonts w:asciiTheme="minorHAnsi" w:hAnsiTheme="minorHAnsi" w:cstheme="minorHAnsi"/>
          <w:b w:val="0"/>
          <w:sz w:val="20"/>
        </w:rPr>
        <w:t xml:space="preserve"> they must be advised that in doing so they may be at risk of causing themselves harm by delaying treatment.  All offers of admission dates or periods of patient unavailability should be recorded on the waiting list entry comments field.</w:t>
      </w:r>
    </w:p>
    <w:p w14:paraId="63CF5156" w14:textId="77777777" w:rsidR="000A58EB" w:rsidRPr="004745FC" w:rsidRDefault="000A58EB" w:rsidP="00C166D4">
      <w:pPr>
        <w:pStyle w:val="Subtitle"/>
        <w:rPr>
          <w:rFonts w:asciiTheme="minorHAnsi" w:hAnsiTheme="minorHAnsi" w:cstheme="minorHAnsi"/>
          <w:b w:val="0"/>
          <w:sz w:val="20"/>
        </w:rPr>
      </w:pPr>
    </w:p>
    <w:p w14:paraId="03B52D7D" w14:textId="23704834"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Patients should not automatically be removed from the waiting list because they are unavailable.  If a patient makes themselves unavailable, the appropriate clinician should agree how long it is reasonable for them to remain on the waiting list without review and decide</w:t>
      </w:r>
      <w:r w:rsidR="000A58EB">
        <w:rPr>
          <w:rFonts w:asciiTheme="minorHAnsi" w:hAnsiTheme="minorHAnsi" w:cstheme="minorHAnsi"/>
          <w:b w:val="0"/>
          <w:sz w:val="20"/>
        </w:rPr>
        <w:t>:</w:t>
      </w:r>
    </w:p>
    <w:p w14:paraId="71346068" w14:textId="77777777" w:rsidR="000A58EB" w:rsidRPr="004745FC" w:rsidRDefault="000A58EB" w:rsidP="00C166D4">
      <w:pPr>
        <w:pStyle w:val="Subtitle"/>
        <w:rPr>
          <w:rFonts w:asciiTheme="minorHAnsi" w:hAnsiTheme="minorHAnsi" w:cstheme="minorHAnsi"/>
          <w:b w:val="0"/>
          <w:sz w:val="20"/>
        </w:rPr>
      </w:pPr>
    </w:p>
    <w:p w14:paraId="589EC915" w14:textId="2D8E13D6"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clinical risk of the patient delaying treatment and remaining on the waiting </w:t>
      </w:r>
      <w:r w:rsidR="000A58EB" w:rsidRPr="004745FC">
        <w:rPr>
          <w:rFonts w:asciiTheme="minorHAnsi" w:hAnsiTheme="minorHAnsi" w:cstheme="minorHAnsi"/>
          <w:sz w:val="20"/>
          <w:szCs w:val="20"/>
          <w:lang w:eastAsia="en-GB"/>
        </w:rPr>
        <w:t>list.</w:t>
      </w:r>
    </w:p>
    <w:p w14:paraId="5E951F11" w14:textId="5A0CD0C9"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remaining on the waiting list, at what point the patient should be </w:t>
      </w:r>
      <w:r w:rsidR="000A58EB" w:rsidRPr="004745FC">
        <w:rPr>
          <w:rFonts w:asciiTheme="minorHAnsi" w:hAnsiTheme="minorHAnsi" w:cstheme="minorHAnsi"/>
          <w:sz w:val="20"/>
          <w:szCs w:val="20"/>
          <w:lang w:eastAsia="en-GB"/>
        </w:rPr>
        <w:t>reviewed.</w:t>
      </w:r>
    </w:p>
    <w:p w14:paraId="61AC887A" w14:textId="77777777" w:rsidR="00A85E1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whether the patient should be removed from the waiting list and monitored in outpatients</w:t>
      </w:r>
    </w:p>
    <w:p w14:paraId="7D38087D" w14:textId="2367D6EA" w:rsidR="00F221B1"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whether the patient should be discharged to their GP to enable monitoring of their condition and re-referral when the patient is ready to commence treatment.</w:t>
      </w:r>
    </w:p>
    <w:p w14:paraId="5D874F54" w14:textId="77777777" w:rsidR="000A58EB" w:rsidRPr="004745FC" w:rsidRDefault="000A58EB" w:rsidP="000A58EB">
      <w:pPr>
        <w:pStyle w:val="ListParagraph"/>
        <w:tabs>
          <w:tab w:val="left" w:pos="851"/>
        </w:tabs>
        <w:spacing w:after="0" w:line="240" w:lineRule="auto"/>
        <w:ind w:right="-57"/>
        <w:rPr>
          <w:rFonts w:asciiTheme="minorHAnsi" w:hAnsiTheme="minorHAnsi" w:cstheme="minorHAnsi"/>
          <w:sz w:val="20"/>
          <w:szCs w:val="20"/>
          <w:lang w:eastAsia="en-GB"/>
        </w:rPr>
      </w:pPr>
    </w:p>
    <w:p w14:paraId="7C4F49EC" w14:textId="19E1A80E" w:rsidR="00AE0C29" w:rsidRPr="004745FC"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To aid with waiting list management, dates can be recorded in the ‘suspension’ section on the patient’s waiting list entry on the waiting list entry to record periods when, for example, the patient is ‘medically unfit’, to prevent a patient from being booked inappropriately; however, this does </w:t>
      </w:r>
      <w:r w:rsidRPr="004745FC">
        <w:rPr>
          <w:rFonts w:asciiTheme="minorHAnsi" w:hAnsiTheme="minorHAnsi" w:cstheme="minorHAnsi"/>
          <w:b w:val="0"/>
          <w:i/>
          <w:sz w:val="20"/>
        </w:rPr>
        <w:t xml:space="preserve">not </w:t>
      </w:r>
      <w:r w:rsidRPr="004745FC">
        <w:rPr>
          <w:rFonts w:asciiTheme="minorHAnsi" w:hAnsiTheme="minorHAnsi" w:cstheme="minorHAnsi"/>
          <w:b w:val="0"/>
          <w:sz w:val="20"/>
        </w:rPr>
        <w:t>stop the patient’s RTT clock. In all cases the patients the RTT clock will continue to tick.</w:t>
      </w:r>
    </w:p>
    <w:p w14:paraId="08D3E4AA" w14:textId="49B35544"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Waiting lists should be regularly reviewed by the </w:t>
      </w:r>
      <w:r w:rsidR="00414098">
        <w:rPr>
          <w:rFonts w:asciiTheme="minorHAnsi" w:hAnsiTheme="minorHAnsi" w:cstheme="minorHAnsi"/>
          <w:b w:val="0"/>
          <w:sz w:val="20"/>
        </w:rPr>
        <w:t>administrative / booking</w:t>
      </w:r>
      <w:r w:rsidRPr="004745FC">
        <w:rPr>
          <w:rFonts w:asciiTheme="minorHAnsi" w:hAnsiTheme="minorHAnsi" w:cstheme="minorHAnsi"/>
          <w:b w:val="0"/>
          <w:sz w:val="20"/>
        </w:rPr>
        <w:t xml:space="preserve"> and clinical teams to discuss where patients are not fit or available and document and action appropriate next steps.</w:t>
      </w:r>
    </w:p>
    <w:p w14:paraId="3558A4A9" w14:textId="77777777" w:rsidR="000A58EB" w:rsidRPr="004745FC" w:rsidRDefault="000A58EB" w:rsidP="00C166D4">
      <w:pPr>
        <w:pStyle w:val="Subtitle"/>
        <w:rPr>
          <w:rFonts w:asciiTheme="minorHAnsi" w:hAnsiTheme="minorHAnsi" w:cstheme="minorHAnsi"/>
          <w:b w:val="0"/>
          <w:sz w:val="20"/>
        </w:rPr>
      </w:pPr>
    </w:p>
    <w:p w14:paraId="43F80009" w14:textId="7F6D7D9E"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7D5CCA">
        <w:rPr>
          <w:rFonts w:asciiTheme="minorHAnsi" w:hAnsiTheme="minorHAnsi" w:cstheme="minorHAnsi"/>
          <w:color w:val="0070C0"/>
          <w:sz w:val="20"/>
        </w:rPr>
        <w:t>7</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 xml:space="preserve">Removing Patients from </w:t>
      </w:r>
      <w:r w:rsidR="000A58EB">
        <w:rPr>
          <w:rFonts w:asciiTheme="minorHAnsi" w:hAnsiTheme="minorHAnsi" w:cstheme="minorHAnsi"/>
          <w:color w:val="0070C0"/>
          <w:sz w:val="20"/>
        </w:rPr>
        <w:t>t</w:t>
      </w:r>
      <w:r w:rsidR="000A58EB" w:rsidRPr="004745FC">
        <w:rPr>
          <w:rFonts w:asciiTheme="minorHAnsi" w:hAnsiTheme="minorHAnsi" w:cstheme="minorHAnsi"/>
          <w:color w:val="0070C0"/>
          <w:sz w:val="20"/>
        </w:rPr>
        <w:t>he Waiting List</w:t>
      </w:r>
    </w:p>
    <w:p w14:paraId="53B91C2C" w14:textId="77777777" w:rsidR="000A58EB" w:rsidRPr="004745FC" w:rsidRDefault="000A58EB" w:rsidP="00C166D4">
      <w:pPr>
        <w:pStyle w:val="Subtitle"/>
        <w:rPr>
          <w:rFonts w:asciiTheme="minorHAnsi" w:hAnsiTheme="minorHAnsi" w:cstheme="minorHAnsi"/>
          <w:color w:val="0070C0"/>
          <w:sz w:val="20"/>
        </w:rPr>
      </w:pPr>
    </w:p>
    <w:p w14:paraId="1C262E8A" w14:textId="77777777" w:rsidR="00AE0C29" w:rsidRPr="004745FC"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Once a clinical decision is made to add a patient to an admitted waiting list, the patient should only be removed from the waiting list after a clinical decision to remove has been taken. </w:t>
      </w:r>
      <w:r w:rsidR="009506D9" w:rsidRPr="004745FC">
        <w:rPr>
          <w:rFonts w:asciiTheme="minorHAnsi" w:hAnsiTheme="minorHAnsi" w:cstheme="minorHAnsi"/>
          <w:b w:val="0"/>
          <w:color w:val="000000" w:themeColor="text1"/>
          <w:sz w:val="20"/>
        </w:rPr>
        <w:t>Prior to removing the patient from the admitted waiting list a clinical review must be completed and following clinical confirmation recorded on EPR the patient can be removed from the list.</w:t>
      </w:r>
    </w:p>
    <w:p w14:paraId="7FD432BB" w14:textId="0BDBAD0F" w:rsidR="009506D9" w:rsidRDefault="00AE0C29" w:rsidP="00C166D4">
      <w:pPr>
        <w:pStyle w:val="Subtitle"/>
        <w:rPr>
          <w:rFonts w:asciiTheme="minorHAnsi" w:hAnsiTheme="minorHAnsi" w:cstheme="minorHAnsi"/>
          <w:b w:val="0"/>
          <w:color w:val="000000" w:themeColor="text1"/>
          <w:sz w:val="20"/>
        </w:rPr>
      </w:pPr>
      <w:r w:rsidRPr="004745FC">
        <w:rPr>
          <w:rFonts w:asciiTheme="minorHAnsi" w:hAnsiTheme="minorHAnsi" w:cstheme="minorHAnsi"/>
          <w:b w:val="0"/>
          <w:color w:val="000000" w:themeColor="text1"/>
          <w:sz w:val="20"/>
        </w:rPr>
        <w:t xml:space="preserve">However, </w:t>
      </w:r>
      <w:r w:rsidR="00414098">
        <w:rPr>
          <w:rFonts w:asciiTheme="minorHAnsi" w:hAnsiTheme="minorHAnsi" w:cstheme="minorHAnsi"/>
          <w:b w:val="0"/>
          <w:color w:val="000000" w:themeColor="text1"/>
          <w:sz w:val="20"/>
        </w:rPr>
        <w:t>administrative / booking</w:t>
      </w:r>
      <w:r w:rsidRPr="004745FC">
        <w:rPr>
          <w:rFonts w:asciiTheme="minorHAnsi" w:hAnsiTheme="minorHAnsi" w:cstheme="minorHAnsi"/>
          <w:b w:val="0"/>
          <w:color w:val="000000" w:themeColor="text1"/>
          <w:sz w:val="20"/>
        </w:rPr>
        <w:t xml:space="preserve"> teams can remove waiting list entries for data quality issues or when a patient informs they have been treated elsewhere or have had private treatment, the admission team should confirm with the patient they will be removed from the waiting list and will be discharged back to their GP</w:t>
      </w:r>
      <w:r w:rsidR="009506D9" w:rsidRPr="004745FC">
        <w:rPr>
          <w:rFonts w:asciiTheme="minorHAnsi" w:hAnsiTheme="minorHAnsi" w:cstheme="minorHAnsi"/>
          <w:b w:val="0"/>
          <w:color w:val="000000" w:themeColor="text1"/>
          <w:sz w:val="20"/>
        </w:rPr>
        <w:t xml:space="preserve"> </w:t>
      </w:r>
      <w:r w:rsidRPr="004745FC">
        <w:rPr>
          <w:rFonts w:asciiTheme="minorHAnsi" w:hAnsiTheme="minorHAnsi" w:cstheme="minorHAnsi"/>
          <w:b w:val="0"/>
          <w:color w:val="000000" w:themeColor="text1"/>
          <w:sz w:val="20"/>
        </w:rPr>
        <w:t xml:space="preserve">information </w:t>
      </w:r>
      <w:r w:rsidR="00E46C98" w:rsidRPr="004745FC">
        <w:rPr>
          <w:rFonts w:asciiTheme="minorHAnsi" w:hAnsiTheme="minorHAnsi" w:cstheme="minorHAnsi"/>
          <w:b w:val="0"/>
          <w:color w:val="000000" w:themeColor="text1"/>
          <w:sz w:val="20"/>
        </w:rPr>
        <w:t xml:space="preserve">must also be </w:t>
      </w:r>
      <w:r w:rsidRPr="004745FC">
        <w:rPr>
          <w:rFonts w:asciiTheme="minorHAnsi" w:hAnsiTheme="minorHAnsi" w:cstheme="minorHAnsi"/>
          <w:b w:val="0"/>
          <w:color w:val="000000" w:themeColor="text1"/>
          <w:sz w:val="20"/>
        </w:rPr>
        <w:t xml:space="preserve">recorded in the comments field in the waiting list entry, a removal reason added to the Trust PAS system and if appropriate the referral closed.  A letter </w:t>
      </w:r>
      <w:r w:rsidR="00E46C98" w:rsidRPr="004745FC">
        <w:rPr>
          <w:rFonts w:asciiTheme="minorHAnsi" w:hAnsiTheme="minorHAnsi" w:cstheme="minorHAnsi"/>
          <w:b w:val="0"/>
          <w:color w:val="000000" w:themeColor="text1"/>
          <w:sz w:val="20"/>
        </w:rPr>
        <w:t xml:space="preserve">must </w:t>
      </w:r>
      <w:r w:rsidRPr="004745FC">
        <w:rPr>
          <w:rFonts w:asciiTheme="minorHAnsi" w:hAnsiTheme="minorHAnsi" w:cstheme="minorHAnsi"/>
          <w:b w:val="0"/>
          <w:color w:val="000000" w:themeColor="text1"/>
          <w:sz w:val="20"/>
        </w:rPr>
        <w:t xml:space="preserve">be sent to the GP and patient informing them of the removal.  </w:t>
      </w:r>
    </w:p>
    <w:p w14:paraId="713478AF" w14:textId="77777777" w:rsidR="000A58EB" w:rsidRPr="004745FC" w:rsidRDefault="000A58EB" w:rsidP="00C166D4">
      <w:pPr>
        <w:pStyle w:val="Subtitle"/>
        <w:rPr>
          <w:rFonts w:asciiTheme="minorHAnsi" w:hAnsiTheme="minorHAnsi" w:cstheme="minorHAnsi"/>
          <w:b w:val="0"/>
          <w:color w:val="000000" w:themeColor="text1"/>
          <w:sz w:val="20"/>
        </w:rPr>
      </w:pPr>
    </w:p>
    <w:p w14:paraId="0AAB1E88" w14:textId="3BDD30D1" w:rsidR="00AE0C29" w:rsidRDefault="00AE0C29" w:rsidP="00C166D4">
      <w:pPr>
        <w:pStyle w:val="Subtitle"/>
        <w:rPr>
          <w:rFonts w:asciiTheme="minorHAnsi" w:hAnsiTheme="minorHAnsi" w:cstheme="minorHAnsi"/>
          <w:b w:val="0"/>
          <w:color w:val="000000" w:themeColor="text1"/>
          <w:sz w:val="20"/>
        </w:rPr>
      </w:pPr>
      <w:r w:rsidRPr="004745FC">
        <w:rPr>
          <w:rFonts w:asciiTheme="minorHAnsi" w:hAnsiTheme="minorHAnsi" w:cstheme="minorHAnsi"/>
          <w:b w:val="0"/>
          <w:color w:val="000000" w:themeColor="text1"/>
          <w:sz w:val="20"/>
        </w:rPr>
        <w:t xml:space="preserve">Similarly, if a patient informs the </w:t>
      </w:r>
      <w:r w:rsidR="00414098">
        <w:rPr>
          <w:rFonts w:asciiTheme="minorHAnsi" w:hAnsiTheme="minorHAnsi" w:cstheme="minorHAnsi"/>
          <w:b w:val="0"/>
          <w:color w:val="000000" w:themeColor="text1"/>
          <w:sz w:val="20"/>
        </w:rPr>
        <w:t>administrative / booking</w:t>
      </w:r>
      <w:r w:rsidRPr="004745FC">
        <w:rPr>
          <w:rFonts w:asciiTheme="minorHAnsi" w:hAnsiTheme="minorHAnsi" w:cstheme="minorHAnsi"/>
          <w:b w:val="0"/>
          <w:color w:val="000000" w:themeColor="text1"/>
          <w:sz w:val="20"/>
        </w:rPr>
        <w:t xml:space="preserve"> team that they no longer want to be treated, they should also be informed that they will be removed from the waiting list, pending clinical review, the patient may wish to continue to be followed up with the clinician and if that is the case an appropriate follow up should be provided.  The patient should be removed from the waiting list using the appropriate removal reason and a letter sent to the GP and patient informing them of the removal.  An email should be sent to the Clinician informing them of the removal, the reason for removal and the procedure the patient had been listed for, the clinician may decide to contact the patient directly to ensure the patient is aware of the clinical implications as a result of their decision not to be treated.  If the clinician and patient decide that treatment is </w:t>
      </w:r>
      <w:r w:rsidR="000A58EB" w:rsidRPr="004745FC">
        <w:rPr>
          <w:rFonts w:asciiTheme="minorHAnsi" w:hAnsiTheme="minorHAnsi" w:cstheme="minorHAnsi"/>
          <w:b w:val="0"/>
          <w:color w:val="000000" w:themeColor="text1"/>
          <w:sz w:val="20"/>
        </w:rPr>
        <w:t>required,</w:t>
      </w:r>
      <w:r w:rsidRPr="004745FC">
        <w:rPr>
          <w:rFonts w:asciiTheme="minorHAnsi" w:hAnsiTheme="minorHAnsi" w:cstheme="minorHAnsi"/>
          <w:b w:val="0"/>
          <w:color w:val="000000" w:themeColor="text1"/>
          <w:sz w:val="20"/>
        </w:rPr>
        <w:t xml:space="preserve"> the patient should be reinstated to the waiting list.</w:t>
      </w:r>
    </w:p>
    <w:p w14:paraId="076724C7" w14:textId="77777777" w:rsidR="000A58EB" w:rsidRPr="004745FC" w:rsidRDefault="000A58EB" w:rsidP="00C166D4">
      <w:pPr>
        <w:pStyle w:val="Subtitle"/>
        <w:rPr>
          <w:rFonts w:asciiTheme="minorHAnsi" w:hAnsiTheme="minorHAnsi" w:cstheme="minorHAnsi"/>
          <w:b w:val="0"/>
          <w:color w:val="000000" w:themeColor="text1"/>
          <w:sz w:val="20"/>
        </w:rPr>
      </w:pPr>
    </w:p>
    <w:p w14:paraId="61BEFEC7" w14:textId="4BFBA19F"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Patients should not automatically be removed from the waiting list because they are unavailable.  If a patient makes themselves unavailable</w:t>
      </w:r>
      <w:r w:rsidR="001F585A" w:rsidRPr="004745FC">
        <w:rPr>
          <w:rFonts w:asciiTheme="minorHAnsi" w:hAnsiTheme="minorHAnsi" w:cstheme="minorHAnsi"/>
          <w:b w:val="0"/>
          <w:sz w:val="20"/>
        </w:rPr>
        <w:t xml:space="preserve"> for more than six weeks</w:t>
      </w:r>
      <w:r w:rsidRPr="004745FC">
        <w:rPr>
          <w:rFonts w:asciiTheme="minorHAnsi" w:hAnsiTheme="minorHAnsi" w:cstheme="minorHAnsi"/>
          <w:b w:val="0"/>
          <w:sz w:val="20"/>
        </w:rPr>
        <w:t>, the appropriate clinician should agree how long it is reasonable for them to remain on the waiting list without review and decide:</w:t>
      </w:r>
      <w:r w:rsidR="00DC445E" w:rsidRPr="004745FC">
        <w:rPr>
          <w:rFonts w:asciiTheme="minorHAnsi" w:hAnsiTheme="minorHAnsi" w:cstheme="minorHAnsi"/>
          <w:b w:val="0"/>
          <w:sz w:val="20"/>
        </w:rPr>
        <w:t xml:space="preserve"> </w:t>
      </w:r>
    </w:p>
    <w:p w14:paraId="1D0C13AB" w14:textId="77777777" w:rsidR="000A58EB" w:rsidRPr="004745FC" w:rsidRDefault="000A58EB" w:rsidP="00C166D4">
      <w:pPr>
        <w:pStyle w:val="Subtitle"/>
        <w:rPr>
          <w:rFonts w:asciiTheme="minorHAnsi" w:hAnsiTheme="minorHAnsi" w:cstheme="minorHAnsi"/>
          <w:b w:val="0"/>
          <w:sz w:val="20"/>
        </w:rPr>
      </w:pPr>
    </w:p>
    <w:p w14:paraId="7740FB0C" w14:textId="00888DC4"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clinical risk of the patient delaying treatment and remaining on the waiting </w:t>
      </w:r>
      <w:r w:rsidR="000A58EB" w:rsidRPr="004745FC">
        <w:rPr>
          <w:rFonts w:asciiTheme="minorHAnsi" w:hAnsiTheme="minorHAnsi" w:cstheme="minorHAnsi"/>
          <w:sz w:val="20"/>
          <w:szCs w:val="20"/>
          <w:lang w:eastAsia="en-GB"/>
        </w:rPr>
        <w:t>list.</w:t>
      </w:r>
    </w:p>
    <w:p w14:paraId="12EBE4A3" w14:textId="268655EB"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remaining on the waiting list, at what point the patient should be </w:t>
      </w:r>
      <w:r w:rsidR="000A58EB" w:rsidRPr="004745FC">
        <w:rPr>
          <w:rFonts w:asciiTheme="minorHAnsi" w:hAnsiTheme="minorHAnsi" w:cstheme="minorHAnsi"/>
          <w:sz w:val="20"/>
          <w:szCs w:val="20"/>
          <w:lang w:eastAsia="en-GB"/>
        </w:rPr>
        <w:t>reviewed.</w:t>
      </w:r>
    </w:p>
    <w:p w14:paraId="7EAEFCA1" w14:textId="77777777"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Whether the patient should be removed from the waiting list and monitored in outpatients</w:t>
      </w:r>
    </w:p>
    <w:p w14:paraId="1A1EAE44" w14:textId="77777777"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Whether the patient should be discharged to their GP to enable monitoring of their condition and re-referral when the patient is ready to commence treatment.</w:t>
      </w:r>
    </w:p>
    <w:p w14:paraId="1136AAFA" w14:textId="77777777" w:rsidR="000A58EB" w:rsidRPr="004745FC" w:rsidRDefault="000A58EB" w:rsidP="000A58EB">
      <w:pPr>
        <w:pStyle w:val="ListParagraph"/>
        <w:tabs>
          <w:tab w:val="left" w:pos="851"/>
        </w:tabs>
        <w:spacing w:after="0" w:line="240" w:lineRule="auto"/>
        <w:ind w:right="-57"/>
        <w:rPr>
          <w:rFonts w:asciiTheme="minorHAnsi" w:hAnsiTheme="minorHAnsi" w:cstheme="minorHAnsi"/>
          <w:sz w:val="20"/>
          <w:szCs w:val="20"/>
          <w:lang w:eastAsia="en-GB"/>
        </w:rPr>
      </w:pPr>
    </w:p>
    <w:p w14:paraId="26103142" w14:textId="2EBB5B4A"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Removing a patient from the admitted waiting list does not automatically stop their clock – unless there is a decision that treatment is not required the patient’s clock will continue as a non-admitted pathway.  Patients should only be removed from the waiting list with the agreement of the appropriate clinician.  Staff must ensure the correct removal reason is </w:t>
      </w:r>
      <w:r w:rsidR="00636043" w:rsidRPr="004745FC">
        <w:rPr>
          <w:rFonts w:asciiTheme="minorHAnsi" w:hAnsiTheme="minorHAnsi" w:cstheme="minorHAnsi"/>
          <w:b w:val="0"/>
          <w:sz w:val="20"/>
        </w:rPr>
        <w:t>recorded and</w:t>
      </w:r>
      <w:r w:rsidRPr="004745FC">
        <w:rPr>
          <w:rFonts w:asciiTheme="minorHAnsi" w:hAnsiTheme="minorHAnsi" w:cstheme="minorHAnsi"/>
          <w:b w:val="0"/>
          <w:sz w:val="20"/>
        </w:rPr>
        <w:t xml:space="preserve"> provide additional comments regarding the removal reason on the WL ‘comments’ tab under patient preparation – particularly if ‘patient request’ or ‘Consultant request’ have been selected as removal reason.</w:t>
      </w:r>
    </w:p>
    <w:p w14:paraId="711093FA" w14:textId="77777777" w:rsidR="000A58EB" w:rsidRPr="004745FC" w:rsidRDefault="000A58EB" w:rsidP="00C166D4">
      <w:pPr>
        <w:pStyle w:val="Subtitle"/>
        <w:rPr>
          <w:rFonts w:asciiTheme="minorHAnsi" w:hAnsiTheme="minorHAnsi" w:cstheme="minorHAnsi"/>
          <w:b w:val="0"/>
          <w:sz w:val="20"/>
        </w:rPr>
      </w:pPr>
    </w:p>
    <w:p w14:paraId="563E808D" w14:textId="3D419D86" w:rsidR="00AE0C29" w:rsidRDefault="00AE0C29" w:rsidP="00C166D4">
      <w:pPr>
        <w:pStyle w:val="Subtitle"/>
        <w:rPr>
          <w:rFonts w:asciiTheme="minorHAnsi" w:hAnsiTheme="minorHAnsi" w:cstheme="minorHAnsi"/>
          <w:b w:val="0"/>
          <w:color w:val="000000" w:themeColor="text1"/>
          <w:sz w:val="20"/>
        </w:rPr>
      </w:pPr>
      <w:r w:rsidRPr="004745FC">
        <w:rPr>
          <w:rFonts w:asciiTheme="minorHAnsi" w:hAnsiTheme="minorHAnsi" w:cstheme="minorHAnsi"/>
          <w:b w:val="0"/>
          <w:sz w:val="20"/>
        </w:rPr>
        <w:t xml:space="preserve">If the </w:t>
      </w:r>
      <w:r w:rsidR="00414098">
        <w:rPr>
          <w:rFonts w:asciiTheme="minorHAnsi" w:hAnsiTheme="minorHAnsi" w:cstheme="minorHAnsi"/>
          <w:b w:val="0"/>
          <w:sz w:val="20"/>
        </w:rPr>
        <w:t>administrative / booking</w:t>
      </w:r>
      <w:r w:rsidRPr="004745FC">
        <w:rPr>
          <w:rFonts w:asciiTheme="minorHAnsi" w:hAnsiTheme="minorHAnsi" w:cstheme="minorHAnsi"/>
          <w:b w:val="0"/>
          <w:sz w:val="20"/>
        </w:rPr>
        <w:t xml:space="preserve"> team are unable to contact the patient by </w:t>
      </w:r>
      <w:r w:rsidRPr="00066AA0">
        <w:rPr>
          <w:rFonts w:asciiTheme="minorHAnsi" w:hAnsiTheme="minorHAnsi" w:cstheme="minorHAnsi"/>
          <w:b w:val="0"/>
          <w:sz w:val="20"/>
          <w:highlight w:val="yellow"/>
        </w:rPr>
        <w:t xml:space="preserve">telephone (having </w:t>
      </w:r>
      <w:r w:rsidR="00066AA0" w:rsidRPr="00066AA0">
        <w:rPr>
          <w:rFonts w:asciiTheme="minorHAnsi" w:hAnsiTheme="minorHAnsi" w:cstheme="minorHAnsi"/>
          <w:b w:val="0"/>
          <w:sz w:val="20"/>
          <w:highlight w:val="yellow"/>
        </w:rPr>
        <w:t>at least two</w:t>
      </w:r>
      <w:r w:rsidRPr="00066AA0">
        <w:rPr>
          <w:rFonts w:asciiTheme="minorHAnsi" w:hAnsiTheme="minorHAnsi" w:cstheme="minorHAnsi"/>
          <w:b w:val="0"/>
          <w:sz w:val="20"/>
          <w:highlight w:val="yellow"/>
        </w:rPr>
        <w:t xml:space="preserve"> attempts, at least one in the evening</w:t>
      </w:r>
      <w:r w:rsidR="00066AA0" w:rsidRPr="00066AA0">
        <w:rPr>
          <w:rFonts w:asciiTheme="minorHAnsi" w:hAnsiTheme="minorHAnsi" w:cstheme="minorHAnsi"/>
          <w:b w:val="0"/>
          <w:sz w:val="20"/>
          <w:highlight w:val="yellow"/>
        </w:rPr>
        <w:t xml:space="preserve"> if possible</w:t>
      </w:r>
      <w:r w:rsidRPr="00066AA0">
        <w:rPr>
          <w:rFonts w:asciiTheme="minorHAnsi" w:hAnsiTheme="minorHAnsi" w:cstheme="minorHAnsi"/>
          <w:b w:val="0"/>
          <w:sz w:val="20"/>
          <w:highlight w:val="yellow"/>
        </w:rPr>
        <w:t>)</w:t>
      </w:r>
      <w:r w:rsidRPr="004745FC">
        <w:rPr>
          <w:rFonts w:asciiTheme="minorHAnsi" w:hAnsiTheme="minorHAnsi" w:cstheme="minorHAnsi"/>
          <w:b w:val="0"/>
          <w:sz w:val="20"/>
        </w:rPr>
        <w:t xml:space="preserve"> and having confirmed contact details with the GP, a letter will be sent requesting the patient contact the Trust within 10 working days to arrange their admission date.  If the patient does not contact within the specified time, they should be removed from the waiting list, unless there is an exceptional clinical reason for them to remain, the clinical team should be informed via email providing clear information as to why the patient has been removed and the procedure the patient was listed for, the reason for their removal should be recorded on their waiting list entry, and the patient should be discharged back to their GP. A letter should be sent to the patient and GP to inform them of their removal from the waiting list and discharge. The patient’s </w:t>
      </w:r>
      <w:r w:rsidR="000A58EB" w:rsidRPr="004745FC">
        <w:rPr>
          <w:rFonts w:asciiTheme="minorHAnsi" w:hAnsiTheme="minorHAnsi" w:cstheme="minorHAnsi"/>
          <w:b w:val="0"/>
          <w:sz w:val="20"/>
        </w:rPr>
        <w:t>18-week</w:t>
      </w:r>
      <w:r w:rsidRPr="004745FC">
        <w:rPr>
          <w:rFonts w:asciiTheme="minorHAnsi" w:hAnsiTheme="minorHAnsi" w:cstheme="minorHAnsi"/>
          <w:b w:val="0"/>
          <w:sz w:val="20"/>
        </w:rPr>
        <w:t xml:space="preserve"> RTT clock is stopped</w:t>
      </w:r>
      <w:r w:rsidRPr="004745FC">
        <w:rPr>
          <w:rFonts w:asciiTheme="minorHAnsi" w:hAnsiTheme="minorHAnsi" w:cstheme="minorHAnsi"/>
          <w:b w:val="0"/>
          <w:color w:val="FF0000"/>
          <w:sz w:val="20"/>
        </w:rPr>
        <w:t xml:space="preserve">.  </w:t>
      </w:r>
      <w:r w:rsidRPr="004745FC">
        <w:rPr>
          <w:rFonts w:asciiTheme="minorHAnsi" w:hAnsiTheme="minorHAnsi" w:cstheme="minorHAnsi"/>
          <w:b w:val="0"/>
          <w:color w:val="000000" w:themeColor="text1"/>
          <w:sz w:val="20"/>
        </w:rPr>
        <w:t xml:space="preserve">If the clinician decides that treatment is required or the patient makes </w:t>
      </w:r>
      <w:r w:rsidR="00636043" w:rsidRPr="004745FC">
        <w:rPr>
          <w:rFonts w:asciiTheme="minorHAnsi" w:hAnsiTheme="minorHAnsi" w:cstheme="minorHAnsi"/>
          <w:b w:val="0"/>
          <w:color w:val="000000" w:themeColor="text1"/>
          <w:sz w:val="20"/>
        </w:rPr>
        <w:t>contact,</w:t>
      </w:r>
      <w:r w:rsidRPr="004745FC">
        <w:rPr>
          <w:rFonts w:asciiTheme="minorHAnsi" w:hAnsiTheme="minorHAnsi" w:cstheme="minorHAnsi"/>
          <w:b w:val="0"/>
          <w:color w:val="000000" w:themeColor="text1"/>
          <w:sz w:val="20"/>
        </w:rPr>
        <w:t xml:space="preserve"> then the patient should be reinstated to the waiting list.</w:t>
      </w:r>
    </w:p>
    <w:p w14:paraId="2934326D" w14:textId="77777777" w:rsidR="000A58EB" w:rsidRPr="004745FC" w:rsidRDefault="000A58EB" w:rsidP="00C166D4">
      <w:pPr>
        <w:pStyle w:val="Subtitle"/>
        <w:rPr>
          <w:rFonts w:asciiTheme="minorHAnsi" w:hAnsiTheme="minorHAnsi" w:cstheme="minorHAnsi"/>
          <w:b w:val="0"/>
          <w:color w:val="000000" w:themeColor="text1"/>
          <w:sz w:val="20"/>
        </w:rPr>
      </w:pPr>
    </w:p>
    <w:p w14:paraId="40BBE5CE" w14:textId="16B2B6DB" w:rsidR="00902EE2" w:rsidRPr="004745FC" w:rsidRDefault="00902EE2" w:rsidP="00C166D4">
      <w:pPr>
        <w:pStyle w:val="Default"/>
        <w:rPr>
          <w:rFonts w:asciiTheme="minorHAnsi" w:hAnsiTheme="minorHAnsi" w:cstheme="minorHAnsi"/>
          <w:color w:val="auto"/>
          <w:sz w:val="20"/>
          <w:szCs w:val="20"/>
        </w:rPr>
      </w:pPr>
      <w:r w:rsidRPr="004745FC">
        <w:rPr>
          <w:rFonts w:asciiTheme="minorHAnsi" w:hAnsiTheme="minorHAnsi" w:cstheme="minorHAnsi"/>
          <w:color w:val="auto"/>
          <w:sz w:val="20"/>
          <w:szCs w:val="20"/>
        </w:rPr>
        <w:t>Patients wishing to delay treatment (currently P6) In circumstances where a patient wishes to delay their treatment the following approach may be considered: - Following declining a 1st TCI, the patient should be recorded on the WLMDS as a ‘C1’. - A 2nd TCI should be offered which is within 6 weeks of the 1st TCI. - TCIs offered should be reasonable (</w:t>
      </w:r>
      <w:r w:rsidR="00636043" w:rsidRPr="004745FC">
        <w:rPr>
          <w:rFonts w:asciiTheme="minorHAnsi" w:hAnsiTheme="minorHAnsi" w:cstheme="minorHAnsi"/>
          <w:color w:val="auto"/>
          <w:sz w:val="20"/>
          <w:szCs w:val="20"/>
        </w:rPr>
        <w:t>i.e.</w:t>
      </w:r>
      <w:r w:rsidRPr="004745FC">
        <w:rPr>
          <w:rFonts w:asciiTheme="minorHAnsi" w:hAnsiTheme="minorHAnsi" w:cstheme="minorHAnsi"/>
          <w:color w:val="auto"/>
          <w:sz w:val="20"/>
          <w:szCs w:val="20"/>
        </w:rPr>
        <w:t xml:space="preserve"> with 3 weeks-notice) - If a 2nd TCI is declined it may be appropriate, following a clinical conversation and agreement with the patient, to consider placing a patient on hospital initiated active monitoring. - Where it is appropriate to place a patient on active monitoring, this should be for a maximum period of 12 weeks. - If a patient is placed on active monitoring the RTT clock should be stopped. - Patients placed on active monitoring should be managed through local reporting and local clinical governance arrangements. - Throughout the agreed active monitoring period the patient should be advised of the process to follow should they wish to go ahead with treatment and be reinstated on the waiting list. - If a patient wishes to go ahead with treatment, the provider should offer a new TCI date acting as if the patient is on the waiting list at the point which they previously left </w:t>
      </w:r>
      <w:r w:rsidR="00636043" w:rsidRPr="004745FC">
        <w:rPr>
          <w:rFonts w:asciiTheme="minorHAnsi" w:hAnsiTheme="minorHAnsi" w:cstheme="minorHAnsi"/>
          <w:color w:val="auto"/>
          <w:sz w:val="20"/>
          <w:szCs w:val="20"/>
        </w:rPr>
        <w:t>i.e.</w:t>
      </w:r>
      <w:r w:rsidRPr="004745FC">
        <w:rPr>
          <w:rFonts w:asciiTheme="minorHAnsi" w:hAnsiTheme="minorHAnsi" w:cstheme="minorHAnsi"/>
          <w:color w:val="auto"/>
          <w:sz w:val="20"/>
          <w:szCs w:val="20"/>
        </w:rPr>
        <w:t xml:space="preserve"> They should not be returned to the beginning of the waiting list. TCI date offered must include date, provider and team. It is not appropriate to start a period of active monitoring and stop the clock on the basis of a patient declining earlier treatment at a provider for which the detail has not been confirmed.</w:t>
      </w:r>
    </w:p>
    <w:p w14:paraId="649845D5" w14:textId="77777777" w:rsidR="00902EE2" w:rsidRDefault="00902EE2" w:rsidP="00C166D4">
      <w:pPr>
        <w:pStyle w:val="Subtitle"/>
        <w:rPr>
          <w:rFonts w:asciiTheme="minorHAnsi" w:hAnsiTheme="minorHAnsi" w:cstheme="minorHAnsi"/>
          <w:b w:val="0"/>
          <w:color w:val="000000" w:themeColor="text1"/>
          <w:sz w:val="20"/>
        </w:rPr>
      </w:pPr>
    </w:p>
    <w:p w14:paraId="3B670100" w14:textId="77777777" w:rsidR="003E6D78" w:rsidRPr="004745FC" w:rsidRDefault="003E6D78" w:rsidP="003E6D78">
      <w:pPr>
        <w:pStyle w:val="Default"/>
        <w:rPr>
          <w:rFonts w:asciiTheme="minorHAnsi" w:hAnsiTheme="minorHAnsi" w:cstheme="minorHAnsi"/>
          <w:color w:val="auto"/>
          <w:sz w:val="20"/>
          <w:szCs w:val="20"/>
        </w:rPr>
      </w:pPr>
      <w:r w:rsidRPr="003E6D78">
        <w:rPr>
          <w:rFonts w:asciiTheme="minorHAnsi" w:hAnsiTheme="minorHAnsi" w:cstheme="minorHAnsi"/>
          <w:color w:val="auto"/>
          <w:sz w:val="20"/>
          <w:szCs w:val="20"/>
          <w:highlight w:val="yellow"/>
        </w:rPr>
        <w:t xml:space="preserve">If a patient is delaying treatment after declining two TCI’s the patient and clinician would agree that the patient would be removed from the waiting list temporarily as hospital initiated active monitoring, this conversation would need to be documented and communicated to the patient and GP.  Each service would need a clearly documented process for managing </w:t>
      </w:r>
      <w:commentRangeStart w:id="2"/>
      <w:r w:rsidRPr="003E6D78">
        <w:rPr>
          <w:rFonts w:asciiTheme="minorHAnsi" w:hAnsiTheme="minorHAnsi" w:cstheme="minorHAnsi"/>
          <w:color w:val="auto"/>
          <w:sz w:val="20"/>
          <w:szCs w:val="20"/>
          <w:highlight w:val="yellow"/>
        </w:rPr>
        <w:t>these</w:t>
      </w:r>
      <w:commentRangeEnd w:id="2"/>
      <w:r w:rsidRPr="003E6D78">
        <w:rPr>
          <w:rStyle w:val="CommentReference"/>
          <w:rFonts w:asciiTheme="minorHAnsi" w:hAnsiTheme="minorHAnsi" w:cstheme="minorHAnsi"/>
          <w:color w:val="auto"/>
          <w:sz w:val="20"/>
          <w:szCs w:val="20"/>
          <w:highlight w:val="yellow"/>
        </w:rPr>
        <w:commentReference w:id="2"/>
      </w:r>
      <w:r w:rsidRPr="003E6D78">
        <w:rPr>
          <w:rFonts w:asciiTheme="minorHAnsi" w:hAnsiTheme="minorHAnsi" w:cstheme="minorHAnsi"/>
          <w:color w:val="auto"/>
          <w:sz w:val="20"/>
          <w:szCs w:val="20"/>
          <w:highlight w:val="yellow"/>
        </w:rPr>
        <w:t xml:space="preserve"> patients to ensure they are followed up within 12 weeks of removal, the patient should be informed on the process they need to follow when they are ready to proceed with surgery.  The service should also have a clear process in place to manage the addition to the waiting list (on a zero clock) and to ensure that the patient is managed as though they are at the same weeks wait as they were when they were removed so as not to cause delays to patient treatment.</w:t>
      </w:r>
    </w:p>
    <w:p w14:paraId="2E7E393F" w14:textId="77777777" w:rsidR="003E6D78" w:rsidRPr="004745FC" w:rsidRDefault="003E6D78" w:rsidP="00C166D4">
      <w:pPr>
        <w:pStyle w:val="Subtitle"/>
        <w:rPr>
          <w:rFonts w:asciiTheme="minorHAnsi" w:hAnsiTheme="minorHAnsi" w:cstheme="minorHAnsi"/>
          <w:b w:val="0"/>
          <w:color w:val="000000" w:themeColor="text1"/>
          <w:sz w:val="20"/>
        </w:rPr>
      </w:pPr>
    </w:p>
    <w:p w14:paraId="36D67751" w14:textId="0FDA92E2"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7D5CCA">
        <w:rPr>
          <w:rFonts w:asciiTheme="minorHAnsi" w:hAnsiTheme="minorHAnsi" w:cstheme="minorHAnsi"/>
          <w:color w:val="0070C0"/>
          <w:sz w:val="20"/>
        </w:rPr>
        <w:t>8</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Booking Priority</w:t>
      </w:r>
    </w:p>
    <w:p w14:paraId="2FC82758" w14:textId="77777777" w:rsidR="000A58EB" w:rsidRPr="004745FC" w:rsidRDefault="000A58EB" w:rsidP="00C166D4">
      <w:pPr>
        <w:pStyle w:val="Subtitle"/>
        <w:rPr>
          <w:rFonts w:asciiTheme="minorHAnsi" w:hAnsiTheme="minorHAnsi" w:cstheme="minorHAnsi"/>
          <w:color w:val="0070C0"/>
          <w:sz w:val="20"/>
        </w:rPr>
      </w:pPr>
    </w:p>
    <w:p w14:paraId="5CAC2CF3"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Cancer and clinically urgent patients should be selected by clinical priority.  Under the Military Covenant, past and present members of the armed services awaiting routine treatment for injuries or conditions resulting from their military service should be prioritised after clinically urgent patients. If the treatment is considered to be ‘routine’, patients should be booked in order of length of wait, with priority being given to the longest waiters.</w:t>
      </w:r>
    </w:p>
    <w:p w14:paraId="16F197E7" w14:textId="77777777" w:rsidR="000A58EB" w:rsidRPr="004745FC" w:rsidRDefault="000A58EB" w:rsidP="00C166D4">
      <w:pPr>
        <w:pStyle w:val="Subtitle"/>
        <w:rPr>
          <w:rFonts w:asciiTheme="minorHAnsi" w:hAnsiTheme="minorHAnsi" w:cstheme="minorHAnsi"/>
          <w:b w:val="0"/>
          <w:sz w:val="20"/>
        </w:rPr>
      </w:pPr>
    </w:p>
    <w:p w14:paraId="54454DE7" w14:textId="77777777" w:rsidR="00AE0C29" w:rsidRPr="004745FC"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Any patient who has previously been cancelled by the hospital on the day of admission or operation for non-medical reasons must be offered a new TCI within 28 days of the cancellation to comply with NHS standards.</w:t>
      </w:r>
    </w:p>
    <w:p w14:paraId="22512568" w14:textId="26E02600" w:rsidR="000A58EB"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TCI dates should be offered in a way that meets the </w:t>
      </w:r>
      <w:r w:rsidR="000A58EB" w:rsidRPr="004745FC">
        <w:rPr>
          <w:rFonts w:asciiTheme="minorHAnsi" w:hAnsiTheme="minorHAnsi" w:cstheme="minorHAnsi"/>
          <w:b w:val="0"/>
          <w:sz w:val="20"/>
        </w:rPr>
        <w:t>18-</w:t>
      </w:r>
      <w:r w:rsidR="00636043" w:rsidRPr="004745FC">
        <w:rPr>
          <w:rFonts w:asciiTheme="minorHAnsi" w:hAnsiTheme="minorHAnsi" w:cstheme="minorHAnsi"/>
          <w:b w:val="0"/>
          <w:sz w:val="20"/>
        </w:rPr>
        <w:t>week.</w:t>
      </w:r>
      <w:r w:rsidRPr="004745FC">
        <w:rPr>
          <w:rFonts w:asciiTheme="minorHAnsi" w:hAnsiTheme="minorHAnsi" w:cstheme="minorHAnsi"/>
          <w:b w:val="0"/>
          <w:sz w:val="20"/>
        </w:rPr>
        <w:t xml:space="preserve"> </w:t>
      </w:r>
    </w:p>
    <w:p w14:paraId="0D9EEC49" w14:textId="50EC5FFA" w:rsidR="000A58EB"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RTT target, wherever possible. </w:t>
      </w:r>
    </w:p>
    <w:p w14:paraId="20DD723D" w14:textId="77777777" w:rsidR="000A58EB" w:rsidRPr="004745FC" w:rsidRDefault="000A58EB" w:rsidP="00C166D4">
      <w:pPr>
        <w:pStyle w:val="Subtitle"/>
        <w:rPr>
          <w:rFonts w:asciiTheme="minorHAnsi" w:hAnsiTheme="minorHAnsi" w:cstheme="minorHAnsi"/>
          <w:b w:val="0"/>
          <w:sz w:val="20"/>
        </w:rPr>
      </w:pPr>
    </w:p>
    <w:p w14:paraId="4EC80BB2" w14:textId="242820DC" w:rsidR="00AE0C29" w:rsidRPr="004745FC"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7D5CCA">
        <w:rPr>
          <w:rFonts w:asciiTheme="minorHAnsi" w:hAnsiTheme="minorHAnsi" w:cstheme="minorHAnsi"/>
          <w:color w:val="0070C0"/>
          <w:sz w:val="20"/>
        </w:rPr>
        <w:t>9</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 xml:space="preserve">Outcome of Offer </w:t>
      </w:r>
      <w:r w:rsidR="000A58EB">
        <w:rPr>
          <w:rFonts w:asciiTheme="minorHAnsi" w:hAnsiTheme="minorHAnsi" w:cstheme="minorHAnsi"/>
          <w:color w:val="0070C0"/>
          <w:sz w:val="20"/>
        </w:rPr>
        <w:t>o</w:t>
      </w:r>
      <w:r w:rsidR="000A58EB" w:rsidRPr="004745FC">
        <w:rPr>
          <w:rFonts w:asciiTheme="minorHAnsi" w:hAnsiTheme="minorHAnsi" w:cstheme="minorHAnsi"/>
          <w:color w:val="0070C0"/>
          <w:sz w:val="20"/>
        </w:rPr>
        <w:t xml:space="preserve">f Admission </w:t>
      </w:r>
      <w:r w:rsidR="00BE12DC" w:rsidRPr="004745FC">
        <w:rPr>
          <w:rFonts w:asciiTheme="minorHAnsi" w:hAnsiTheme="minorHAnsi" w:cstheme="minorHAnsi"/>
          <w:color w:val="0070C0"/>
          <w:sz w:val="20"/>
        </w:rPr>
        <w:t>(TCI)</w:t>
      </w:r>
    </w:p>
    <w:p w14:paraId="6B75941D"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For every admission date offered to a patient, confirmation of whether the patient Accepted, Declined or Deferred that date must be recorded on Trust PAS systems.  The ‘outcome’ of the TCI must be recorded on Trust PAS systems on the date of admission using the appropriate outcome. Where treatment has been deferred or hospital cancelled and the reason for deferral or cancellation is known this should be added to Trust PAS systems as a comment.</w:t>
      </w:r>
    </w:p>
    <w:p w14:paraId="5FF2D87B" w14:textId="77777777" w:rsidR="000A58EB" w:rsidRPr="004745FC" w:rsidRDefault="000A58EB" w:rsidP="00C166D4">
      <w:pPr>
        <w:pStyle w:val="Subtitle"/>
        <w:rPr>
          <w:rFonts w:asciiTheme="minorHAnsi" w:hAnsiTheme="minorHAnsi" w:cstheme="minorHAnsi"/>
          <w:b w:val="0"/>
          <w:sz w:val="20"/>
        </w:rPr>
      </w:pPr>
    </w:p>
    <w:p w14:paraId="18BFFE52" w14:textId="2949CAC8"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5.1</w:t>
      </w:r>
      <w:r w:rsidR="007D5CCA">
        <w:rPr>
          <w:rFonts w:asciiTheme="minorHAnsi" w:hAnsiTheme="minorHAnsi" w:cstheme="minorHAnsi"/>
          <w:color w:val="0070C0"/>
          <w:sz w:val="20"/>
        </w:rPr>
        <w:t>0</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 xml:space="preserve">Offer of Treatment </w:t>
      </w:r>
      <w:r w:rsidR="000A58EB">
        <w:rPr>
          <w:rFonts w:asciiTheme="minorHAnsi" w:hAnsiTheme="minorHAnsi" w:cstheme="minorHAnsi"/>
          <w:color w:val="0070C0"/>
          <w:sz w:val="20"/>
        </w:rPr>
        <w:t>a</w:t>
      </w:r>
      <w:r w:rsidR="000A58EB" w:rsidRPr="004745FC">
        <w:rPr>
          <w:rFonts w:asciiTheme="minorHAnsi" w:hAnsiTheme="minorHAnsi" w:cstheme="minorHAnsi"/>
          <w:color w:val="0070C0"/>
          <w:sz w:val="20"/>
        </w:rPr>
        <w:t xml:space="preserve">t Independent Sector </w:t>
      </w:r>
      <w:r w:rsidR="000A58EB">
        <w:rPr>
          <w:rFonts w:asciiTheme="minorHAnsi" w:hAnsiTheme="minorHAnsi" w:cstheme="minorHAnsi"/>
          <w:color w:val="0070C0"/>
          <w:sz w:val="20"/>
        </w:rPr>
        <w:t>o</w:t>
      </w:r>
      <w:r w:rsidR="000A58EB" w:rsidRPr="004745FC">
        <w:rPr>
          <w:rFonts w:asciiTheme="minorHAnsi" w:hAnsiTheme="minorHAnsi" w:cstheme="minorHAnsi"/>
          <w:color w:val="0070C0"/>
          <w:sz w:val="20"/>
        </w:rPr>
        <w:t xml:space="preserve">r </w:t>
      </w:r>
      <w:r w:rsidR="00BE12DC" w:rsidRPr="004745FC">
        <w:rPr>
          <w:rFonts w:asciiTheme="minorHAnsi" w:hAnsiTheme="minorHAnsi" w:cstheme="minorHAnsi"/>
          <w:color w:val="0070C0"/>
          <w:sz w:val="20"/>
        </w:rPr>
        <w:t xml:space="preserve">SEL NHS </w:t>
      </w:r>
      <w:r w:rsidR="000A58EB" w:rsidRPr="004745FC">
        <w:rPr>
          <w:rFonts w:asciiTheme="minorHAnsi" w:hAnsiTheme="minorHAnsi" w:cstheme="minorHAnsi"/>
          <w:color w:val="0070C0"/>
          <w:sz w:val="20"/>
        </w:rPr>
        <w:t>Providers</w:t>
      </w:r>
    </w:p>
    <w:p w14:paraId="0C9BD2A3" w14:textId="77777777" w:rsidR="000A58EB" w:rsidRPr="004745FC" w:rsidRDefault="000A58EB" w:rsidP="00C166D4">
      <w:pPr>
        <w:pStyle w:val="Subtitle"/>
        <w:rPr>
          <w:rFonts w:asciiTheme="minorHAnsi" w:hAnsiTheme="minorHAnsi" w:cstheme="minorHAnsi"/>
          <w:color w:val="0070C0"/>
          <w:sz w:val="20"/>
        </w:rPr>
      </w:pPr>
    </w:p>
    <w:p w14:paraId="188C44EA"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The Trust may offer patients admission at an Independent Sector Provider or at another SEL NHS Provider in order to reduce waiting time or to offer choice, subject to selection criteria appropriate for the treatment required. If offered treatment at an Independent Sector provider:</w:t>
      </w:r>
    </w:p>
    <w:p w14:paraId="19ACBED5" w14:textId="77777777" w:rsidR="000A58EB" w:rsidRPr="004745FC" w:rsidRDefault="000A58EB" w:rsidP="00C166D4">
      <w:pPr>
        <w:pStyle w:val="Subtitle"/>
        <w:rPr>
          <w:rFonts w:asciiTheme="minorHAnsi" w:hAnsiTheme="minorHAnsi" w:cstheme="minorHAnsi"/>
          <w:b w:val="0"/>
          <w:sz w:val="20"/>
        </w:rPr>
      </w:pPr>
    </w:p>
    <w:p w14:paraId="583C9687" w14:textId="60AD2F4E"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Patients will be treated in accordance with clinical priority and in chronological </w:t>
      </w:r>
      <w:r w:rsidR="000A58EB" w:rsidRPr="004745FC">
        <w:rPr>
          <w:rFonts w:asciiTheme="minorHAnsi" w:hAnsiTheme="minorHAnsi" w:cstheme="minorHAnsi"/>
          <w:sz w:val="20"/>
          <w:szCs w:val="20"/>
          <w:lang w:eastAsia="en-GB"/>
        </w:rPr>
        <w:t>order.</w:t>
      </w:r>
    </w:p>
    <w:p w14:paraId="2767AADC" w14:textId="690A8554"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Where a patient is being treated in the independent sector their </w:t>
      </w:r>
      <w:r w:rsidR="000A58EB" w:rsidRPr="004745FC">
        <w:rPr>
          <w:rFonts w:asciiTheme="minorHAnsi" w:hAnsiTheme="minorHAnsi" w:cstheme="minorHAnsi"/>
          <w:sz w:val="20"/>
          <w:szCs w:val="20"/>
          <w:lang w:eastAsia="en-GB"/>
        </w:rPr>
        <w:t>18-week</w:t>
      </w:r>
      <w:r w:rsidRPr="004745FC">
        <w:rPr>
          <w:rFonts w:asciiTheme="minorHAnsi" w:hAnsiTheme="minorHAnsi" w:cstheme="minorHAnsi"/>
          <w:sz w:val="20"/>
          <w:szCs w:val="20"/>
          <w:lang w:eastAsia="en-GB"/>
        </w:rPr>
        <w:t xml:space="preserve"> clock will continue to be managed in accordance with NHS 18</w:t>
      </w:r>
      <w:r w:rsidR="000A58EB">
        <w:rPr>
          <w:rFonts w:asciiTheme="minorHAnsi" w:hAnsiTheme="minorHAnsi" w:cstheme="minorHAnsi"/>
          <w:sz w:val="20"/>
          <w:szCs w:val="20"/>
          <w:lang w:eastAsia="en-GB"/>
        </w:rPr>
        <w:t>-</w:t>
      </w:r>
      <w:r w:rsidRPr="004745FC">
        <w:rPr>
          <w:rFonts w:asciiTheme="minorHAnsi" w:hAnsiTheme="minorHAnsi" w:cstheme="minorHAnsi"/>
          <w:sz w:val="20"/>
          <w:szCs w:val="20"/>
          <w:lang w:eastAsia="en-GB"/>
        </w:rPr>
        <w:t>week rules</w:t>
      </w:r>
      <w:r w:rsidR="000A58EB">
        <w:rPr>
          <w:rFonts w:asciiTheme="minorHAnsi" w:hAnsiTheme="minorHAnsi" w:cstheme="minorHAnsi"/>
          <w:sz w:val="20"/>
          <w:szCs w:val="20"/>
          <w:lang w:eastAsia="en-GB"/>
        </w:rPr>
        <w:t>.</w:t>
      </w:r>
    </w:p>
    <w:p w14:paraId="4F129063" w14:textId="344A7630"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Patients are entitled to decline the offer of independent sector </w:t>
      </w:r>
      <w:r w:rsidR="00BE12DC" w:rsidRPr="004745FC">
        <w:rPr>
          <w:rFonts w:asciiTheme="minorHAnsi" w:hAnsiTheme="minorHAnsi" w:cstheme="minorHAnsi"/>
          <w:sz w:val="20"/>
          <w:szCs w:val="20"/>
          <w:lang w:eastAsia="en-GB"/>
        </w:rPr>
        <w:t xml:space="preserve">or SEL Provider </w:t>
      </w:r>
      <w:r w:rsidRPr="004745FC">
        <w:rPr>
          <w:rFonts w:asciiTheme="minorHAnsi" w:hAnsiTheme="minorHAnsi" w:cstheme="minorHAnsi"/>
          <w:sz w:val="20"/>
          <w:szCs w:val="20"/>
          <w:lang w:eastAsia="en-GB"/>
        </w:rPr>
        <w:t xml:space="preserve">and elect to wait to be treated at a Trust </w:t>
      </w:r>
      <w:r w:rsidR="000A58EB" w:rsidRPr="004745FC">
        <w:rPr>
          <w:rFonts w:asciiTheme="minorHAnsi" w:hAnsiTheme="minorHAnsi" w:cstheme="minorHAnsi"/>
          <w:sz w:val="20"/>
          <w:szCs w:val="20"/>
          <w:lang w:eastAsia="en-GB"/>
        </w:rPr>
        <w:t>site.</w:t>
      </w:r>
    </w:p>
    <w:p w14:paraId="163A1756" w14:textId="37C945C5"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rPr>
      </w:pPr>
      <w:r w:rsidRPr="004745FC">
        <w:rPr>
          <w:rFonts w:asciiTheme="minorHAnsi" w:hAnsiTheme="minorHAnsi" w:cstheme="minorHAnsi"/>
          <w:sz w:val="20"/>
          <w:szCs w:val="20"/>
          <w:lang w:eastAsia="en-GB"/>
        </w:rPr>
        <w:t>Where a patient refuses to be treated in the independent sector or transferred to another NHS provider they can do so without penalty, however they must be advised that as a result they may wait longer for treatment.</w:t>
      </w:r>
    </w:p>
    <w:p w14:paraId="6D50D825" w14:textId="471A73FB" w:rsidR="00AE333D" w:rsidRPr="004745FC" w:rsidRDefault="00AE333D" w:rsidP="00C166D4">
      <w:pPr>
        <w:tabs>
          <w:tab w:val="left" w:pos="851"/>
        </w:tabs>
        <w:spacing w:after="0" w:line="240" w:lineRule="auto"/>
        <w:ind w:right="-57"/>
        <w:rPr>
          <w:rFonts w:asciiTheme="minorHAnsi" w:hAnsiTheme="minorHAnsi" w:cstheme="minorHAnsi"/>
          <w:sz w:val="20"/>
          <w:szCs w:val="20"/>
        </w:rPr>
      </w:pPr>
    </w:p>
    <w:p w14:paraId="17B8F135" w14:textId="5CE05147" w:rsidR="00AE333D" w:rsidRPr="004745FC" w:rsidRDefault="00F33232" w:rsidP="00C166D4">
      <w:pPr>
        <w:tabs>
          <w:tab w:val="left" w:pos="851"/>
        </w:tabs>
        <w:spacing w:after="0" w:line="240" w:lineRule="auto"/>
        <w:ind w:right="-57"/>
        <w:rPr>
          <w:rFonts w:asciiTheme="minorHAnsi" w:hAnsiTheme="minorHAnsi" w:cstheme="minorHAnsi"/>
          <w:sz w:val="20"/>
          <w:szCs w:val="20"/>
        </w:rPr>
      </w:pPr>
      <w:r w:rsidRPr="004745FC">
        <w:rPr>
          <w:rFonts w:asciiTheme="minorHAnsi" w:hAnsiTheme="minorHAnsi" w:cstheme="minorHAnsi"/>
          <w:noProof/>
          <w:sz w:val="20"/>
          <w:szCs w:val="20"/>
          <w:lang w:eastAsia="en-GB"/>
        </w:rPr>
        <mc:AlternateContent>
          <mc:Choice Requires="wps">
            <w:drawing>
              <wp:anchor distT="0" distB="0" distL="114300" distR="114300" simplePos="0" relativeHeight="251698176" behindDoc="0" locked="0" layoutInCell="1" allowOverlap="1" wp14:anchorId="337C8948" wp14:editId="2EF7A2D9">
                <wp:simplePos x="0" y="0"/>
                <wp:positionH relativeFrom="margin">
                  <wp:posOffset>73660</wp:posOffset>
                </wp:positionH>
                <wp:positionV relativeFrom="paragraph">
                  <wp:posOffset>-73660</wp:posOffset>
                </wp:positionV>
                <wp:extent cx="6629400" cy="1400175"/>
                <wp:effectExtent l="0" t="0" r="19050"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400175"/>
                        </a:xfrm>
                        <a:prstGeom prst="rect">
                          <a:avLst/>
                        </a:prstGeom>
                        <a:solidFill>
                          <a:srgbClr val="FFFFFF"/>
                        </a:solidFill>
                        <a:ln w="22225">
                          <a:solidFill>
                            <a:schemeClr val="bg2">
                              <a:lumMod val="50000"/>
                            </a:schemeClr>
                          </a:solidFill>
                          <a:miter lim="800000"/>
                          <a:headEnd/>
                          <a:tailEnd/>
                        </a:ln>
                      </wps:spPr>
                      <wps:txbx>
                        <w:txbxContent>
                          <w:p w14:paraId="743B31EE" w14:textId="2D13987A" w:rsidR="009C5F5A" w:rsidRPr="00C833B3" w:rsidRDefault="009C5F5A" w:rsidP="00AE0C29">
                            <w:pPr>
                              <w:spacing w:afterLines="200" w:after="480" w:line="240" w:lineRule="auto"/>
                              <w:rPr>
                                <w:rFonts w:asciiTheme="minorHAnsi" w:hAnsiTheme="minorHAnsi" w:cstheme="minorHAnsi"/>
                                <w:sz w:val="20"/>
                                <w:szCs w:val="20"/>
                              </w:rPr>
                            </w:pPr>
                            <w:r w:rsidRPr="00C833B3">
                              <w:rPr>
                                <w:rFonts w:asciiTheme="minorHAnsi" w:hAnsiTheme="minorHAnsi" w:cstheme="minorHAnsi"/>
                                <w:b/>
                                <w:color w:val="0070C0"/>
                                <w:sz w:val="20"/>
                                <w:szCs w:val="20"/>
                              </w:rPr>
                              <w:t>Pathway Scenario: Independent Provider Treatment:</w:t>
                            </w:r>
                            <w:r w:rsidRPr="00C833B3">
                              <w:rPr>
                                <w:rFonts w:asciiTheme="minorHAnsi" w:hAnsiTheme="minorHAnsi" w:cstheme="minorHAnsi"/>
                                <w:color w:val="0070C0"/>
                                <w:sz w:val="20"/>
                                <w:szCs w:val="20"/>
                              </w:rPr>
                              <w:t xml:space="preserve"> </w:t>
                            </w:r>
                            <w:r w:rsidRPr="00C833B3">
                              <w:rPr>
                                <w:rFonts w:asciiTheme="minorHAnsi" w:hAnsiTheme="minorHAnsi" w:cstheme="minorHAnsi"/>
                                <w:sz w:val="20"/>
                                <w:szCs w:val="20"/>
                              </w:rPr>
                              <w:t xml:space="preserve">Petre was referred to a Neurosurgical consultant by his GP (Clock Start) and was advised when he attended his outpatient appointment that he would require surgery on his </w:t>
                            </w:r>
                            <w:r w:rsidR="00EF3C79" w:rsidRPr="00C833B3">
                              <w:rPr>
                                <w:rFonts w:asciiTheme="minorHAnsi" w:hAnsiTheme="minorHAnsi" w:cstheme="minorHAnsi"/>
                                <w:sz w:val="20"/>
                                <w:szCs w:val="20"/>
                              </w:rPr>
                              <w:t>spine;</w:t>
                            </w:r>
                            <w:r w:rsidRPr="00C833B3">
                              <w:rPr>
                                <w:rFonts w:asciiTheme="minorHAnsi" w:hAnsiTheme="minorHAnsi" w:cstheme="minorHAnsi"/>
                                <w:sz w:val="20"/>
                                <w:szCs w:val="20"/>
                              </w:rPr>
                              <w:t xml:space="preserve"> he was added to the </w:t>
                            </w:r>
                            <w:r w:rsidR="000A58EB" w:rsidRPr="00C833B3">
                              <w:rPr>
                                <w:rFonts w:asciiTheme="minorHAnsi" w:hAnsiTheme="minorHAnsi" w:cstheme="minorHAnsi"/>
                                <w:sz w:val="20"/>
                                <w:szCs w:val="20"/>
                              </w:rPr>
                              <w:t>consultant’s</w:t>
                            </w:r>
                            <w:r w:rsidRPr="00C833B3">
                              <w:rPr>
                                <w:rFonts w:asciiTheme="minorHAnsi" w:hAnsiTheme="minorHAnsi" w:cstheme="minorHAnsi"/>
                                <w:sz w:val="20"/>
                                <w:szCs w:val="20"/>
                              </w:rPr>
                              <w:t xml:space="preserve"> elective waiting list (clock continues).  However, after several weeks, Petre is contacted and advised that the Neurosurgeon has a very long waiting list may not be able to offer a date for surgery for some time.  Petre is informed that he would be a suitable candidate to be offered surgery at an Independent Provider or NHS site.   Petre decides that he would like to transfer for to the IS for treatment.  His data and clinical information are sent to the independent sector, he is contacted and booked for treatment, his TCI is recorded on Trust systems and updated when the Trust is advised the patient has been treated (clock stop).</w:t>
                            </w:r>
                          </w:p>
                          <w:p w14:paraId="1DF77292" w14:textId="77777777" w:rsidR="009C5F5A" w:rsidRDefault="009C5F5A" w:rsidP="00AE0C2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7C8948" id="Text Box 8" o:spid="_x0000_s1041" type="#_x0000_t202" style="position:absolute;margin-left:5.8pt;margin-top:-5.8pt;width:522pt;height:110.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" strokecolor="#0e56c3 [1614]" strokeweight="1.75pt">
                <v:textbox>
                  <w:txbxContent>
                    <w:p w14:paraId="743B31EE" w14:textId="2D13987A" w:rsidR="009C5F5A" w:rsidRPr="00C833B3" w:rsidRDefault="009C5F5A" w:rsidP="00AE0C29">
                      <w:pPr>
                        <w:spacing w:afterLines="200" w:after="480" w:line="240" w:lineRule="auto"/>
                        <w:rPr>
                          <w:rFonts w:asciiTheme="minorHAnsi" w:hAnsiTheme="minorHAnsi" w:cstheme="minorHAnsi"/>
                          <w:sz w:val="20"/>
                          <w:szCs w:val="20"/>
                        </w:rPr>
                      </w:pPr>
                      <w:r w:rsidRPr="00C833B3">
                        <w:rPr>
                          <w:rFonts w:asciiTheme="minorHAnsi" w:hAnsiTheme="minorHAnsi" w:cstheme="minorHAnsi"/>
                          <w:b/>
                          <w:color w:val="0070C0"/>
                          <w:sz w:val="20"/>
                          <w:szCs w:val="20"/>
                        </w:rPr>
                        <w:t>Pathway Scenario: Independent Provider Treatment:</w:t>
                      </w:r>
                      <w:r w:rsidRPr="00C833B3">
                        <w:rPr>
                          <w:rFonts w:asciiTheme="minorHAnsi" w:hAnsiTheme="minorHAnsi" w:cstheme="minorHAnsi"/>
                          <w:color w:val="0070C0"/>
                          <w:sz w:val="20"/>
                          <w:szCs w:val="20"/>
                        </w:rPr>
                        <w:t xml:space="preserve"> </w:t>
                      </w:r>
                      <w:r w:rsidRPr="00C833B3">
                        <w:rPr>
                          <w:rFonts w:asciiTheme="minorHAnsi" w:hAnsiTheme="minorHAnsi" w:cstheme="minorHAnsi"/>
                          <w:sz w:val="20"/>
                          <w:szCs w:val="20"/>
                        </w:rPr>
                        <w:t xml:space="preserve">Petre was referred to a Neurosurgical consultant by his GP (Clock Start) and was advised when he attended his outpatient appointment that he would require surgery on his </w:t>
                      </w:r>
                      <w:r w:rsidR="00EF3C79" w:rsidRPr="00C833B3">
                        <w:rPr>
                          <w:rFonts w:asciiTheme="minorHAnsi" w:hAnsiTheme="minorHAnsi" w:cstheme="minorHAnsi"/>
                          <w:sz w:val="20"/>
                          <w:szCs w:val="20"/>
                        </w:rPr>
                        <w:t>spine;</w:t>
                      </w:r>
                      <w:r w:rsidRPr="00C833B3">
                        <w:rPr>
                          <w:rFonts w:asciiTheme="minorHAnsi" w:hAnsiTheme="minorHAnsi" w:cstheme="minorHAnsi"/>
                          <w:sz w:val="20"/>
                          <w:szCs w:val="20"/>
                        </w:rPr>
                        <w:t xml:space="preserve"> he was added to the </w:t>
                      </w:r>
                      <w:r w:rsidR="000A58EB" w:rsidRPr="00C833B3">
                        <w:rPr>
                          <w:rFonts w:asciiTheme="minorHAnsi" w:hAnsiTheme="minorHAnsi" w:cstheme="minorHAnsi"/>
                          <w:sz w:val="20"/>
                          <w:szCs w:val="20"/>
                        </w:rPr>
                        <w:t>consultant’s</w:t>
                      </w:r>
                      <w:r w:rsidRPr="00C833B3">
                        <w:rPr>
                          <w:rFonts w:asciiTheme="minorHAnsi" w:hAnsiTheme="minorHAnsi" w:cstheme="minorHAnsi"/>
                          <w:sz w:val="20"/>
                          <w:szCs w:val="20"/>
                        </w:rPr>
                        <w:t xml:space="preserve"> elective waiting list (clock continues).  However, after several weeks, Petre is contacted and advised that the Neurosurgeon has a very long waiting list may not be able to offer a date for surgery for some time.  Petre is informed that he would be a suitable candidate to be offered surgery at an Independent Provider or NHS site.   Petre decides that he would like to transfer for to the IS for treatment.  His data and clinical information are sent to the independent sector, he is contacted and booked for treatment, his TCI is recorded on Trust systems and updated when the Trust is advised the patient has been treated (clock stop).</w:t>
                      </w:r>
                    </w:p>
                    <w:p w14:paraId="1DF77292" w14:textId="77777777" w:rsidR="009C5F5A" w:rsidRDefault="009C5F5A" w:rsidP="00AE0C29"/>
                  </w:txbxContent>
                </v:textbox>
                <w10:wrap anchorx="margin"/>
              </v:shape>
            </w:pict>
          </mc:Fallback>
        </mc:AlternateContent>
      </w:r>
    </w:p>
    <w:p w14:paraId="580D307D" w14:textId="49E0D8EB" w:rsidR="00AE333D" w:rsidRPr="004745FC" w:rsidRDefault="00AE333D" w:rsidP="00C166D4">
      <w:pPr>
        <w:tabs>
          <w:tab w:val="left" w:pos="851"/>
        </w:tabs>
        <w:spacing w:after="0" w:line="240" w:lineRule="auto"/>
        <w:ind w:right="-57"/>
        <w:rPr>
          <w:rFonts w:asciiTheme="minorHAnsi" w:hAnsiTheme="minorHAnsi" w:cstheme="minorHAnsi"/>
          <w:sz w:val="20"/>
          <w:szCs w:val="20"/>
        </w:rPr>
      </w:pPr>
    </w:p>
    <w:p w14:paraId="4D9DEAE6" w14:textId="00A3FD60" w:rsidR="00AE0C29" w:rsidRPr="004745FC" w:rsidRDefault="00AE0C29" w:rsidP="00C166D4">
      <w:pPr>
        <w:spacing w:afterLines="200" w:after="480" w:line="240" w:lineRule="auto"/>
        <w:rPr>
          <w:rFonts w:asciiTheme="minorHAnsi" w:hAnsiTheme="minorHAnsi" w:cstheme="minorHAnsi"/>
          <w:sz w:val="20"/>
          <w:szCs w:val="20"/>
        </w:rPr>
      </w:pPr>
    </w:p>
    <w:p w14:paraId="2F8B931B" w14:textId="4FF8CECE" w:rsidR="001F2772" w:rsidRPr="004745FC" w:rsidRDefault="001F2772" w:rsidP="00C166D4">
      <w:pPr>
        <w:pStyle w:val="Subtitle"/>
        <w:rPr>
          <w:rFonts w:asciiTheme="minorHAnsi" w:hAnsiTheme="minorHAnsi" w:cstheme="minorHAnsi"/>
          <w:color w:val="0070C0"/>
          <w:sz w:val="20"/>
        </w:rPr>
      </w:pPr>
    </w:p>
    <w:p w14:paraId="6FE31E32" w14:textId="77777777" w:rsidR="007D5CCA" w:rsidRDefault="007D5CCA" w:rsidP="00C166D4">
      <w:pPr>
        <w:pStyle w:val="Subtitle"/>
        <w:rPr>
          <w:rFonts w:asciiTheme="minorHAnsi" w:hAnsiTheme="minorHAnsi" w:cstheme="minorHAnsi"/>
          <w:color w:val="0070C0"/>
          <w:sz w:val="20"/>
        </w:rPr>
      </w:pPr>
    </w:p>
    <w:p w14:paraId="60C2899F" w14:textId="77777777" w:rsidR="007D5CCA" w:rsidRDefault="007D5CCA" w:rsidP="00C166D4">
      <w:pPr>
        <w:pStyle w:val="Subtitle"/>
        <w:rPr>
          <w:rFonts w:asciiTheme="minorHAnsi" w:hAnsiTheme="minorHAnsi" w:cstheme="minorHAnsi"/>
          <w:color w:val="0070C0"/>
          <w:sz w:val="20"/>
        </w:rPr>
      </w:pPr>
    </w:p>
    <w:p w14:paraId="3999BD83" w14:textId="77777777" w:rsidR="007D5CCA" w:rsidRDefault="007D5CCA" w:rsidP="00C166D4">
      <w:pPr>
        <w:pStyle w:val="Subtitle"/>
        <w:rPr>
          <w:rFonts w:asciiTheme="minorHAnsi" w:hAnsiTheme="minorHAnsi" w:cstheme="minorHAnsi"/>
          <w:color w:val="0070C0"/>
          <w:sz w:val="20"/>
        </w:rPr>
      </w:pPr>
    </w:p>
    <w:p w14:paraId="051FA500" w14:textId="77777777" w:rsidR="007D5CCA" w:rsidRDefault="007D5CCA" w:rsidP="00C166D4">
      <w:pPr>
        <w:pStyle w:val="Subtitle"/>
        <w:rPr>
          <w:rFonts w:asciiTheme="minorHAnsi" w:hAnsiTheme="minorHAnsi" w:cstheme="minorHAnsi"/>
          <w:color w:val="0070C0"/>
          <w:sz w:val="20"/>
        </w:rPr>
      </w:pPr>
    </w:p>
    <w:p w14:paraId="4DB5BC7A" w14:textId="77777777" w:rsidR="007D5CCA" w:rsidRDefault="007D5CCA" w:rsidP="00C166D4">
      <w:pPr>
        <w:pStyle w:val="Subtitle"/>
        <w:rPr>
          <w:rFonts w:asciiTheme="minorHAnsi" w:hAnsiTheme="minorHAnsi" w:cstheme="minorHAnsi"/>
          <w:color w:val="0070C0"/>
          <w:sz w:val="20"/>
        </w:rPr>
      </w:pPr>
    </w:p>
    <w:p w14:paraId="025B1F58" w14:textId="0807AB47"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5.1</w:t>
      </w:r>
      <w:r w:rsidR="007D5CCA">
        <w:rPr>
          <w:rFonts w:asciiTheme="minorHAnsi" w:hAnsiTheme="minorHAnsi" w:cstheme="minorHAnsi"/>
          <w:color w:val="0070C0"/>
          <w:sz w:val="20"/>
        </w:rPr>
        <w:t>1</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 xml:space="preserve">Admission of Patients </w:t>
      </w:r>
      <w:r w:rsidR="000A58EB">
        <w:rPr>
          <w:rFonts w:asciiTheme="minorHAnsi" w:hAnsiTheme="minorHAnsi" w:cstheme="minorHAnsi"/>
          <w:color w:val="0070C0"/>
          <w:sz w:val="20"/>
        </w:rPr>
        <w:t>o</w:t>
      </w:r>
      <w:r w:rsidR="000A58EB" w:rsidRPr="004745FC">
        <w:rPr>
          <w:rFonts w:asciiTheme="minorHAnsi" w:hAnsiTheme="minorHAnsi" w:cstheme="minorHAnsi"/>
          <w:color w:val="0070C0"/>
          <w:sz w:val="20"/>
        </w:rPr>
        <w:t xml:space="preserve">n </w:t>
      </w:r>
      <w:r w:rsidR="000A58EB">
        <w:rPr>
          <w:rFonts w:asciiTheme="minorHAnsi" w:hAnsiTheme="minorHAnsi" w:cstheme="minorHAnsi"/>
          <w:color w:val="0070C0"/>
          <w:sz w:val="20"/>
        </w:rPr>
        <w:t>a</w:t>
      </w:r>
      <w:r w:rsidR="000A58EB" w:rsidRPr="004745FC">
        <w:rPr>
          <w:rFonts w:asciiTheme="minorHAnsi" w:hAnsiTheme="minorHAnsi" w:cstheme="minorHAnsi"/>
          <w:color w:val="0070C0"/>
          <w:sz w:val="20"/>
        </w:rPr>
        <w:t xml:space="preserve"> Cancer Pathway</w:t>
      </w:r>
    </w:p>
    <w:p w14:paraId="65D6F934" w14:textId="77777777" w:rsidR="000A58EB" w:rsidRPr="004745FC" w:rsidRDefault="000A58EB" w:rsidP="00C166D4">
      <w:pPr>
        <w:pStyle w:val="Subtitle"/>
        <w:rPr>
          <w:rFonts w:asciiTheme="minorHAnsi" w:hAnsiTheme="minorHAnsi" w:cstheme="minorHAnsi"/>
          <w:color w:val="0070C0"/>
          <w:sz w:val="20"/>
        </w:rPr>
      </w:pPr>
    </w:p>
    <w:p w14:paraId="7CCE13DC" w14:textId="5BD51426"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Patients on a cancer pathway may be contacted by letter or </w:t>
      </w:r>
      <w:r w:rsidR="000A58EB" w:rsidRPr="004745FC">
        <w:rPr>
          <w:rFonts w:asciiTheme="minorHAnsi" w:hAnsiTheme="minorHAnsi" w:cstheme="minorHAnsi"/>
          <w:b w:val="0"/>
          <w:sz w:val="20"/>
        </w:rPr>
        <w:t>telephone and</w:t>
      </w:r>
      <w:r w:rsidRPr="004745FC">
        <w:rPr>
          <w:rFonts w:asciiTheme="minorHAnsi" w:hAnsiTheme="minorHAnsi" w:cstheme="minorHAnsi"/>
          <w:b w:val="0"/>
          <w:sz w:val="20"/>
        </w:rPr>
        <w:t xml:space="preserve"> will be offered the first available admission date. Due to clinical need patients do not require 3 weeks’ notice for patient choice of admission dates.  If patients decline dates an adjustment is made to the Cancer pathway as appropriate (see Cancer Access Policy).</w:t>
      </w:r>
    </w:p>
    <w:p w14:paraId="7892BF14" w14:textId="77777777" w:rsidR="000A58EB" w:rsidRPr="004745FC" w:rsidRDefault="000A58EB" w:rsidP="00C166D4">
      <w:pPr>
        <w:pStyle w:val="Subtitle"/>
        <w:rPr>
          <w:rFonts w:asciiTheme="minorHAnsi" w:hAnsiTheme="minorHAnsi" w:cstheme="minorHAnsi"/>
          <w:b w:val="0"/>
          <w:sz w:val="20"/>
        </w:rPr>
      </w:pPr>
    </w:p>
    <w:p w14:paraId="08DCD52A"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All communication with cancer patients regarding reasons for cancellations or delays MUST be recorded in on Trust PAS systems and on the Trust cancer information system.</w:t>
      </w:r>
    </w:p>
    <w:p w14:paraId="540632A1" w14:textId="77777777" w:rsidR="000A58EB" w:rsidRPr="004745FC" w:rsidRDefault="000A58EB" w:rsidP="00C166D4">
      <w:pPr>
        <w:pStyle w:val="Subtitle"/>
        <w:rPr>
          <w:rFonts w:asciiTheme="minorHAnsi" w:hAnsiTheme="minorHAnsi" w:cstheme="minorHAnsi"/>
          <w:b w:val="0"/>
          <w:sz w:val="20"/>
        </w:rPr>
      </w:pPr>
    </w:p>
    <w:p w14:paraId="3F7179BC" w14:textId="33C0B5C2" w:rsidR="00E10EBE"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Patients on a cancer pathway must be booked by their 31-day or 62-day cancer pathway breach date (whichever is the earliest).</w:t>
      </w:r>
      <w:r w:rsidR="002C0D14" w:rsidRPr="004745FC">
        <w:rPr>
          <w:rFonts w:asciiTheme="minorHAnsi" w:hAnsiTheme="minorHAnsi" w:cstheme="minorHAnsi"/>
          <w:b w:val="0"/>
          <w:sz w:val="20"/>
        </w:rPr>
        <w:t xml:space="preserve"> If this cannot be achieved this should be escalated to Service Manager and Team</w:t>
      </w:r>
      <w:r w:rsidR="00E102A0" w:rsidRPr="004745FC">
        <w:rPr>
          <w:rFonts w:asciiTheme="minorHAnsi" w:hAnsiTheme="minorHAnsi" w:cstheme="minorHAnsi"/>
          <w:b w:val="0"/>
          <w:sz w:val="20"/>
        </w:rPr>
        <w:t>.</w:t>
      </w:r>
    </w:p>
    <w:p w14:paraId="4EE716A0" w14:textId="77777777" w:rsidR="000A58EB" w:rsidRPr="004745FC" w:rsidRDefault="000A58EB" w:rsidP="00C166D4">
      <w:pPr>
        <w:pStyle w:val="Subtitle"/>
        <w:rPr>
          <w:rFonts w:asciiTheme="minorHAnsi" w:hAnsiTheme="minorHAnsi" w:cstheme="minorHAnsi"/>
          <w:b w:val="0"/>
          <w:sz w:val="20"/>
        </w:rPr>
      </w:pPr>
    </w:p>
    <w:p w14:paraId="2DBAB1B6" w14:textId="75418C6D"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5.1</w:t>
      </w:r>
      <w:r w:rsidR="007D5CCA">
        <w:rPr>
          <w:rFonts w:asciiTheme="minorHAnsi" w:hAnsiTheme="minorHAnsi" w:cstheme="minorHAnsi"/>
          <w:color w:val="0070C0"/>
          <w:sz w:val="20"/>
        </w:rPr>
        <w:t>2</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Medically Unfit Patients</w:t>
      </w:r>
    </w:p>
    <w:p w14:paraId="69B209F5" w14:textId="77777777" w:rsidR="000A58EB" w:rsidRPr="004745FC" w:rsidRDefault="000A58EB" w:rsidP="00C166D4">
      <w:pPr>
        <w:pStyle w:val="Subtitle"/>
        <w:rPr>
          <w:rFonts w:asciiTheme="minorHAnsi" w:hAnsiTheme="minorHAnsi" w:cstheme="minorHAnsi"/>
          <w:color w:val="0070C0"/>
          <w:sz w:val="20"/>
        </w:rPr>
      </w:pPr>
    </w:p>
    <w:p w14:paraId="6E405294" w14:textId="7813670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If a patient is found to be ‘</w:t>
      </w:r>
      <w:r w:rsidRPr="004745FC">
        <w:rPr>
          <w:rFonts w:asciiTheme="minorHAnsi" w:hAnsiTheme="minorHAnsi" w:cstheme="minorHAnsi"/>
          <w:sz w:val="20"/>
        </w:rPr>
        <w:t>medically unfit</w:t>
      </w:r>
      <w:r w:rsidRPr="004745FC">
        <w:rPr>
          <w:rFonts w:asciiTheme="minorHAnsi" w:hAnsiTheme="minorHAnsi" w:cstheme="minorHAnsi"/>
          <w:b w:val="0"/>
          <w:sz w:val="20"/>
        </w:rPr>
        <w:t xml:space="preserve">’ at pre-operative </w:t>
      </w:r>
      <w:r w:rsidR="000A58EB" w:rsidRPr="004745FC">
        <w:rPr>
          <w:rFonts w:asciiTheme="minorHAnsi" w:hAnsiTheme="minorHAnsi" w:cstheme="minorHAnsi"/>
          <w:b w:val="0"/>
          <w:sz w:val="20"/>
        </w:rPr>
        <w:t>assessment or</w:t>
      </w:r>
      <w:r w:rsidRPr="004745FC">
        <w:rPr>
          <w:rFonts w:asciiTheme="minorHAnsi" w:hAnsiTheme="minorHAnsi" w:cstheme="minorHAnsi"/>
          <w:b w:val="0"/>
          <w:sz w:val="20"/>
        </w:rPr>
        <w:t xml:space="preserve"> becomes unfit while on the waiting list due to a change in their condition, a treatment plan should be agreed between the patient and the clinician.  Every effort must be made to agree a new TCI date with the patient for as soon possible once the patient is deemed fit.</w:t>
      </w:r>
    </w:p>
    <w:p w14:paraId="7FED83BE" w14:textId="77777777" w:rsidR="000A58EB" w:rsidRPr="004745FC" w:rsidRDefault="000A58EB" w:rsidP="00C166D4">
      <w:pPr>
        <w:pStyle w:val="Subtitle"/>
        <w:rPr>
          <w:rFonts w:asciiTheme="minorHAnsi" w:hAnsiTheme="minorHAnsi" w:cstheme="minorHAnsi"/>
          <w:b w:val="0"/>
          <w:sz w:val="20"/>
        </w:rPr>
      </w:pPr>
    </w:p>
    <w:p w14:paraId="34ACF233"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Any patient found to be unfit must be reviewed by a responsible clinician to decide:</w:t>
      </w:r>
    </w:p>
    <w:p w14:paraId="2AF2FFF0" w14:textId="77777777" w:rsidR="000A58EB" w:rsidRPr="004745FC" w:rsidRDefault="000A58EB" w:rsidP="00C166D4">
      <w:pPr>
        <w:pStyle w:val="Subtitle"/>
        <w:rPr>
          <w:rFonts w:asciiTheme="minorHAnsi" w:hAnsiTheme="minorHAnsi" w:cstheme="minorHAnsi"/>
          <w:b w:val="0"/>
          <w:sz w:val="20"/>
        </w:rPr>
      </w:pPr>
    </w:p>
    <w:p w14:paraId="69D460DF" w14:textId="3AA42E0F"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 patient cancels due to </w:t>
      </w:r>
      <w:r w:rsidR="006E00A1" w:rsidRPr="004745FC">
        <w:rPr>
          <w:rFonts w:asciiTheme="minorHAnsi" w:hAnsiTheme="minorHAnsi" w:cstheme="minorHAnsi"/>
          <w:sz w:val="20"/>
          <w:szCs w:val="20"/>
          <w:lang w:eastAsia="en-GB"/>
        </w:rPr>
        <w:t>short term condition</w:t>
      </w:r>
      <w:r w:rsidRPr="004745FC">
        <w:rPr>
          <w:rFonts w:asciiTheme="minorHAnsi" w:hAnsiTheme="minorHAnsi" w:cstheme="minorHAnsi"/>
          <w:sz w:val="20"/>
          <w:szCs w:val="20"/>
          <w:lang w:eastAsia="en-GB"/>
        </w:rPr>
        <w:t xml:space="preserve"> ill health </w:t>
      </w:r>
      <w:r w:rsidR="00BE12DC" w:rsidRPr="004745FC">
        <w:rPr>
          <w:rFonts w:asciiTheme="minorHAnsi" w:hAnsiTheme="minorHAnsi" w:cstheme="minorHAnsi"/>
          <w:sz w:val="20"/>
          <w:szCs w:val="20"/>
          <w:lang w:eastAsia="en-GB"/>
        </w:rPr>
        <w:t xml:space="preserve">(less than six </w:t>
      </w:r>
      <w:r w:rsidR="000A58EB" w:rsidRPr="004745FC">
        <w:rPr>
          <w:rFonts w:asciiTheme="minorHAnsi" w:hAnsiTheme="minorHAnsi" w:cstheme="minorHAnsi"/>
          <w:sz w:val="20"/>
          <w:szCs w:val="20"/>
          <w:lang w:eastAsia="en-GB"/>
        </w:rPr>
        <w:t>weeks) (</w:t>
      </w:r>
      <w:r w:rsidRPr="004745FC">
        <w:rPr>
          <w:rFonts w:asciiTheme="minorHAnsi" w:hAnsiTheme="minorHAnsi" w:cstheme="minorHAnsi"/>
          <w:sz w:val="20"/>
          <w:szCs w:val="20"/>
          <w:lang w:eastAsia="en-GB"/>
        </w:rPr>
        <w:t xml:space="preserve">i.e. cough or cold) this should be treated as a normal patient </w:t>
      </w:r>
      <w:r w:rsidR="000A58EB" w:rsidRPr="004745FC">
        <w:rPr>
          <w:rFonts w:asciiTheme="minorHAnsi" w:hAnsiTheme="minorHAnsi" w:cstheme="minorHAnsi"/>
          <w:sz w:val="20"/>
          <w:szCs w:val="20"/>
          <w:lang w:eastAsia="en-GB"/>
        </w:rPr>
        <w:t>cancellation,</w:t>
      </w:r>
      <w:r w:rsidRPr="004745FC">
        <w:rPr>
          <w:rFonts w:asciiTheme="minorHAnsi" w:hAnsiTheme="minorHAnsi" w:cstheme="minorHAnsi"/>
          <w:sz w:val="20"/>
          <w:szCs w:val="20"/>
          <w:lang w:eastAsia="en-GB"/>
        </w:rPr>
        <w:t xml:space="preserve"> and the patient should be offered an alternative date. (clock continues)</w:t>
      </w:r>
    </w:p>
    <w:p w14:paraId="13953CC2" w14:textId="31F1A219"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If the patient has a </w:t>
      </w:r>
      <w:r w:rsidR="000A58EB" w:rsidRPr="004745FC">
        <w:rPr>
          <w:rFonts w:asciiTheme="minorHAnsi" w:hAnsiTheme="minorHAnsi" w:cstheme="minorHAnsi"/>
          <w:sz w:val="20"/>
          <w:szCs w:val="20"/>
          <w:lang w:eastAsia="en-GB"/>
        </w:rPr>
        <w:t>long-term</w:t>
      </w:r>
      <w:r w:rsidRPr="004745FC">
        <w:rPr>
          <w:rFonts w:asciiTheme="minorHAnsi" w:hAnsiTheme="minorHAnsi" w:cstheme="minorHAnsi"/>
          <w:sz w:val="20"/>
          <w:szCs w:val="20"/>
          <w:lang w:eastAsia="en-GB"/>
        </w:rPr>
        <w:t xml:space="preserve"> condition</w:t>
      </w:r>
      <w:r w:rsidR="00BE12DC" w:rsidRPr="004745FC">
        <w:rPr>
          <w:rFonts w:asciiTheme="minorHAnsi" w:hAnsiTheme="minorHAnsi" w:cstheme="minorHAnsi"/>
          <w:sz w:val="20"/>
          <w:szCs w:val="20"/>
          <w:lang w:eastAsia="en-GB"/>
        </w:rPr>
        <w:t xml:space="preserve"> (more than six weeks)</w:t>
      </w:r>
      <w:r w:rsidRPr="004745FC">
        <w:rPr>
          <w:rFonts w:asciiTheme="minorHAnsi" w:hAnsiTheme="minorHAnsi" w:cstheme="minorHAnsi"/>
          <w:sz w:val="20"/>
          <w:szCs w:val="20"/>
          <w:lang w:eastAsia="en-GB"/>
        </w:rPr>
        <w:t xml:space="preserve"> that may prevent intended treatment – the patient and referrer should be informed, the patient should be removed from waiting list, and any necessary outpatient appointments or tests booked. The </w:t>
      </w:r>
      <w:r w:rsidR="00636043" w:rsidRPr="004745FC">
        <w:rPr>
          <w:rFonts w:asciiTheme="minorHAnsi" w:hAnsiTheme="minorHAnsi" w:cstheme="minorHAnsi"/>
          <w:sz w:val="20"/>
          <w:szCs w:val="20"/>
          <w:lang w:eastAsia="en-GB"/>
        </w:rPr>
        <w:t>18-week</w:t>
      </w:r>
      <w:r w:rsidRPr="004745FC">
        <w:rPr>
          <w:rFonts w:asciiTheme="minorHAnsi" w:hAnsiTheme="minorHAnsi" w:cstheme="minorHAnsi"/>
          <w:sz w:val="20"/>
          <w:szCs w:val="20"/>
          <w:lang w:eastAsia="en-GB"/>
        </w:rPr>
        <w:t xml:space="preserve"> clock will stop as the patient is currently unfit to proceed with treatment.</w:t>
      </w:r>
    </w:p>
    <w:p w14:paraId="5F48879C" w14:textId="5A90399F"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If a patient informs that they are currently pregnant, the patient is unable to proceed with surgical treatment and should be informed they will be removed from the waiting list (Clock stop) the patient should have a</w:t>
      </w:r>
      <w:r w:rsidR="00BE12DC" w:rsidRPr="004745FC">
        <w:rPr>
          <w:rFonts w:asciiTheme="minorHAnsi" w:hAnsiTheme="minorHAnsi" w:cstheme="minorHAnsi"/>
          <w:sz w:val="20"/>
          <w:szCs w:val="20"/>
          <w:lang w:eastAsia="en-GB"/>
        </w:rPr>
        <w:t>n</w:t>
      </w:r>
      <w:r w:rsidRPr="004745FC">
        <w:rPr>
          <w:rFonts w:asciiTheme="minorHAnsi" w:hAnsiTheme="minorHAnsi" w:cstheme="minorHAnsi"/>
          <w:sz w:val="20"/>
          <w:szCs w:val="20"/>
          <w:lang w:eastAsia="en-GB"/>
        </w:rPr>
        <w:t xml:space="preserve"> appropriate follow up or PIFU appointment after they have delivered and reviewed in clinic prior to being added to the waiting list. (Clock start)</w:t>
      </w:r>
    </w:p>
    <w:p w14:paraId="17E9043B" w14:textId="77777777" w:rsidR="000A58EB" w:rsidRPr="004745FC" w:rsidRDefault="000A58EB"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p>
    <w:p w14:paraId="7C876128" w14:textId="260EA8FD" w:rsidR="00AE0C29" w:rsidRDefault="00AE0C29" w:rsidP="00C166D4">
      <w:pPr>
        <w:pStyle w:val="Subtitle"/>
        <w:rPr>
          <w:rFonts w:asciiTheme="minorHAnsi" w:hAnsiTheme="minorHAnsi" w:cstheme="minorHAnsi"/>
          <w:b w:val="0"/>
          <w:i/>
          <w:sz w:val="20"/>
        </w:rPr>
      </w:pPr>
      <w:r w:rsidRPr="004745FC">
        <w:rPr>
          <w:rFonts w:asciiTheme="minorHAnsi" w:hAnsiTheme="minorHAnsi" w:cstheme="minorHAnsi"/>
          <w:b w:val="0"/>
          <w:sz w:val="20"/>
        </w:rPr>
        <w:t xml:space="preserve">If the patient has an underlying condition that will prevent agreed date for treatment but can be managed in primary care, the patient should be informed, removed from the waiting list and referred back to their referrer. The </w:t>
      </w:r>
      <w:r w:rsidR="000A58EB" w:rsidRPr="004745FC">
        <w:rPr>
          <w:rFonts w:asciiTheme="minorHAnsi" w:hAnsiTheme="minorHAnsi" w:cstheme="minorHAnsi"/>
          <w:b w:val="0"/>
          <w:sz w:val="20"/>
        </w:rPr>
        <w:t>18-week</w:t>
      </w:r>
      <w:r w:rsidRPr="004745FC">
        <w:rPr>
          <w:rFonts w:asciiTheme="minorHAnsi" w:hAnsiTheme="minorHAnsi" w:cstheme="minorHAnsi"/>
          <w:b w:val="0"/>
          <w:sz w:val="20"/>
        </w:rPr>
        <w:t xml:space="preserve"> clock will stop.</w:t>
      </w:r>
      <w:r w:rsidR="006845E6" w:rsidRPr="004745FC">
        <w:rPr>
          <w:rFonts w:asciiTheme="minorHAnsi" w:hAnsiTheme="minorHAnsi" w:cstheme="minorHAnsi"/>
          <w:b w:val="0"/>
          <w:sz w:val="20"/>
        </w:rPr>
        <w:t xml:space="preserve"> ** </w:t>
      </w:r>
      <w:r w:rsidR="006845E6" w:rsidRPr="004745FC">
        <w:rPr>
          <w:rFonts w:asciiTheme="minorHAnsi" w:hAnsiTheme="minorHAnsi" w:cstheme="minorHAnsi"/>
          <w:b w:val="0"/>
          <w:i/>
          <w:sz w:val="20"/>
        </w:rPr>
        <w:t>see also Pre Operative Assessment above</w:t>
      </w:r>
    </w:p>
    <w:p w14:paraId="6FC89268" w14:textId="77777777" w:rsidR="000A58EB" w:rsidRPr="004745FC" w:rsidRDefault="000A58EB" w:rsidP="00C166D4">
      <w:pPr>
        <w:pStyle w:val="Subtitle"/>
        <w:rPr>
          <w:rFonts w:asciiTheme="minorHAnsi" w:hAnsiTheme="minorHAnsi" w:cstheme="minorHAnsi"/>
          <w:b w:val="0"/>
          <w:sz w:val="20"/>
        </w:rPr>
      </w:pPr>
    </w:p>
    <w:p w14:paraId="70A7348A" w14:textId="36A0AA1A"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5.1</w:t>
      </w:r>
      <w:r w:rsidR="007D5CCA">
        <w:rPr>
          <w:rFonts w:asciiTheme="minorHAnsi" w:hAnsiTheme="minorHAnsi" w:cstheme="minorHAnsi"/>
          <w:color w:val="0070C0"/>
          <w:sz w:val="20"/>
        </w:rPr>
        <w:t>3</w:t>
      </w:r>
      <w:r w:rsidR="001C3F02" w:rsidRPr="004745FC">
        <w:rPr>
          <w:rFonts w:asciiTheme="minorHAnsi" w:hAnsiTheme="minorHAnsi" w:cstheme="minorHAnsi"/>
          <w:color w:val="0070C0"/>
          <w:sz w:val="20"/>
        </w:rPr>
        <w:t xml:space="preserve"> </w:t>
      </w:r>
      <w:r w:rsidR="000A58EB" w:rsidRPr="004745FC">
        <w:rPr>
          <w:rFonts w:asciiTheme="minorHAnsi" w:hAnsiTheme="minorHAnsi" w:cstheme="minorHAnsi"/>
          <w:color w:val="0070C0"/>
          <w:sz w:val="20"/>
        </w:rPr>
        <w:t>Patient Cancellations</w:t>
      </w:r>
    </w:p>
    <w:p w14:paraId="77ACC717" w14:textId="77777777" w:rsidR="000A58EB" w:rsidRPr="004745FC" w:rsidRDefault="000A58EB" w:rsidP="00C166D4">
      <w:pPr>
        <w:pStyle w:val="Subtitle"/>
        <w:rPr>
          <w:rFonts w:asciiTheme="minorHAnsi" w:hAnsiTheme="minorHAnsi" w:cstheme="minorHAnsi"/>
          <w:color w:val="0070C0"/>
          <w:sz w:val="20"/>
        </w:rPr>
      </w:pPr>
    </w:p>
    <w:p w14:paraId="59977975" w14:textId="11C6D379"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Where a patient contacts the hospital to cancel a TCI date, the </w:t>
      </w:r>
      <w:r w:rsidR="00414098">
        <w:rPr>
          <w:rFonts w:asciiTheme="minorHAnsi" w:hAnsiTheme="minorHAnsi" w:cstheme="minorHAnsi"/>
          <w:b w:val="0"/>
          <w:sz w:val="20"/>
        </w:rPr>
        <w:t>administrative / booking</w:t>
      </w:r>
      <w:r w:rsidRPr="004745FC">
        <w:rPr>
          <w:rFonts w:asciiTheme="minorHAnsi" w:hAnsiTheme="minorHAnsi" w:cstheme="minorHAnsi"/>
          <w:b w:val="0"/>
          <w:sz w:val="20"/>
        </w:rPr>
        <w:t xml:space="preserve"> team will endeavour to offer a further TCI date at the time the patient makes contact.  If this is not possible, the </w:t>
      </w:r>
      <w:r w:rsidR="00414098">
        <w:rPr>
          <w:rFonts w:asciiTheme="minorHAnsi" w:hAnsiTheme="minorHAnsi" w:cstheme="minorHAnsi"/>
          <w:b w:val="0"/>
          <w:sz w:val="20"/>
        </w:rPr>
        <w:t>administrative / booking</w:t>
      </w:r>
      <w:r w:rsidRPr="004745FC">
        <w:rPr>
          <w:rFonts w:asciiTheme="minorHAnsi" w:hAnsiTheme="minorHAnsi" w:cstheme="minorHAnsi"/>
          <w:b w:val="0"/>
          <w:sz w:val="20"/>
        </w:rPr>
        <w:t xml:space="preserve"> team will contact the patient within 2 working days to offer another date.  When a patient cancels a TCI date and does not wish to proceed with treatment, they should be removed from the waiting </w:t>
      </w:r>
      <w:r w:rsidR="000A58EB" w:rsidRPr="004745FC">
        <w:rPr>
          <w:rFonts w:asciiTheme="minorHAnsi" w:hAnsiTheme="minorHAnsi" w:cstheme="minorHAnsi"/>
          <w:b w:val="0"/>
          <w:sz w:val="20"/>
        </w:rPr>
        <w:t>list,</w:t>
      </w:r>
      <w:r w:rsidRPr="004745FC">
        <w:rPr>
          <w:rFonts w:asciiTheme="minorHAnsi" w:hAnsiTheme="minorHAnsi" w:cstheme="minorHAnsi"/>
          <w:b w:val="0"/>
          <w:sz w:val="20"/>
        </w:rPr>
        <w:t xml:space="preserve"> and the referral should be closed on Trust PAS systems (as ‘patient request’).  The relevant Consultant should be </w:t>
      </w:r>
      <w:r w:rsidR="000A58EB" w:rsidRPr="004745FC">
        <w:rPr>
          <w:rFonts w:asciiTheme="minorHAnsi" w:hAnsiTheme="minorHAnsi" w:cstheme="minorHAnsi"/>
          <w:b w:val="0"/>
          <w:sz w:val="20"/>
        </w:rPr>
        <w:t>informed,</w:t>
      </w:r>
      <w:r w:rsidRPr="004745FC">
        <w:rPr>
          <w:rFonts w:asciiTheme="minorHAnsi" w:hAnsiTheme="minorHAnsi" w:cstheme="minorHAnsi"/>
          <w:b w:val="0"/>
          <w:sz w:val="20"/>
        </w:rPr>
        <w:t xml:space="preserve"> and a letter should be sent to the patient and to the GP.</w:t>
      </w:r>
    </w:p>
    <w:p w14:paraId="7000F163" w14:textId="77777777" w:rsidR="000A58EB" w:rsidRPr="004745FC" w:rsidRDefault="000A58EB" w:rsidP="00C166D4">
      <w:pPr>
        <w:pStyle w:val="Subtitle"/>
        <w:rPr>
          <w:rFonts w:asciiTheme="minorHAnsi" w:hAnsiTheme="minorHAnsi" w:cstheme="minorHAnsi"/>
          <w:b w:val="0"/>
          <w:sz w:val="20"/>
        </w:rPr>
      </w:pPr>
    </w:p>
    <w:p w14:paraId="231B69ED"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A patient who </w:t>
      </w:r>
      <w:r w:rsidRPr="004745FC">
        <w:rPr>
          <w:rFonts w:asciiTheme="minorHAnsi" w:hAnsiTheme="minorHAnsi" w:cstheme="minorHAnsi"/>
          <w:sz w:val="20"/>
        </w:rPr>
        <w:t>cancels two consecutive TCI dates</w:t>
      </w:r>
      <w:r w:rsidRPr="004745FC">
        <w:rPr>
          <w:rFonts w:asciiTheme="minorHAnsi" w:hAnsiTheme="minorHAnsi" w:cstheme="minorHAnsi"/>
          <w:b w:val="0"/>
          <w:sz w:val="20"/>
        </w:rPr>
        <w:t xml:space="preserve"> should be reviewed by the clinical team. In most cases, the patient should be removed from the waiting list and discharged back to their GP unless there is an exceptional clinical reason for the patient to remain on the waiting list. (Clock stop)</w:t>
      </w:r>
    </w:p>
    <w:p w14:paraId="54BE917A" w14:textId="77777777" w:rsidR="000A58EB" w:rsidRPr="004745FC" w:rsidRDefault="000A58EB" w:rsidP="00C166D4">
      <w:pPr>
        <w:pStyle w:val="Subtitle"/>
        <w:rPr>
          <w:rFonts w:asciiTheme="minorHAnsi" w:hAnsiTheme="minorHAnsi" w:cstheme="minorHAnsi"/>
          <w:b w:val="0"/>
          <w:sz w:val="20"/>
        </w:rPr>
      </w:pPr>
    </w:p>
    <w:p w14:paraId="6DBB7C91" w14:textId="04EC823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If the patient is discharged due to two cancellations, the GP and patient should be contacted by letter. The RTT clock is stopped from the date of discharge. The letter should indicate that if there are exceptional reasons why the patient should be given another appointment, to contact the </w:t>
      </w:r>
      <w:r w:rsidR="00414098">
        <w:rPr>
          <w:rFonts w:asciiTheme="minorHAnsi" w:hAnsiTheme="minorHAnsi" w:cstheme="minorHAnsi"/>
          <w:b w:val="0"/>
          <w:sz w:val="20"/>
        </w:rPr>
        <w:t>administrative / booking</w:t>
      </w:r>
      <w:r w:rsidRPr="004745FC">
        <w:rPr>
          <w:rFonts w:asciiTheme="minorHAnsi" w:hAnsiTheme="minorHAnsi" w:cstheme="minorHAnsi"/>
          <w:b w:val="0"/>
          <w:sz w:val="20"/>
        </w:rPr>
        <w:t xml:space="preserve"> team.  If the GP or patient contacts the Trust and makes a valid argument to be reinstated on the waiting list (e.g. bereavement), they can be reinstated back on the waiting list at the discretion of the clinical / </w:t>
      </w:r>
      <w:r w:rsidR="00414098">
        <w:rPr>
          <w:rFonts w:asciiTheme="minorHAnsi" w:hAnsiTheme="minorHAnsi" w:cstheme="minorHAnsi"/>
          <w:b w:val="0"/>
          <w:sz w:val="20"/>
        </w:rPr>
        <w:t>administrative / booking</w:t>
      </w:r>
      <w:r w:rsidRPr="004745FC">
        <w:rPr>
          <w:rFonts w:asciiTheme="minorHAnsi" w:hAnsiTheme="minorHAnsi" w:cstheme="minorHAnsi"/>
          <w:b w:val="0"/>
          <w:sz w:val="20"/>
        </w:rPr>
        <w:t xml:space="preserve"> team.</w:t>
      </w:r>
    </w:p>
    <w:p w14:paraId="186337FF" w14:textId="77777777" w:rsidR="000A58EB" w:rsidRPr="004745FC" w:rsidRDefault="000A58EB" w:rsidP="00C166D4">
      <w:pPr>
        <w:pStyle w:val="Subtitle"/>
        <w:rPr>
          <w:rFonts w:asciiTheme="minorHAnsi" w:hAnsiTheme="minorHAnsi" w:cstheme="minorHAnsi"/>
          <w:b w:val="0"/>
          <w:sz w:val="20"/>
        </w:rPr>
      </w:pPr>
    </w:p>
    <w:p w14:paraId="4CA6ADDA"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This cancellation policy should only apply if the TCI date was ‘fully booked’ in discussion with the patient, that the patient was given reasonable notice (i.e. at least 3 weeks’ notice) and that this is clearly documented. At every opportunity patients should be informed that cancelling their admission date may lead to their removal from the waiting list.</w:t>
      </w:r>
    </w:p>
    <w:p w14:paraId="7B7F67AD" w14:textId="77777777" w:rsidR="000A58EB" w:rsidRPr="004745FC" w:rsidRDefault="000A58EB" w:rsidP="00C166D4">
      <w:pPr>
        <w:pStyle w:val="Subtitle"/>
        <w:rPr>
          <w:rFonts w:asciiTheme="minorHAnsi" w:hAnsiTheme="minorHAnsi" w:cstheme="minorHAnsi"/>
          <w:b w:val="0"/>
          <w:sz w:val="20"/>
        </w:rPr>
      </w:pPr>
    </w:p>
    <w:p w14:paraId="316862AE" w14:textId="7BDCAC8F"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 xml:space="preserve">Cancer patients, children or other clinically vulnerable groups </w:t>
      </w:r>
      <w:r w:rsidR="003630A5" w:rsidRPr="004745FC">
        <w:rPr>
          <w:rFonts w:asciiTheme="minorHAnsi" w:hAnsiTheme="minorHAnsi" w:cstheme="minorHAnsi"/>
          <w:b w:val="0"/>
          <w:sz w:val="20"/>
        </w:rPr>
        <w:t>may be discharged</w:t>
      </w:r>
      <w:r w:rsidRPr="004745FC">
        <w:rPr>
          <w:rFonts w:asciiTheme="minorHAnsi" w:hAnsiTheme="minorHAnsi" w:cstheme="minorHAnsi"/>
          <w:b w:val="0"/>
          <w:sz w:val="20"/>
        </w:rPr>
        <w:t xml:space="preserve"> due to multiple cancellations </w:t>
      </w:r>
      <w:r w:rsidR="003630A5" w:rsidRPr="004745FC">
        <w:rPr>
          <w:rFonts w:asciiTheme="minorHAnsi" w:hAnsiTheme="minorHAnsi" w:cstheme="minorHAnsi"/>
          <w:b w:val="0"/>
          <w:sz w:val="20"/>
        </w:rPr>
        <w:t xml:space="preserve">following escalation to Service Team for </w:t>
      </w:r>
      <w:r w:rsidRPr="004745FC">
        <w:rPr>
          <w:rFonts w:asciiTheme="minorHAnsi" w:hAnsiTheme="minorHAnsi" w:cstheme="minorHAnsi"/>
          <w:b w:val="0"/>
          <w:sz w:val="20"/>
        </w:rPr>
        <w:t>clinical approval.</w:t>
      </w:r>
    </w:p>
    <w:p w14:paraId="1D1DABC9" w14:textId="77777777" w:rsidR="000A58EB" w:rsidRPr="004745FC" w:rsidRDefault="000A58EB" w:rsidP="00C166D4">
      <w:pPr>
        <w:pStyle w:val="Subtitle"/>
        <w:rPr>
          <w:rFonts w:asciiTheme="minorHAnsi" w:hAnsiTheme="minorHAnsi" w:cstheme="minorHAnsi"/>
          <w:b w:val="0"/>
          <w:sz w:val="20"/>
        </w:rPr>
      </w:pPr>
    </w:p>
    <w:p w14:paraId="0C9E88ED"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If a patient cancels a booking in advance due to illness, this should not be counted as a patient cancellation.  If the patient arrived on the ward unwell their TCI would then have to be cancelled by the hospital.  Hence, this is counted as a hospital cancellation and does not contribute to the discharge after cancelling two consecutive appointments protocol.</w:t>
      </w:r>
    </w:p>
    <w:p w14:paraId="31D3D3BA" w14:textId="77777777" w:rsidR="000A58EB" w:rsidRPr="004745FC" w:rsidRDefault="000A58EB" w:rsidP="00C166D4">
      <w:pPr>
        <w:pStyle w:val="Subtitle"/>
        <w:rPr>
          <w:rFonts w:asciiTheme="minorHAnsi" w:hAnsiTheme="minorHAnsi" w:cstheme="minorHAnsi"/>
          <w:b w:val="0"/>
          <w:sz w:val="20"/>
        </w:rPr>
      </w:pPr>
    </w:p>
    <w:p w14:paraId="38F7AC29"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In all cases relating to multiple cancellations, either the reasons for discharging, or for keeping patients on the waiting list should be recorded on Trust PAS systems.</w:t>
      </w:r>
    </w:p>
    <w:p w14:paraId="70E8EB2C" w14:textId="77777777" w:rsidR="000A58EB" w:rsidRPr="004745FC" w:rsidRDefault="000A58EB" w:rsidP="00C166D4">
      <w:pPr>
        <w:pStyle w:val="Subtitle"/>
        <w:rPr>
          <w:rFonts w:asciiTheme="minorHAnsi" w:hAnsiTheme="minorHAnsi" w:cstheme="minorHAnsi"/>
          <w:b w:val="0"/>
          <w:sz w:val="20"/>
        </w:rPr>
      </w:pPr>
    </w:p>
    <w:p w14:paraId="1094865A" w14:textId="77777777" w:rsidR="00AE0C29" w:rsidRDefault="00AE0C29" w:rsidP="00C166D4">
      <w:pPr>
        <w:pStyle w:val="Subtitle"/>
        <w:rPr>
          <w:rFonts w:asciiTheme="minorHAnsi" w:hAnsiTheme="minorHAnsi" w:cstheme="minorHAnsi"/>
          <w:b w:val="0"/>
          <w:sz w:val="20"/>
        </w:rPr>
      </w:pPr>
      <w:r w:rsidRPr="004745FC">
        <w:rPr>
          <w:rFonts w:asciiTheme="minorHAnsi" w:hAnsiTheme="minorHAnsi" w:cstheme="minorHAnsi"/>
          <w:b w:val="0"/>
          <w:sz w:val="20"/>
        </w:rPr>
        <w:t>As with every aspect of waiting list management, divisions should exercise a ‘common-sense’ approach to applying the Patient Cancellation policy, to allow for exceptional patient circumstances.</w:t>
      </w:r>
    </w:p>
    <w:p w14:paraId="478707C6" w14:textId="77777777" w:rsidR="000A58EB" w:rsidRPr="004745FC" w:rsidRDefault="000A58EB" w:rsidP="00C166D4">
      <w:pPr>
        <w:pStyle w:val="Subtitle"/>
        <w:rPr>
          <w:rFonts w:asciiTheme="minorHAnsi" w:hAnsiTheme="minorHAnsi" w:cstheme="minorHAnsi"/>
          <w:b w:val="0"/>
          <w:sz w:val="20"/>
        </w:rPr>
      </w:pPr>
    </w:p>
    <w:p w14:paraId="2CF2DBED" w14:textId="4359E8C3"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5.1</w:t>
      </w:r>
      <w:r w:rsidR="007D5CCA">
        <w:rPr>
          <w:rFonts w:asciiTheme="minorHAnsi" w:hAnsiTheme="minorHAnsi" w:cstheme="minorHAnsi"/>
          <w:color w:val="0070C0"/>
          <w:sz w:val="20"/>
        </w:rPr>
        <w:t>4</w:t>
      </w:r>
      <w:r w:rsidR="001C3F02" w:rsidRPr="004745FC">
        <w:rPr>
          <w:rFonts w:asciiTheme="minorHAnsi" w:hAnsiTheme="minorHAnsi" w:cstheme="minorHAnsi"/>
          <w:color w:val="0070C0"/>
          <w:sz w:val="20"/>
        </w:rPr>
        <w:t xml:space="preserve"> </w:t>
      </w:r>
      <w:r w:rsidR="00DC6539" w:rsidRPr="004745FC">
        <w:rPr>
          <w:rFonts w:asciiTheme="minorHAnsi" w:hAnsiTheme="minorHAnsi" w:cstheme="minorHAnsi"/>
          <w:color w:val="0070C0"/>
          <w:sz w:val="20"/>
        </w:rPr>
        <w:t>Hospital</w:t>
      </w:r>
      <w:r w:rsidR="000A58EB" w:rsidRPr="004745FC">
        <w:rPr>
          <w:rFonts w:asciiTheme="minorHAnsi" w:hAnsiTheme="minorHAnsi" w:cstheme="minorHAnsi"/>
          <w:color w:val="0070C0"/>
          <w:sz w:val="20"/>
        </w:rPr>
        <w:t xml:space="preserve"> Cancellations</w:t>
      </w:r>
    </w:p>
    <w:p w14:paraId="1499D637" w14:textId="77777777" w:rsidR="000A58EB" w:rsidRPr="004745FC" w:rsidRDefault="000A58EB" w:rsidP="00C166D4">
      <w:pPr>
        <w:pStyle w:val="Subtitle"/>
        <w:rPr>
          <w:rFonts w:asciiTheme="minorHAnsi" w:hAnsiTheme="minorHAnsi" w:cstheme="minorHAnsi"/>
          <w:color w:val="0070C0"/>
          <w:sz w:val="20"/>
        </w:rPr>
      </w:pPr>
    </w:p>
    <w:p w14:paraId="7BEBD388"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Admission dates will only be cancelled in exceptional circumstances after all other options have been explored. Attendances that are cancelled by the hospital will </w:t>
      </w:r>
      <w:r w:rsidRPr="004745FC">
        <w:rPr>
          <w:rFonts w:asciiTheme="minorHAnsi" w:hAnsiTheme="minorHAnsi" w:cstheme="minorHAnsi"/>
          <w:b/>
          <w:sz w:val="20"/>
          <w:szCs w:val="20"/>
        </w:rPr>
        <w:t>not</w:t>
      </w:r>
      <w:r w:rsidRPr="004745FC">
        <w:rPr>
          <w:rFonts w:asciiTheme="minorHAnsi" w:hAnsiTheme="minorHAnsi" w:cstheme="minorHAnsi"/>
          <w:sz w:val="20"/>
          <w:szCs w:val="20"/>
        </w:rPr>
        <w:t xml:space="preserve"> affect a patient’s waiting time calculation.   Every effort must be made to agree a new TCI date with the patient at the time of the cancellation.  Admissions must not be cancelled more than twice by the hospital.  Any patient that is likely to be cancelled more than twice must be reviewed to ensure that it is clinically safe to do so. </w:t>
      </w:r>
    </w:p>
    <w:p w14:paraId="22F9F26D" w14:textId="77777777" w:rsidR="00DC6539" w:rsidRPr="004745FC" w:rsidRDefault="00DC6539" w:rsidP="00C166D4">
      <w:pPr>
        <w:spacing w:after="0" w:line="240" w:lineRule="auto"/>
        <w:rPr>
          <w:rFonts w:asciiTheme="minorHAnsi" w:hAnsiTheme="minorHAnsi" w:cstheme="minorHAnsi"/>
          <w:sz w:val="20"/>
          <w:szCs w:val="20"/>
        </w:rPr>
      </w:pPr>
    </w:p>
    <w:p w14:paraId="211F10B4"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If a patient contacts the hospital to cancel an admission because they are unwell this should count as a Hospital Cancellation and not a Patient Cancellation – this is because the patient would have been turned away if they had come in for their admission. Hence this ‘cancellation’ should not be counted in the protocol outlined above for managing patients who cancel 2 or more admission dates. </w:t>
      </w:r>
    </w:p>
    <w:p w14:paraId="5036ED6F" w14:textId="77777777" w:rsidR="00DC6539" w:rsidRPr="004745FC" w:rsidRDefault="00DC6539" w:rsidP="00C166D4">
      <w:pPr>
        <w:spacing w:after="0" w:line="240" w:lineRule="auto"/>
        <w:rPr>
          <w:rFonts w:asciiTheme="minorHAnsi" w:hAnsiTheme="minorHAnsi" w:cstheme="minorHAnsi"/>
          <w:sz w:val="20"/>
          <w:szCs w:val="20"/>
        </w:rPr>
      </w:pPr>
    </w:p>
    <w:p w14:paraId="3FD08C74" w14:textId="04DB7CCD" w:rsidR="00AE0C29" w:rsidRDefault="00414098" w:rsidP="00C166D4">
      <w:pPr>
        <w:spacing w:after="0" w:line="240" w:lineRule="auto"/>
        <w:rPr>
          <w:rFonts w:asciiTheme="minorHAnsi" w:hAnsiTheme="minorHAnsi" w:cstheme="minorHAnsi"/>
          <w:sz w:val="20"/>
          <w:szCs w:val="20"/>
        </w:rPr>
      </w:pPr>
      <w:r>
        <w:rPr>
          <w:rFonts w:asciiTheme="minorHAnsi" w:hAnsiTheme="minorHAnsi" w:cstheme="minorHAnsi"/>
          <w:sz w:val="20"/>
          <w:szCs w:val="20"/>
        </w:rPr>
        <w:t>Administrative / booking</w:t>
      </w:r>
      <w:r w:rsidR="00AE0C29" w:rsidRPr="004745FC">
        <w:rPr>
          <w:rFonts w:asciiTheme="minorHAnsi" w:hAnsiTheme="minorHAnsi" w:cstheme="minorHAnsi"/>
          <w:sz w:val="20"/>
          <w:szCs w:val="20"/>
        </w:rPr>
        <w:t xml:space="preserve"> teams must advise Specialty managers where a patient has been cancelled previously to ensure the patient is managed correctly.  Where a patient’s admission date is cancelled by the hospital in advance, a new date prior to the </w:t>
      </w:r>
      <w:r w:rsidR="00C01058" w:rsidRPr="004745FC">
        <w:rPr>
          <w:rFonts w:asciiTheme="minorHAnsi" w:hAnsiTheme="minorHAnsi" w:cstheme="minorHAnsi"/>
          <w:sz w:val="20"/>
          <w:szCs w:val="20"/>
        </w:rPr>
        <w:t>18-week</w:t>
      </w:r>
      <w:r w:rsidR="00AE0C29" w:rsidRPr="004745FC">
        <w:rPr>
          <w:rFonts w:asciiTheme="minorHAnsi" w:hAnsiTheme="minorHAnsi" w:cstheme="minorHAnsi"/>
          <w:sz w:val="20"/>
          <w:szCs w:val="20"/>
        </w:rPr>
        <w:t xml:space="preserve"> breach date will be offered wherever possible.</w:t>
      </w:r>
    </w:p>
    <w:p w14:paraId="3374D976" w14:textId="77777777" w:rsidR="00DC6539" w:rsidRPr="004745FC" w:rsidRDefault="00DC6539" w:rsidP="00C166D4">
      <w:pPr>
        <w:spacing w:after="0" w:line="240" w:lineRule="auto"/>
        <w:rPr>
          <w:rFonts w:asciiTheme="minorHAnsi" w:hAnsiTheme="minorHAnsi" w:cstheme="minorHAnsi"/>
          <w:sz w:val="20"/>
          <w:szCs w:val="20"/>
        </w:rPr>
      </w:pPr>
    </w:p>
    <w:p w14:paraId="3EA9076C" w14:textId="119E9B06"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5.1</w:t>
      </w:r>
      <w:r w:rsidR="007D5CCA">
        <w:rPr>
          <w:rFonts w:asciiTheme="minorHAnsi" w:hAnsiTheme="minorHAnsi" w:cstheme="minorHAnsi"/>
          <w:color w:val="0070C0"/>
          <w:sz w:val="20"/>
        </w:rPr>
        <w:t>5</w:t>
      </w:r>
      <w:r w:rsidR="001C3F02" w:rsidRPr="004745FC">
        <w:rPr>
          <w:rFonts w:asciiTheme="minorHAnsi" w:hAnsiTheme="minorHAnsi" w:cstheme="minorHAnsi"/>
          <w:color w:val="0070C0"/>
          <w:sz w:val="20"/>
        </w:rPr>
        <w:t xml:space="preserve"> </w:t>
      </w:r>
      <w:r w:rsidR="00C01058" w:rsidRPr="004745FC">
        <w:rPr>
          <w:rFonts w:asciiTheme="minorHAnsi" w:hAnsiTheme="minorHAnsi" w:cstheme="minorHAnsi"/>
          <w:color w:val="0070C0"/>
          <w:sz w:val="20"/>
        </w:rPr>
        <w:t xml:space="preserve">Patients Who </w:t>
      </w:r>
      <w:r w:rsidR="00C01058">
        <w:rPr>
          <w:rFonts w:asciiTheme="minorHAnsi" w:hAnsiTheme="minorHAnsi" w:cstheme="minorHAnsi"/>
          <w:color w:val="0070C0"/>
          <w:sz w:val="20"/>
        </w:rPr>
        <w:t>d</w:t>
      </w:r>
      <w:r w:rsidR="00C01058" w:rsidRPr="004745FC">
        <w:rPr>
          <w:rFonts w:asciiTheme="minorHAnsi" w:hAnsiTheme="minorHAnsi" w:cstheme="minorHAnsi"/>
          <w:color w:val="0070C0"/>
          <w:sz w:val="20"/>
        </w:rPr>
        <w:t xml:space="preserve">o </w:t>
      </w:r>
      <w:r w:rsidR="00C01058">
        <w:rPr>
          <w:rFonts w:asciiTheme="minorHAnsi" w:hAnsiTheme="minorHAnsi" w:cstheme="minorHAnsi"/>
          <w:color w:val="0070C0"/>
          <w:sz w:val="20"/>
        </w:rPr>
        <w:t>n</w:t>
      </w:r>
      <w:r w:rsidR="00C01058" w:rsidRPr="004745FC">
        <w:rPr>
          <w:rFonts w:asciiTheme="minorHAnsi" w:hAnsiTheme="minorHAnsi" w:cstheme="minorHAnsi"/>
          <w:color w:val="0070C0"/>
          <w:sz w:val="20"/>
        </w:rPr>
        <w:t>ot Attend Appointments</w:t>
      </w:r>
    </w:p>
    <w:p w14:paraId="0825D833" w14:textId="77777777" w:rsidR="00C01058" w:rsidRPr="004745FC" w:rsidRDefault="00C01058" w:rsidP="00C166D4">
      <w:pPr>
        <w:pStyle w:val="Subtitle"/>
        <w:rPr>
          <w:rFonts w:asciiTheme="minorHAnsi" w:hAnsiTheme="minorHAnsi" w:cstheme="minorHAnsi"/>
          <w:sz w:val="20"/>
        </w:rPr>
      </w:pPr>
    </w:p>
    <w:p w14:paraId="758E866F" w14:textId="5409F0D0" w:rsidR="00AE0C29" w:rsidRDefault="00AE0C2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A patient who ‘does not attend’ their pre-assessment or surgery without cancelling in advance should be reviewed with the clinical team.  In most cases, the patient should be removed from the waiting list and discharged back to their GP unless there is an exceptional clinical reason to keep the patient on the waiting list.  At every opportunity, patients should be informed that DNAing their TCI is likely to lead to removal from the waiting list.</w:t>
      </w:r>
    </w:p>
    <w:p w14:paraId="7BB3153D" w14:textId="77777777" w:rsidR="00C01058" w:rsidRPr="004745FC" w:rsidRDefault="00C01058" w:rsidP="00C166D4">
      <w:pPr>
        <w:spacing w:after="0" w:line="240" w:lineRule="auto"/>
        <w:rPr>
          <w:rFonts w:asciiTheme="minorHAnsi" w:hAnsiTheme="minorHAnsi" w:cstheme="minorHAnsi"/>
          <w:sz w:val="20"/>
          <w:szCs w:val="20"/>
          <w:lang w:eastAsia="en-GB"/>
        </w:rPr>
      </w:pPr>
    </w:p>
    <w:p w14:paraId="77C8461C"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Patients who do not attend for admission will have their pathway reviewed by their consultant.  If the clinician decides that they should be offered a further admission date, the RTT clock continues to tick.  Should the clinician decide that it is in their best clinical interests to be discharged back to the GP, the RTT clock is stopped the patient may be followed up in clinic or discharged back to their GP.  The Trust does not apply blanket rules to admission DNA’s i.e. two DNA’s leads to discharge, all discharges must be made with clinical approval only. </w:t>
      </w:r>
    </w:p>
    <w:p w14:paraId="3D216C87" w14:textId="77777777" w:rsidR="00C01058" w:rsidRPr="004745FC" w:rsidRDefault="00C01058" w:rsidP="00C166D4">
      <w:pPr>
        <w:spacing w:after="0" w:line="240" w:lineRule="auto"/>
        <w:rPr>
          <w:rFonts w:asciiTheme="minorHAnsi" w:hAnsiTheme="minorHAnsi" w:cstheme="minorHAnsi"/>
          <w:sz w:val="20"/>
          <w:szCs w:val="20"/>
        </w:rPr>
      </w:pPr>
    </w:p>
    <w:p w14:paraId="4B523C4F" w14:textId="0D2E3965" w:rsidR="00626AF5" w:rsidRDefault="00AE0C2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Cancer patients, children or other vulnerable groups </w:t>
      </w:r>
      <w:r w:rsidR="004A4308" w:rsidRPr="004745FC">
        <w:rPr>
          <w:rFonts w:asciiTheme="minorHAnsi" w:hAnsiTheme="minorHAnsi" w:cstheme="minorHAnsi"/>
          <w:sz w:val="20"/>
          <w:szCs w:val="20"/>
          <w:lang w:eastAsia="en-GB"/>
        </w:rPr>
        <w:t>with multiple</w:t>
      </w:r>
      <w:r w:rsidRPr="004745FC">
        <w:rPr>
          <w:rFonts w:asciiTheme="minorHAnsi" w:hAnsiTheme="minorHAnsi" w:cstheme="minorHAnsi"/>
          <w:sz w:val="20"/>
          <w:szCs w:val="20"/>
          <w:lang w:eastAsia="en-GB"/>
        </w:rPr>
        <w:t xml:space="preserve"> DNAs</w:t>
      </w:r>
      <w:r w:rsidR="004A4308" w:rsidRPr="004745FC">
        <w:rPr>
          <w:rFonts w:asciiTheme="minorHAnsi" w:hAnsiTheme="minorHAnsi" w:cstheme="minorHAnsi"/>
          <w:sz w:val="20"/>
          <w:szCs w:val="20"/>
          <w:lang w:eastAsia="en-GB"/>
        </w:rPr>
        <w:t>/WNB</w:t>
      </w:r>
      <w:r w:rsidRPr="004745FC">
        <w:rPr>
          <w:rFonts w:asciiTheme="minorHAnsi" w:hAnsiTheme="minorHAnsi" w:cstheme="minorHAnsi"/>
          <w:sz w:val="20"/>
          <w:szCs w:val="20"/>
          <w:lang w:eastAsia="en-GB"/>
        </w:rPr>
        <w:t xml:space="preserve"> </w:t>
      </w:r>
      <w:r w:rsidR="004A4308" w:rsidRPr="004745FC">
        <w:rPr>
          <w:rFonts w:asciiTheme="minorHAnsi" w:hAnsiTheme="minorHAnsi" w:cstheme="minorHAnsi"/>
          <w:sz w:val="20"/>
          <w:szCs w:val="20"/>
          <w:lang w:eastAsia="en-GB"/>
        </w:rPr>
        <w:t>should be escalated to Service Manager for clinical review.</w:t>
      </w:r>
      <w:r w:rsidRPr="004745FC">
        <w:rPr>
          <w:rFonts w:asciiTheme="minorHAnsi" w:hAnsiTheme="minorHAnsi" w:cstheme="minorHAnsi"/>
          <w:sz w:val="20"/>
          <w:szCs w:val="20"/>
          <w:lang w:eastAsia="en-GB"/>
        </w:rPr>
        <w:t xml:space="preserve"> </w:t>
      </w:r>
    </w:p>
    <w:p w14:paraId="20E24BBB" w14:textId="77777777" w:rsidR="00C01058" w:rsidRPr="004745FC" w:rsidRDefault="00C01058" w:rsidP="00C166D4">
      <w:pPr>
        <w:spacing w:after="0" w:line="240" w:lineRule="auto"/>
        <w:rPr>
          <w:rFonts w:asciiTheme="minorHAnsi" w:hAnsiTheme="minorHAnsi" w:cstheme="minorHAnsi"/>
          <w:sz w:val="20"/>
          <w:szCs w:val="20"/>
          <w:lang w:eastAsia="en-GB"/>
        </w:rPr>
      </w:pPr>
    </w:p>
    <w:p w14:paraId="1D0CF325" w14:textId="093BAA41" w:rsidR="00AE0C29" w:rsidRDefault="00233EDB" w:rsidP="00C166D4">
      <w:pPr>
        <w:spacing w:after="0" w:line="240" w:lineRule="auto"/>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5.1</w:t>
      </w:r>
      <w:r w:rsidR="007D5CCA">
        <w:rPr>
          <w:rFonts w:asciiTheme="minorHAnsi" w:hAnsiTheme="minorHAnsi" w:cstheme="minorHAnsi"/>
          <w:b/>
          <w:bCs/>
          <w:color w:val="0070C0"/>
          <w:sz w:val="20"/>
          <w:szCs w:val="20"/>
        </w:rPr>
        <w:t>6</w:t>
      </w:r>
      <w:r w:rsidR="001C3F02" w:rsidRPr="004745FC">
        <w:rPr>
          <w:rFonts w:asciiTheme="minorHAnsi" w:hAnsiTheme="minorHAnsi" w:cstheme="minorHAnsi"/>
          <w:b/>
          <w:bCs/>
          <w:color w:val="0070C0"/>
          <w:sz w:val="20"/>
          <w:szCs w:val="20"/>
        </w:rPr>
        <w:t xml:space="preserve"> </w:t>
      </w:r>
      <w:r w:rsidR="00C01058" w:rsidRPr="004745FC">
        <w:rPr>
          <w:rFonts w:asciiTheme="minorHAnsi" w:hAnsiTheme="minorHAnsi" w:cstheme="minorHAnsi"/>
          <w:b/>
          <w:bCs/>
          <w:color w:val="0070C0"/>
          <w:sz w:val="20"/>
          <w:szCs w:val="20"/>
        </w:rPr>
        <w:t xml:space="preserve">Paediatric Cancellations and </w:t>
      </w:r>
      <w:r w:rsidR="00BE12DC" w:rsidRPr="004745FC">
        <w:rPr>
          <w:rFonts w:asciiTheme="minorHAnsi" w:hAnsiTheme="minorHAnsi" w:cstheme="minorHAnsi"/>
          <w:b/>
          <w:bCs/>
          <w:color w:val="0070C0"/>
          <w:sz w:val="20"/>
          <w:szCs w:val="20"/>
        </w:rPr>
        <w:t>DNAs</w:t>
      </w:r>
      <w:r w:rsidR="009135E4" w:rsidRPr="004745FC">
        <w:rPr>
          <w:rFonts w:asciiTheme="minorHAnsi" w:hAnsiTheme="minorHAnsi" w:cstheme="minorHAnsi"/>
          <w:b/>
          <w:bCs/>
          <w:color w:val="0070C0"/>
          <w:sz w:val="20"/>
          <w:szCs w:val="20"/>
        </w:rPr>
        <w:t xml:space="preserve"> (WNB</w:t>
      </w:r>
      <w:r w:rsidR="00C01058">
        <w:rPr>
          <w:rFonts w:asciiTheme="minorHAnsi" w:hAnsiTheme="minorHAnsi" w:cstheme="minorHAnsi"/>
          <w:b/>
          <w:bCs/>
          <w:color w:val="0070C0"/>
          <w:sz w:val="20"/>
          <w:szCs w:val="20"/>
        </w:rPr>
        <w:t xml:space="preserve"> </w:t>
      </w:r>
      <w:r w:rsidR="009135E4" w:rsidRPr="004745FC">
        <w:rPr>
          <w:rFonts w:asciiTheme="minorHAnsi" w:hAnsiTheme="minorHAnsi" w:cstheme="minorHAnsi"/>
          <w:b/>
          <w:bCs/>
          <w:color w:val="0070C0"/>
          <w:sz w:val="20"/>
          <w:szCs w:val="20"/>
        </w:rPr>
        <w:t xml:space="preserve">- </w:t>
      </w:r>
      <w:r w:rsidR="00C01058" w:rsidRPr="004745FC">
        <w:rPr>
          <w:rFonts w:asciiTheme="minorHAnsi" w:hAnsiTheme="minorHAnsi" w:cstheme="minorHAnsi"/>
          <w:b/>
          <w:bCs/>
          <w:color w:val="0070C0"/>
          <w:sz w:val="20"/>
          <w:szCs w:val="20"/>
        </w:rPr>
        <w:t>Was Not Brought</w:t>
      </w:r>
      <w:r w:rsidR="009135E4" w:rsidRPr="004745FC">
        <w:rPr>
          <w:rFonts w:asciiTheme="minorHAnsi" w:hAnsiTheme="minorHAnsi" w:cstheme="minorHAnsi"/>
          <w:b/>
          <w:bCs/>
          <w:color w:val="0070C0"/>
          <w:sz w:val="20"/>
          <w:szCs w:val="20"/>
        </w:rPr>
        <w:t>)</w:t>
      </w:r>
    </w:p>
    <w:p w14:paraId="5E5AEF71" w14:textId="77777777" w:rsidR="00C01058" w:rsidRPr="004745FC" w:rsidRDefault="00C01058" w:rsidP="00C166D4">
      <w:pPr>
        <w:spacing w:after="0" w:line="240" w:lineRule="auto"/>
        <w:rPr>
          <w:rFonts w:asciiTheme="minorHAnsi" w:hAnsiTheme="minorHAnsi" w:cstheme="minorHAnsi"/>
          <w:b/>
          <w:bCs/>
          <w:color w:val="0070C0"/>
          <w:sz w:val="20"/>
          <w:szCs w:val="20"/>
        </w:rPr>
      </w:pPr>
    </w:p>
    <w:p w14:paraId="5F97D655" w14:textId="1944E457" w:rsidR="00C01058"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All paediatric patients’ parents/carers are contacted for their admission dates for surgery or diagnostic tests in advance by the </w:t>
      </w:r>
      <w:r w:rsidR="00414098">
        <w:rPr>
          <w:rFonts w:asciiTheme="minorHAnsi" w:hAnsiTheme="minorHAnsi" w:cstheme="minorHAnsi"/>
          <w:sz w:val="20"/>
          <w:szCs w:val="20"/>
        </w:rPr>
        <w:t>administrative / booking</w:t>
      </w:r>
      <w:r w:rsidRPr="004745FC">
        <w:rPr>
          <w:rFonts w:asciiTheme="minorHAnsi" w:hAnsiTheme="minorHAnsi" w:cstheme="minorHAnsi"/>
          <w:sz w:val="20"/>
          <w:szCs w:val="20"/>
        </w:rPr>
        <w:t xml:space="preserve"> team.</w:t>
      </w:r>
    </w:p>
    <w:p w14:paraId="14765FC8" w14:textId="77777777" w:rsidR="00C01058" w:rsidRPr="004745FC" w:rsidRDefault="00C01058" w:rsidP="00C166D4">
      <w:pPr>
        <w:spacing w:after="0" w:line="240" w:lineRule="auto"/>
        <w:rPr>
          <w:rFonts w:asciiTheme="minorHAnsi" w:hAnsiTheme="minorHAnsi" w:cstheme="minorHAnsi"/>
          <w:sz w:val="20"/>
          <w:szCs w:val="20"/>
        </w:rPr>
      </w:pPr>
    </w:p>
    <w:p w14:paraId="5495D783" w14:textId="6ED83C3B"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Those who cancel admissions or DNA</w:t>
      </w:r>
      <w:r w:rsidR="009135E4" w:rsidRPr="004745FC">
        <w:rPr>
          <w:rFonts w:asciiTheme="minorHAnsi" w:hAnsiTheme="minorHAnsi" w:cstheme="minorHAnsi"/>
          <w:sz w:val="20"/>
          <w:szCs w:val="20"/>
        </w:rPr>
        <w:t xml:space="preserve"> /WNB</w:t>
      </w:r>
      <w:r w:rsidRPr="004745FC">
        <w:rPr>
          <w:rFonts w:asciiTheme="minorHAnsi" w:hAnsiTheme="minorHAnsi" w:cstheme="minorHAnsi"/>
          <w:sz w:val="20"/>
          <w:szCs w:val="20"/>
        </w:rPr>
        <w:t xml:space="preserve"> more than twice are highlighted to the Consultant and the children’s safeguarding team.</w:t>
      </w:r>
    </w:p>
    <w:p w14:paraId="1689314B" w14:textId="77777777" w:rsidR="00066AA0" w:rsidRPr="004745FC" w:rsidRDefault="00066AA0" w:rsidP="00C166D4">
      <w:pPr>
        <w:spacing w:after="0" w:line="240" w:lineRule="auto"/>
        <w:rPr>
          <w:rFonts w:asciiTheme="minorHAnsi" w:hAnsiTheme="minorHAnsi" w:cstheme="minorHAnsi"/>
          <w:sz w:val="20"/>
          <w:szCs w:val="20"/>
        </w:rPr>
      </w:pPr>
    </w:p>
    <w:p w14:paraId="1379A232" w14:textId="5FB415A6" w:rsidR="00AE0C29" w:rsidRDefault="00AE0C2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This DNA</w:t>
      </w:r>
      <w:r w:rsidR="009135E4" w:rsidRPr="004745FC">
        <w:rPr>
          <w:rFonts w:asciiTheme="minorHAnsi" w:hAnsiTheme="minorHAnsi" w:cstheme="minorHAnsi"/>
          <w:sz w:val="20"/>
          <w:szCs w:val="20"/>
          <w:lang w:eastAsia="en-GB"/>
        </w:rPr>
        <w:t>/WNB</w:t>
      </w:r>
      <w:r w:rsidRPr="004745FC">
        <w:rPr>
          <w:rFonts w:asciiTheme="minorHAnsi" w:hAnsiTheme="minorHAnsi" w:cstheme="minorHAnsi"/>
          <w:sz w:val="20"/>
          <w:szCs w:val="20"/>
          <w:lang w:eastAsia="en-GB"/>
        </w:rPr>
        <w:t xml:space="preserve"> policy should only apply if the attendance was ‘fully booked’ in discussion with the parent/carer and that this is clearly documented.</w:t>
      </w:r>
    </w:p>
    <w:p w14:paraId="5F53D6E0" w14:textId="49E3AF47" w:rsidR="00C01058" w:rsidRPr="004745FC" w:rsidRDefault="00C01058" w:rsidP="00C166D4">
      <w:pPr>
        <w:spacing w:after="0" w:line="240" w:lineRule="auto"/>
        <w:rPr>
          <w:rFonts w:asciiTheme="minorHAnsi" w:hAnsiTheme="minorHAnsi" w:cstheme="minorHAnsi"/>
          <w:sz w:val="20"/>
          <w:szCs w:val="20"/>
          <w:lang w:eastAsia="en-GB"/>
        </w:rPr>
      </w:pPr>
    </w:p>
    <w:p w14:paraId="3C501754" w14:textId="6788C0A7" w:rsidR="00AE0C29" w:rsidRPr="004745FC" w:rsidRDefault="00AE0C29" w:rsidP="00C166D4">
      <w:pPr>
        <w:spacing w:after="0" w:line="240" w:lineRule="auto"/>
        <w:contextualSpacing/>
        <w:rPr>
          <w:rFonts w:asciiTheme="minorHAnsi" w:hAnsiTheme="minorHAnsi" w:cstheme="minorHAnsi"/>
          <w:sz w:val="20"/>
          <w:szCs w:val="20"/>
          <w:lang w:eastAsia="en-GB"/>
        </w:rPr>
      </w:pPr>
      <w:r w:rsidRPr="004745FC">
        <w:rPr>
          <w:rFonts w:asciiTheme="minorHAnsi" w:hAnsiTheme="minorHAnsi" w:cstheme="minorHAnsi"/>
          <w:sz w:val="20"/>
          <w:szCs w:val="20"/>
          <w:lang w:eastAsia="en-GB"/>
        </w:rPr>
        <w:t>If the patient is discharged due to a DNA</w:t>
      </w:r>
      <w:r w:rsidR="009135E4" w:rsidRPr="004745FC">
        <w:rPr>
          <w:rFonts w:asciiTheme="minorHAnsi" w:hAnsiTheme="minorHAnsi" w:cstheme="minorHAnsi"/>
          <w:sz w:val="20"/>
          <w:szCs w:val="20"/>
          <w:lang w:eastAsia="en-GB"/>
        </w:rPr>
        <w:t>/WNB</w:t>
      </w:r>
      <w:r w:rsidRPr="004745FC">
        <w:rPr>
          <w:rFonts w:asciiTheme="minorHAnsi" w:hAnsiTheme="minorHAnsi" w:cstheme="minorHAnsi"/>
          <w:sz w:val="20"/>
          <w:szCs w:val="20"/>
          <w:lang w:eastAsia="en-GB"/>
        </w:rPr>
        <w:t>, the GP and patient should be contacted by letter. The RTT clock is stopped from the date of the DNA</w:t>
      </w:r>
      <w:r w:rsidR="009135E4" w:rsidRPr="004745FC">
        <w:rPr>
          <w:rFonts w:asciiTheme="minorHAnsi" w:hAnsiTheme="minorHAnsi" w:cstheme="minorHAnsi"/>
          <w:sz w:val="20"/>
          <w:szCs w:val="20"/>
          <w:lang w:eastAsia="en-GB"/>
        </w:rPr>
        <w:t>/WNB</w:t>
      </w:r>
      <w:r w:rsidRPr="004745FC">
        <w:rPr>
          <w:rFonts w:asciiTheme="minorHAnsi" w:hAnsiTheme="minorHAnsi" w:cstheme="minorHAnsi"/>
          <w:sz w:val="20"/>
          <w:szCs w:val="20"/>
          <w:lang w:eastAsia="en-GB"/>
        </w:rPr>
        <w:t xml:space="preserve">. A new RTT clock will start if the patient is re-referred back to the Trust.  The letter should indicate that if there are exceptional reasons why the patient should be given another admission/TCI date, to contact the </w:t>
      </w:r>
      <w:r w:rsidR="00414098">
        <w:rPr>
          <w:rFonts w:asciiTheme="minorHAnsi" w:hAnsiTheme="minorHAnsi" w:cstheme="minorHAnsi"/>
          <w:sz w:val="20"/>
          <w:szCs w:val="20"/>
          <w:lang w:eastAsia="en-GB"/>
        </w:rPr>
        <w:t>administrative / booking</w:t>
      </w:r>
      <w:r w:rsidRPr="004745FC">
        <w:rPr>
          <w:rFonts w:asciiTheme="minorHAnsi" w:hAnsiTheme="minorHAnsi" w:cstheme="minorHAnsi"/>
          <w:sz w:val="20"/>
          <w:szCs w:val="20"/>
          <w:lang w:eastAsia="en-GB"/>
        </w:rPr>
        <w:t xml:space="preserve"> team urgently.  If the GP or patient contacts the Trust and makes a valid argument to be reinstated on the waiting </w:t>
      </w:r>
      <w:r w:rsidR="00636043" w:rsidRPr="004745FC">
        <w:rPr>
          <w:rFonts w:asciiTheme="minorHAnsi" w:hAnsiTheme="minorHAnsi" w:cstheme="minorHAnsi"/>
          <w:sz w:val="20"/>
          <w:szCs w:val="20"/>
          <w:lang w:eastAsia="en-GB"/>
        </w:rPr>
        <w:t>list,</w:t>
      </w:r>
      <w:r w:rsidRPr="004745FC">
        <w:rPr>
          <w:rFonts w:asciiTheme="minorHAnsi" w:hAnsiTheme="minorHAnsi" w:cstheme="minorHAnsi"/>
          <w:sz w:val="20"/>
          <w:szCs w:val="20"/>
          <w:lang w:eastAsia="en-GB"/>
        </w:rPr>
        <w:t xml:space="preserve"> they can be reinstated back on the waiting list at the discretion of the clinical / </w:t>
      </w:r>
      <w:r w:rsidR="00414098">
        <w:rPr>
          <w:rFonts w:asciiTheme="minorHAnsi" w:hAnsiTheme="minorHAnsi" w:cstheme="minorHAnsi"/>
          <w:sz w:val="20"/>
          <w:szCs w:val="20"/>
          <w:lang w:eastAsia="en-GB"/>
        </w:rPr>
        <w:t>administrative / booking</w:t>
      </w:r>
      <w:r w:rsidRPr="004745FC">
        <w:rPr>
          <w:rFonts w:asciiTheme="minorHAnsi" w:hAnsiTheme="minorHAnsi" w:cstheme="minorHAnsi"/>
          <w:sz w:val="20"/>
          <w:szCs w:val="20"/>
          <w:lang w:eastAsia="en-GB"/>
        </w:rPr>
        <w:t xml:space="preserve"> team.</w:t>
      </w:r>
    </w:p>
    <w:p w14:paraId="679BD013" w14:textId="77777777" w:rsidR="00AE0C29" w:rsidRPr="004745FC" w:rsidRDefault="00AE0C29" w:rsidP="00C166D4">
      <w:pPr>
        <w:spacing w:after="0" w:line="240" w:lineRule="auto"/>
        <w:contextualSpacing/>
        <w:rPr>
          <w:rFonts w:asciiTheme="minorHAnsi" w:hAnsiTheme="minorHAnsi" w:cstheme="minorHAnsi"/>
          <w:sz w:val="20"/>
          <w:szCs w:val="20"/>
          <w:lang w:eastAsia="en-GB"/>
        </w:rPr>
      </w:pPr>
    </w:p>
    <w:p w14:paraId="5F8A4B95" w14:textId="1C684FB4" w:rsidR="00AE0C29" w:rsidRDefault="00AE0C29" w:rsidP="00C166D4">
      <w:pPr>
        <w:spacing w:after="0" w:line="240" w:lineRule="auto"/>
        <w:contextualSpacing/>
        <w:rPr>
          <w:rFonts w:asciiTheme="minorHAnsi" w:hAnsiTheme="minorHAnsi" w:cstheme="minorHAnsi"/>
          <w:sz w:val="20"/>
          <w:szCs w:val="20"/>
          <w:lang w:eastAsia="en-GB"/>
        </w:rPr>
      </w:pPr>
      <w:r w:rsidRPr="004745FC">
        <w:rPr>
          <w:rFonts w:asciiTheme="minorHAnsi" w:hAnsiTheme="minorHAnsi" w:cstheme="minorHAnsi"/>
          <w:sz w:val="20"/>
          <w:szCs w:val="20"/>
          <w:lang w:eastAsia="en-GB"/>
        </w:rPr>
        <w:t>Valid reasons for DNAing an admission/TCI date may include:</w:t>
      </w:r>
    </w:p>
    <w:p w14:paraId="1BDF8C47" w14:textId="77777777" w:rsidR="00C01058" w:rsidRPr="004745FC" w:rsidRDefault="00C01058" w:rsidP="00C166D4">
      <w:pPr>
        <w:spacing w:after="0" w:line="240" w:lineRule="auto"/>
        <w:contextualSpacing/>
        <w:rPr>
          <w:rFonts w:asciiTheme="minorHAnsi" w:hAnsiTheme="minorHAnsi" w:cstheme="minorHAnsi"/>
          <w:sz w:val="20"/>
          <w:szCs w:val="20"/>
        </w:rPr>
      </w:pPr>
    </w:p>
    <w:p w14:paraId="5782756F" w14:textId="11C5F358" w:rsidR="00AE0C29" w:rsidRPr="004745FC" w:rsidRDefault="00636043"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Bereavement.</w:t>
      </w:r>
    </w:p>
    <w:p w14:paraId="42E00927" w14:textId="2F46DD64"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Non-arrival of transport / interpreter, where responsibility for booking was with either the GP or the </w:t>
      </w:r>
      <w:r w:rsidR="00636043" w:rsidRPr="004745FC">
        <w:rPr>
          <w:rFonts w:asciiTheme="minorHAnsi" w:hAnsiTheme="minorHAnsi" w:cstheme="minorHAnsi"/>
          <w:sz w:val="20"/>
          <w:szCs w:val="20"/>
          <w:lang w:eastAsia="en-GB"/>
        </w:rPr>
        <w:t>Trust.</w:t>
      </w:r>
    </w:p>
    <w:p w14:paraId="27CBF13D" w14:textId="0B0CB906"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Period of unavailability / patient deferral of which the Trust had been </w:t>
      </w:r>
      <w:r w:rsidR="00636043" w:rsidRPr="004745FC">
        <w:rPr>
          <w:rFonts w:asciiTheme="minorHAnsi" w:hAnsiTheme="minorHAnsi" w:cstheme="minorHAnsi"/>
          <w:sz w:val="20"/>
          <w:szCs w:val="20"/>
          <w:lang w:eastAsia="en-GB"/>
        </w:rPr>
        <w:t>advised but</w:t>
      </w:r>
      <w:r w:rsidRPr="004745FC">
        <w:rPr>
          <w:rFonts w:asciiTheme="minorHAnsi" w:hAnsiTheme="minorHAnsi" w:cstheme="minorHAnsi"/>
          <w:sz w:val="20"/>
          <w:szCs w:val="20"/>
          <w:lang w:eastAsia="en-GB"/>
        </w:rPr>
        <w:t xml:space="preserve"> not </w:t>
      </w:r>
      <w:r w:rsidR="00636043" w:rsidRPr="004745FC">
        <w:rPr>
          <w:rFonts w:asciiTheme="minorHAnsi" w:hAnsiTheme="minorHAnsi" w:cstheme="minorHAnsi"/>
          <w:sz w:val="20"/>
          <w:szCs w:val="20"/>
          <w:lang w:eastAsia="en-GB"/>
        </w:rPr>
        <w:t>noted.</w:t>
      </w:r>
    </w:p>
    <w:p w14:paraId="55F2835B" w14:textId="77777777"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 unwell and unable to contact Trust.</w:t>
      </w:r>
    </w:p>
    <w:p w14:paraId="4AF508E2" w14:textId="77777777" w:rsidR="00C01058" w:rsidRPr="004745FC" w:rsidRDefault="00C01058" w:rsidP="00066AA0">
      <w:pPr>
        <w:pStyle w:val="ListParagraph"/>
        <w:tabs>
          <w:tab w:val="left" w:pos="851"/>
        </w:tabs>
        <w:spacing w:after="0" w:line="240" w:lineRule="auto"/>
        <w:ind w:right="-57"/>
        <w:rPr>
          <w:rFonts w:asciiTheme="minorHAnsi" w:hAnsiTheme="minorHAnsi" w:cstheme="minorHAnsi"/>
          <w:sz w:val="20"/>
          <w:szCs w:val="20"/>
          <w:lang w:eastAsia="en-GB"/>
        </w:rPr>
      </w:pPr>
    </w:p>
    <w:p w14:paraId="2550BEB2" w14:textId="25B08397" w:rsidR="00C01058" w:rsidRDefault="00AE0C29"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If the patient is kept on the waiting list after a DNA (e.g. if they are a child, or their attendance was not fully booked), then their RTT clock is managed as follows:</w:t>
      </w:r>
    </w:p>
    <w:p w14:paraId="5BB1E22B"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p w14:paraId="26D47F07" w14:textId="4A751DBF"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If they have DNA’d</w:t>
      </w:r>
      <w:r w:rsidR="009135E4" w:rsidRPr="004745FC">
        <w:rPr>
          <w:rFonts w:asciiTheme="minorHAnsi" w:hAnsiTheme="minorHAnsi" w:cstheme="minorHAnsi"/>
          <w:sz w:val="20"/>
          <w:szCs w:val="20"/>
          <w:lang w:eastAsia="en-GB"/>
        </w:rPr>
        <w:t>/WNB to</w:t>
      </w:r>
      <w:r w:rsidRPr="004745FC">
        <w:rPr>
          <w:rFonts w:asciiTheme="minorHAnsi" w:hAnsiTheme="minorHAnsi" w:cstheme="minorHAnsi"/>
          <w:sz w:val="20"/>
          <w:szCs w:val="20"/>
          <w:lang w:eastAsia="en-GB"/>
        </w:rPr>
        <w:t xml:space="preserve"> their first attendance on the RTT pathway, then they should have their RTT clock nullified (in reporting) and a new RTT clock is started on the date the Trust rebooks the patient. </w:t>
      </w:r>
    </w:p>
    <w:p w14:paraId="4119FDEB" w14:textId="6E31406F"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If they have DNA’d</w:t>
      </w:r>
      <w:r w:rsidR="009135E4" w:rsidRPr="004745FC">
        <w:rPr>
          <w:rFonts w:asciiTheme="minorHAnsi" w:hAnsiTheme="minorHAnsi" w:cstheme="minorHAnsi"/>
          <w:sz w:val="20"/>
          <w:szCs w:val="20"/>
          <w:lang w:eastAsia="en-GB"/>
        </w:rPr>
        <w:t>/WNB to</w:t>
      </w:r>
      <w:r w:rsidRPr="004745FC">
        <w:rPr>
          <w:rFonts w:asciiTheme="minorHAnsi" w:hAnsiTheme="minorHAnsi" w:cstheme="minorHAnsi"/>
          <w:sz w:val="20"/>
          <w:szCs w:val="20"/>
          <w:lang w:eastAsia="en-GB"/>
        </w:rPr>
        <w:t xml:space="preserve"> a subsequent attendance on their RTT pathway, but are kept on the waiting list, their clock is not stopped or </w:t>
      </w:r>
      <w:r w:rsidR="00636043" w:rsidRPr="004745FC">
        <w:rPr>
          <w:rFonts w:asciiTheme="minorHAnsi" w:hAnsiTheme="minorHAnsi" w:cstheme="minorHAnsi"/>
          <w:sz w:val="20"/>
          <w:szCs w:val="20"/>
          <w:lang w:eastAsia="en-GB"/>
        </w:rPr>
        <w:t>re-started but</w:t>
      </w:r>
      <w:r w:rsidRPr="004745FC">
        <w:rPr>
          <w:rFonts w:asciiTheme="minorHAnsi" w:hAnsiTheme="minorHAnsi" w:cstheme="minorHAnsi"/>
          <w:sz w:val="20"/>
          <w:szCs w:val="20"/>
          <w:lang w:eastAsia="en-GB"/>
        </w:rPr>
        <w:t xml:space="preserve"> continues to tick.</w:t>
      </w:r>
    </w:p>
    <w:p w14:paraId="41E08DD8" w14:textId="77777777" w:rsidR="00C01058" w:rsidRPr="004745FC" w:rsidRDefault="00C01058" w:rsidP="00066AA0">
      <w:pPr>
        <w:pStyle w:val="ListParagraph"/>
        <w:tabs>
          <w:tab w:val="left" w:pos="851"/>
        </w:tabs>
        <w:spacing w:after="0" w:line="240" w:lineRule="auto"/>
        <w:ind w:right="-57"/>
        <w:rPr>
          <w:rFonts w:asciiTheme="minorHAnsi" w:hAnsiTheme="minorHAnsi" w:cstheme="minorHAnsi"/>
          <w:sz w:val="20"/>
          <w:szCs w:val="20"/>
          <w:lang w:eastAsia="en-GB"/>
        </w:rPr>
      </w:pPr>
    </w:p>
    <w:p w14:paraId="1D2EFA10" w14:textId="5708B8DA" w:rsidR="00AE0C29" w:rsidRDefault="00AE0C29" w:rsidP="00C166D4">
      <w:p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Whenever a patient is kept on a waiting list following a DNA</w:t>
      </w:r>
      <w:r w:rsidR="009135E4" w:rsidRPr="004745FC">
        <w:rPr>
          <w:rFonts w:asciiTheme="minorHAnsi" w:hAnsiTheme="minorHAnsi" w:cstheme="minorHAnsi"/>
          <w:sz w:val="20"/>
          <w:szCs w:val="20"/>
          <w:lang w:eastAsia="en-GB"/>
        </w:rPr>
        <w:t xml:space="preserve">/WNB </w:t>
      </w:r>
      <w:r w:rsidRPr="004745FC">
        <w:rPr>
          <w:rFonts w:asciiTheme="minorHAnsi" w:hAnsiTheme="minorHAnsi" w:cstheme="minorHAnsi"/>
          <w:sz w:val="20"/>
          <w:szCs w:val="20"/>
          <w:lang w:eastAsia="en-GB"/>
        </w:rPr>
        <w:t>the reasons should be recorded on Trust PAS systems to aid future validation.</w:t>
      </w:r>
    </w:p>
    <w:p w14:paraId="6731DEDE" w14:textId="77777777" w:rsidR="00C01058" w:rsidRPr="004745FC" w:rsidRDefault="00C01058" w:rsidP="00C166D4">
      <w:pPr>
        <w:tabs>
          <w:tab w:val="left" w:pos="851"/>
        </w:tabs>
        <w:spacing w:after="0" w:line="240" w:lineRule="auto"/>
        <w:ind w:right="-57"/>
        <w:rPr>
          <w:rFonts w:asciiTheme="minorHAnsi" w:hAnsiTheme="minorHAnsi" w:cstheme="minorHAnsi"/>
          <w:sz w:val="20"/>
          <w:szCs w:val="20"/>
          <w:lang w:eastAsia="en-GB"/>
        </w:rPr>
      </w:pPr>
    </w:p>
    <w:p w14:paraId="2E3BFB8D" w14:textId="5707FB8C" w:rsidR="00AE0C29" w:rsidRDefault="00AE0C2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As with every aspect of waiting list management, Divisions should exercise a ‘common-sense’ approach to applying the DNA</w:t>
      </w:r>
      <w:r w:rsidR="009135E4" w:rsidRPr="004745FC">
        <w:rPr>
          <w:rFonts w:asciiTheme="minorHAnsi" w:hAnsiTheme="minorHAnsi" w:cstheme="minorHAnsi"/>
          <w:sz w:val="20"/>
          <w:szCs w:val="20"/>
          <w:lang w:eastAsia="en-GB"/>
        </w:rPr>
        <w:t>/WNB</w:t>
      </w:r>
      <w:r w:rsidRPr="004745FC">
        <w:rPr>
          <w:rFonts w:asciiTheme="minorHAnsi" w:hAnsiTheme="minorHAnsi" w:cstheme="minorHAnsi"/>
          <w:sz w:val="20"/>
          <w:szCs w:val="20"/>
          <w:lang w:eastAsia="en-GB"/>
        </w:rPr>
        <w:t xml:space="preserve"> policy, to allow for exceptional patient</w:t>
      </w:r>
      <w:r w:rsidR="009135E4" w:rsidRPr="004745FC">
        <w:rPr>
          <w:rFonts w:asciiTheme="minorHAnsi" w:hAnsiTheme="minorHAnsi" w:cstheme="minorHAnsi"/>
          <w:sz w:val="20"/>
          <w:szCs w:val="20"/>
          <w:lang w:eastAsia="en-GB"/>
        </w:rPr>
        <w:t>,</w:t>
      </w:r>
      <w:r w:rsidRPr="004745FC">
        <w:rPr>
          <w:rFonts w:asciiTheme="minorHAnsi" w:hAnsiTheme="minorHAnsi" w:cstheme="minorHAnsi"/>
          <w:sz w:val="20"/>
          <w:szCs w:val="20"/>
          <w:lang w:eastAsia="en-GB"/>
        </w:rPr>
        <w:t xml:space="preserve"> circumstances.</w:t>
      </w:r>
      <w:r w:rsidR="009135E4" w:rsidRPr="004745FC">
        <w:rPr>
          <w:rFonts w:asciiTheme="minorHAnsi" w:hAnsiTheme="minorHAnsi" w:cstheme="minorHAnsi"/>
          <w:sz w:val="20"/>
          <w:szCs w:val="20"/>
          <w:lang w:eastAsia="en-GB"/>
        </w:rPr>
        <w:t xml:space="preserve"> In case of children ‘patient’ refers to child, young person or if appropriate their ‘responsible adult’</w:t>
      </w:r>
      <w:r w:rsidR="00C01058">
        <w:rPr>
          <w:rFonts w:asciiTheme="minorHAnsi" w:hAnsiTheme="minorHAnsi" w:cstheme="minorHAnsi"/>
          <w:sz w:val="20"/>
          <w:szCs w:val="20"/>
          <w:lang w:eastAsia="en-GB"/>
        </w:rPr>
        <w:t>.</w:t>
      </w:r>
    </w:p>
    <w:p w14:paraId="4E16AD6D" w14:textId="77777777" w:rsidR="00C01058" w:rsidRPr="004745FC" w:rsidRDefault="00C01058" w:rsidP="00C166D4">
      <w:pPr>
        <w:spacing w:after="0" w:line="240" w:lineRule="auto"/>
        <w:rPr>
          <w:rFonts w:asciiTheme="minorHAnsi" w:hAnsiTheme="minorHAnsi" w:cstheme="minorHAnsi"/>
          <w:sz w:val="20"/>
          <w:szCs w:val="20"/>
          <w:lang w:eastAsia="en-GB"/>
        </w:rPr>
      </w:pPr>
    </w:p>
    <w:p w14:paraId="4E2E0B7E" w14:textId="6B62F37D"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5.1</w:t>
      </w:r>
      <w:r w:rsidR="007D5CCA">
        <w:rPr>
          <w:rFonts w:asciiTheme="minorHAnsi" w:hAnsiTheme="minorHAnsi" w:cstheme="minorHAnsi"/>
          <w:color w:val="0070C0"/>
          <w:sz w:val="20"/>
        </w:rPr>
        <w:t>7</w:t>
      </w:r>
      <w:r w:rsidR="001C3F02" w:rsidRPr="004745FC">
        <w:rPr>
          <w:rFonts w:asciiTheme="minorHAnsi" w:hAnsiTheme="minorHAnsi" w:cstheme="minorHAnsi"/>
          <w:color w:val="0070C0"/>
          <w:sz w:val="20"/>
        </w:rPr>
        <w:t xml:space="preserve"> </w:t>
      </w:r>
      <w:r w:rsidR="00C01058" w:rsidRPr="004745FC">
        <w:rPr>
          <w:rFonts w:asciiTheme="minorHAnsi" w:hAnsiTheme="minorHAnsi" w:cstheme="minorHAnsi"/>
          <w:color w:val="0070C0"/>
          <w:sz w:val="20"/>
        </w:rPr>
        <w:t>Clock Stops for Treatment as Inpatient or Day Case</w:t>
      </w:r>
    </w:p>
    <w:p w14:paraId="6AF143B7" w14:textId="77777777" w:rsidR="00C01058" w:rsidRPr="004745FC" w:rsidRDefault="00C01058" w:rsidP="00C166D4">
      <w:pPr>
        <w:pStyle w:val="Subtitle"/>
        <w:rPr>
          <w:rFonts w:asciiTheme="minorHAnsi" w:hAnsiTheme="minorHAnsi" w:cstheme="minorHAnsi"/>
          <w:color w:val="0070C0"/>
          <w:sz w:val="20"/>
        </w:rPr>
      </w:pPr>
    </w:p>
    <w:p w14:paraId="24725CAC" w14:textId="22EB57F6" w:rsidR="00C01058" w:rsidRDefault="00AE0C2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Generally</w:t>
      </w:r>
      <w:r w:rsidR="00C01058">
        <w:rPr>
          <w:rFonts w:asciiTheme="minorHAnsi" w:hAnsiTheme="minorHAnsi" w:cstheme="minorHAnsi"/>
          <w:sz w:val="20"/>
          <w:szCs w:val="20"/>
          <w:lang w:eastAsia="en-GB"/>
        </w:rPr>
        <w:t>,</w:t>
      </w:r>
      <w:r w:rsidRPr="004745FC">
        <w:rPr>
          <w:rFonts w:asciiTheme="minorHAnsi" w:hAnsiTheme="minorHAnsi" w:cstheme="minorHAnsi"/>
          <w:sz w:val="20"/>
          <w:szCs w:val="20"/>
          <w:lang w:eastAsia="en-GB"/>
        </w:rPr>
        <w:t xml:space="preserve"> patients admitted for treatment as a Day Case will have a clock stop applied when the patient is admitted and discharged following admission, it is therefore crucial that all admissions are outcomed on the day of admission.  If the </w:t>
      </w:r>
      <w:r w:rsidR="00C01058" w:rsidRPr="004745FC">
        <w:rPr>
          <w:rFonts w:asciiTheme="minorHAnsi" w:hAnsiTheme="minorHAnsi" w:cstheme="minorHAnsi"/>
          <w:sz w:val="20"/>
          <w:szCs w:val="20"/>
          <w:lang w:eastAsia="en-GB"/>
        </w:rPr>
        <w:t>patient’s</w:t>
      </w:r>
      <w:r w:rsidRPr="004745FC">
        <w:rPr>
          <w:rFonts w:asciiTheme="minorHAnsi" w:hAnsiTheme="minorHAnsi" w:cstheme="minorHAnsi"/>
          <w:sz w:val="20"/>
          <w:szCs w:val="20"/>
          <w:lang w:eastAsia="en-GB"/>
        </w:rPr>
        <w:t xml:space="preserve"> treatment is deferred / cancelled on the day, the reason for the deferral / cancellation should be clearly described on the clinic notes and in the ‘comments’ section on Trust PAS systems. If the </w:t>
      </w:r>
      <w:r w:rsidR="00636043" w:rsidRPr="004745FC">
        <w:rPr>
          <w:rFonts w:asciiTheme="minorHAnsi" w:hAnsiTheme="minorHAnsi" w:cstheme="minorHAnsi"/>
          <w:sz w:val="20"/>
          <w:szCs w:val="20"/>
          <w:lang w:eastAsia="en-GB"/>
        </w:rPr>
        <w:t>patient,</w:t>
      </w:r>
      <w:r w:rsidRPr="004745FC">
        <w:rPr>
          <w:rFonts w:asciiTheme="minorHAnsi" w:hAnsiTheme="minorHAnsi" w:cstheme="minorHAnsi"/>
          <w:sz w:val="20"/>
          <w:szCs w:val="20"/>
          <w:lang w:eastAsia="en-GB"/>
        </w:rPr>
        <w:t xml:space="preserve"> no longer requires treatment their waiting list entry must be closed giving the reason for the removal.  If the patient requires a further TCI this must be booked within 28 days of the cancellation on the day.</w:t>
      </w:r>
    </w:p>
    <w:p w14:paraId="61F3F0B4" w14:textId="77777777" w:rsidR="00C01058" w:rsidRPr="004745FC" w:rsidRDefault="00C01058" w:rsidP="00C166D4">
      <w:pPr>
        <w:spacing w:after="0" w:line="240" w:lineRule="auto"/>
        <w:rPr>
          <w:rFonts w:asciiTheme="minorHAnsi" w:hAnsiTheme="minorHAnsi" w:cstheme="minorHAnsi"/>
          <w:sz w:val="20"/>
          <w:szCs w:val="20"/>
          <w:lang w:eastAsia="en-GB"/>
        </w:rPr>
      </w:pPr>
    </w:p>
    <w:p w14:paraId="3ED8A00C" w14:textId="3AF74281"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7D5CCA">
        <w:rPr>
          <w:rFonts w:asciiTheme="minorHAnsi" w:hAnsiTheme="minorHAnsi" w:cstheme="minorHAnsi"/>
          <w:color w:val="0070C0"/>
          <w:sz w:val="20"/>
        </w:rPr>
        <w:t>18</w:t>
      </w:r>
      <w:r w:rsidR="001C3F02" w:rsidRPr="004745FC">
        <w:rPr>
          <w:rFonts w:asciiTheme="minorHAnsi" w:hAnsiTheme="minorHAnsi" w:cstheme="minorHAnsi"/>
          <w:color w:val="0070C0"/>
          <w:sz w:val="20"/>
        </w:rPr>
        <w:t xml:space="preserve"> </w:t>
      </w:r>
      <w:r w:rsidR="00C01058" w:rsidRPr="004745FC">
        <w:rPr>
          <w:rFonts w:asciiTheme="minorHAnsi" w:hAnsiTheme="minorHAnsi" w:cstheme="minorHAnsi"/>
          <w:color w:val="0070C0"/>
          <w:sz w:val="20"/>
        </w:rPr>
        <w:t>On the Day Cancelations</w:t>
      </w:r>
    </w:p>
    <w:p w14:paraId="2F7EDB50" w14:textId="77777777" w:rsidR="00C01058" w:rsidRPr="004745FC" w:rsidRDefault="00C01058" w:rsidP="00C166D4">
      <w:pPr>
        <w:pStyle w:val="Subtitle"/>
        <w:rPr>
          <w:rFonts w:asciiTheme="minorHAnsi" w:hAnsiTheme="minorHAnsi" w:cstheme="minorHAnsi"/>
          <w:color w:val="0070C0"/>
          <w:sz w:val="20"/>
        </w:rPr>
      </w:pPr>
    </w:p>
    <w:p w14:paraId="1780BB30"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Cancellation on the day includes the patient being cancelled before they have left home on the morning of the intended admission.  Patients cancelled due to medical reasons should be reviewed and a treatment plan agreed to enable a new TCI date to be agreed as soon as the patient is deemed fit.</w:t>
      </w:r>
    </w:p>
    <w:p w14:paraId="799E47F5" w14:textId="77777777" w:rsidR="00C01058" w:rsidRPr="004745FC" w:rsidRDefault="00C01058" w:rsidP="00C166D4">
      <w:pPr>
        <w:spacing w:after="0" w:line="240" w:lineRule="auto"/>
        <w:rPr>
          <w:rFonts w:asciiTheme="minorHAnsi" w:hAnsiTheme="minorHAnsi" w:cstheme="minorHAnsi"/>
          <w:sz w:val="20"/>
          <w:szCs w:val="20"/>
        </w:rPr>
      </w:pPr>
    </w:p>
    <w:p w14:paraId="4099D736"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Medical reasons for cancellation may include:</w:t>
      </w:r>
    </w:p>
    <w:p w14:paraId="2EA2D58E" w14:textId="77777777" w:rsidR="00C01058" w:rsidRPr="004745FC" w:rsidRDefault="00C01058" w:rsidP="00C166D4">
      <w:pPr>
        <w:spacing w:after="0" w:line="240" w:lineRule="auto"/>
        <w:rPr>
          <w:rFonts w:asciiTheme="minorHAnsi" w:hAnsiTheme="minorHAnsi" w:cstheme="minorHAnsi"/>
          <w:sz w:val="20"/>
          <w:szCs w:val="20"/>
        </w:rPr>
      </w:pPr>
    </w:p>
    <w:p w14:paraId="68E203FD" w14:textId="6FC0D364"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Consultant decides the patient is unfit to proceed and refers the patient back to their GP (clock stops</w:t>
      </w:r>
      <w:r w:rsidR="00636043" w:rsidRPr="004745FC">
        <w:rPr>
          <w:rFonts w:asciiTheme="minorHAnsi" w:hAnsiTheme="minorHAnsi" w:cstheme="minorHAnsi"/>
          <w:sz w:val="20"/>
          <w:szCs w:val="20"/>
          <w:lang w:eastAsia="en-GB"/>
        </w:rPr>
        <w:t>).</w:t>
      </w:r>
    </w:p>
    <w:p w14:paraId="41BFE4CA" w14:textId="77777777"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Consultant decides the patient is unfit to proceed and refers them back to a colleague to improve their fitness – clinician to decide if a period of active monitoring is appropriate or clock continues.</w:t>
      </w:r>
    </w:p>
    <w:p w14:paraId="79B8F817" w14:textId="77777777" w:rsidR="00AE0C29"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Awaiting investigation results or sent for additional tests, including cardiac and anaesthetic reviews – clinician to decide if a period of active monitoring is appropriate or clock continues.</w:t>
      </w:r>
    </w:p>
    <w:p w14:paraId="46BD0A31" w14:textId="77777777" w:rsidR="00C01058" w:rsidRPr="004745FC" w:rsidRDefault="00C01058" w:rsidP="00C01058">
      <w:pPr>
        <w:pStyle w:val="ListParagraph"/>
        <w:tabs>
          <w:tab w:val="left" w:pos="851"/>
        </w:tabs>
        <w:spacing w:after="0" w:line="240" w:lineRule="auto"/>
        <w:ind w:right="-57"/>
        <w:rPr>
          <w:rFonts w:asciiTheme="minorHAnsi" w:hAnsiTheme="minorHAnsi" w:cstheme="minorHAnsi"/>
          <w:sz w:val="20"/>
          <w:szCs w:val="20"/>
          <w:lang w:eastAsia="en-GB"/>
        </w:rPr>
      </w:pPr>
    </w:p>
    <w:p w14:paraId="48127AF9" w14:textId="77777777" w:rsidR="00AE0C29" w:rsidRDefault="00AE0C29" w:rsidP="00C166D4">
      <w:pPr>
        <w:tabs>
          <w:tab w:val="left" w:pos="851"/>
        </w:tabs>
        <w:spacing w:after="0" w:line="240" w:lineRule="auto"/>
        <w:ind w:left="360"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Non-medical reasons include:</w:t>
      </w:r>
    </w:p>
    <w:p w14:paraId="03DD51BE" w14:textId="77777777" w:rsidR="00C01058" w:rsidRPr="004745FC" w:rsidRDefault="00C01058" w:rsidP="00C01058">
      <w:pPr>
        <w:tabs>
          <w:tab w:val="left" w:pos="851"/>
        </w:tabs>
        <w:spacing w:after="0" w:line="240" w:lineRule="auto"/>
        <w:ind w:right="-57"/>
        <w:rPr>
          <w:rFonts w:asciiTheme="minorHAnsi" w:hAnsiTheme="minorHAnsi" w:cstheme="minorHAnsi"/>
          <w:sz w:val="20"/>
          <w:szCs w:val="20"/>
          <w:lang w:eastAsia="en-GB"/>
        </w:rPr>
      </w:pPr>
    </w:p>
    <w:p w14:paraId="08047C99" w14:textId="77777777"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No bed available on day of admission</w:t>
      </w:r>
    </w:p>
    <w:p w14:paraId="2F2CC0C4" w14:textId="77777777"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Equipment failure</w:t>
      </w:r>
    </w:p>
    <w:p w14:paraId="62EBE81B" w14:textId="77777777"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Lack of theatre time</w:t>
      </w:r>
    </w:p>
    <w:p w14:paraId="0F3449E6" w14:textId="77777777"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Surgeon unavailable</w:t>
      </w:r>
    </w:p>
    <w:p w14:paraId="6403BA38" w14:textId="77777777" w:rsidR="00AE0C29" w:rsidRPr="004745FC" w:rsidRDefault="00AE0C29" w:rsidP="00DC6539">
      <w:pPr>
        <w:pStyle w:val="ListParagraph"/>
        <w:numPr>
          <w:ilvl w:val="0"/>
          <w:numId w:val="2"/>
        </w:numPr>
        <w:tabs>
          <w:tab w:val="left" w:pos="851"/>
        </w:tabs>
        <w:spacing w:after="0" w:line="240" w:lineRule="auto"/>
        <w:ind w:right="-57"/>
        <w:rPr>
          <w:rFonts w:asciiTheme="minorHAnsi" w:hAnsiTheme="minorHAnsi" w:cstheme="minorHAnsi"/>
          <w:sz w:val="20"/>
          <w:szCs w:val="20"/>
          <w:lang w:eastAsia="en-GB"/>
        </w:rPr>
      </w:pPr>
      <w:r w:rsidRPr="004745FC">
        <w:rPr>
          <w:rFonts w:asciiTheme="minorHAnsi" w:hAnsiTheme="minorHAnsi" w:cstheme="minorHAnsi"/>
          <w:sz w:val="20"/>
          <w:szCs w:val="20"/>
          <w:lang w:eastAsia="en-GB"/>
        </w:rPr>
        <w:t>Anaesthetist unavailable</w:t>
      </w:r>
    </w:p>
    <w:p w14:paraId="5141A1CE" w14:textId="77777777" w:rsidR="007D5CCA" w:rsidRDefault="007D5CCA" w:rsidP="00C166D4">
      <w:pPr>
        <w:spacing w:after="0" w:line="240" w:lineRule="auto"/>
        <w:rPr>
          <w:rFonts w:asciiTheme="minorHAnsi" w:hAnsiTheme="minorHAnsi" w:cstheme="minorHAnsi"/>
          <w:sz w:val="20"/>
          <w:szCs w:val="20"/>
        </w:rPr>
      </w:pPr>
    </w:p>
    <w:p w14:paraId="7E0BE2FC" w14:textId="3ABF2029"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Any patient who is cancelled by the hospital on the day of admission or operation for non-medical reasons must be offered a new TCI within 28 days of the cancellation to comply with NHS standards.</w:t>
      </w:r>
    </w:p>
    <w:p w14:paraId="290FEC49" w14:textId="77777777" w:rsidR="00AE0C29" w:rsidRPr="004745FC"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If the patient has already been admitted and the hospital is able to treat the patient within 24 hours of the cancelled operation, the cancellation will not be classified as an on the day cancellation. This only applies if the patient is not sent home in between.</w:t>
      </w:r>
    </w:p>
    <w:p w14:paraId="62E88768"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In the event of not being able to offer a new date within the standard the Trust is required to offer the patient treatment elsewhere (of the patient’s choice) at the Trust’s expense.</w:t>
      </w:r>
    </w:p>
    <w:p w14:paraId="76CA9F18" w14:textId="77777777" w:rsidR="00C01058" w:rsidRPr="004745FC" w:rsidRDefault="00C01058" w:rsidP="00C166D4">
      <w:pPr>
        <w:spacing w:after="0" w:line="240" w:lineRule="auto"/>
        <w:rPr>
          <w:rFonts w:asciiTheme="minorHAnsi" w:hAnsiTheme="minorHAnsi" w:cstheme="minorHAnsi"/>
          <w:sz w:val="20"/>
          <w:szCs w:val="20"/>
        </w:rPr>
      </w:pPr>
    </w:p>
    <w:p w14:paraId="0D9F8749" w14:textId="5CA50D96"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w:t>
      </w:r>
      <w:r w:rsidR="007D5CCA">
        <w:rPr>
          <w:rFonts w:asciiTheme="minorHAnsi" w:hAnsiTheme="minorHAnsi" w:cstheme="minorHAnsi"/>
          <w:color w:val="0070C0"/>
          <w:sz w:val="20"/>
        </w:rPr>
        <w:t>19</w:t>
      </w:r>
      <w:r w:rsidR="001C3F02" w:rsidRPr="004745FC">
        <w:rPr>
          <w:rFonts w:asciiTheme="minorHAnsi" w:hAnsiTheme="minorHAnsi" w:cstheme="minorHAnsi"/>
          <w:color w:val="0070C0"/>
          <w:sz w:val="20"/>
        </w:rPr>
        <w:t xml:space="preserve"> </w:t>
      </w:r>
      <w:r w:rsidR="00C01058" w:rsidRPr="004745FC">
        <w:rPr>
          <w:rFonts w:asciiTheme="minorHAnsi" w:hAnsiTheme="minorHAnsi" w:cstheme="minorHAnsi"/>
          <w:color w:val="0070C0"/>
          <w:sz w:val="20"/>
        </w:rPr>
        <w:t xml:space="preserve">Communication with Patients </w:t>
      </w:r>
    </w:p>
    <w:p w14:paraId="6089C936" w14:textId="77777777" w:rsidR="00C01058" w:rsidRPr="004745FC" w:rsidRDefault="00C01058" w:rsidP="00C166D4">
      <w:pPr>
        <w:pStyle w:val="Subtitle"/>
        <w:rPr>
          <w:rFonts w:asciiTheme="minorHAnsi" w:hAnsiTheme="minorHAnsi" w:cstheme="minorHAnsi"/>
          <w:color w:val="0070C0"/>
          <w:sz w:val="20"/>
        </w:rPr>
      </w:pPr>
    </w:p>
    <w:p w14:paraId="3C15C194" w14:textId="2802D56C"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Effective communication with patients is crucial to the management of waiting lists.  Wherever possible communication should be made or confirmed in writing.</w:t>
      </w:r>
      <w:r w:rsidR="00F440B0" w:rsidRPr="004745FC">
        <w:rPr>
          <w:rFonts w:asciiTheme="minorHAnsi" w:hAnsiTheme="minorHAnsi" w:cstheme="minorHAnsi"/>
          <w:sz w:val="20"/>
          <w:szCs w:val="20"/>
        </w:rPr>
        <w:t xml:space="preserve">  Essentially, all decisions taken regarding a referred patient needs to be communicated back to the responsible GP to ensure that they have information at hand to enable them to manage the patient</w:t>
      </w:r>
      <w:r w:rsidR="00A82968" w:rsidRPr="004745FC">
        <w:rPr>
          <w:rFonts w:asciiTheme="minorHAnsi" w:hAnsiTheme="minorHAnsi" w:cstheme="minorHAnsi"/>
          <w:sz w:val="20"/>
          <w:szCs w:val="20"/>
        </w:rPr>
        <w:t>. T</w:t>
      </w:r>
      <w:r w:rsidR="00F440B0" w:rsidRPr="004745FC">
        <w:rPr>
          <w:rFonts w:asciiTheme="minorHAnsi" w:hAnsiTheme="minorHAnsi" w:cstheme="minorHAnsi"/>
          <w:sz w:val="20"/>
          <w:szCs w:val="20"/>
        </w:rPr>
        <w:t>his should include</w:t>
      </w:r>
      <w:r w:rsidR="00C01058">
        <w:rPr>
          <w:rFonts w:asciiTheme="minorHAnsi" w:hAnsiTheme="minorHAnsi" w:cstheme="minorHAnsi"/>
          <w:sz w:val="20"/>
          <w:szCs w:val="20"/>
        </w:rPr>
        <w:t>:</w:t>
      </w:r>
    </w:p>
    <w:p w14:paraId="2DA34CA6" w14:textId="77777777" w:rsidR="00C01058" w:rsidRPr="004745FC" w:rsidRDefault="00C01058" w:rsidP="00C166D4">
      <w:pPr>
        <w:spacing w:after="0" w:line="240" w:lineRule="auto"/>
        <w:rPr>
          <w:rFonts w:asciiTheme="minorHAnsi" w:hAnsiTheme="minorHAnsi" w:cstheme="minorHAnsi"/>
          <w:sz w:val="20"/>
          <w:szCs w:val="20"/>
        </w:rPr>
      </w:pPr>
    </w:p>
    <w:p w14:paraId="617577E3" w14:textId="68C674B2" w:rsidR="00F440B0" w:rsidRPr="004745FC" w:rsidRDefault="00F440B0" w:rsidP="00DC6539">
      <w:pPr>
        <w:pStyle w:val="ListParagraph"/>
        <w:numPr>
          <w:ilvl w:val="0"/>
          <w:numId w:val="25"/>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Updating GP’s when referrals are rejected (including reason for rejection), redirected (this will ensure that GP’s are aware of more appropriate services for referrals) and accepted referrals – this would be communicated via e</w:t>
      </w:r>
      <w:r w:rsidR="00636043">
        <w:rPr>
          <w:rFonts w:asciiTheme="minorHAnsi" w:hAnsiTheme="minorHAnsi" w:cstheme="minorHAnsi"/>
          <w:sz w:val="20"/>
          <w:szCs w:val="20"/>
        </w:rPr>
        <w:t>-</w:t>
      </w:r>
      <w:r w:rsidRPr="004745FC">
        <w:rPr>
          <w:rFonts w:asciiTheme="minorHAnsi" w:hAnsiTheme="minorHAnsi" w:cstheme="minorHAnsi"/>
          <w:sz w:val="20"/>
          <w:szCs w:val="20"/>
        </w:rPr>
        <w:t>RS in the main but may require</w:t>
      </w:r>
      <w:r w:rsidR="00FC754E" w:rsidRPr="004745FC">
        <w:rPr>
          <w:rFonts w:asciiTheme="minorHAnsi" w:hAnsiTheme="minorHAnsi" w:cstheme="minorHAnsi"/>
          <w:sz w:val="20"/>
          <w:szCs w:val="20"/>
        </w:rPr>
        <w:t xml:space="preserve"> written communication to GP’s for tertiary, GDP, or internal referrals.</w:t>
      </w:r>
    </w:p>
    <w:p w14:paraId="66576BD3" w14:textId="3F07375D" w:rsidR="00FC754E" w:rsidRPr="004745FC" w:rsidRDefault="00FC754E" w:rsidP="00DC6539">
      <w:pPr>
        <w:pStyle w:val="ListParagraph"/>
        <w:numPr>
          <w:ilvl w:val="0"/>
          <w:numId w:val="25"/>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Communicating outcomes of clinic appointments, including where patients have DNA’d or cancelled appointments, GP’s can discuss the importance of attending appointments whilst also managing the patient’s condition until they are seen by a clinician.</w:t>
      </w:r>
    </w:p>
    <w:p w14:paraId="12E3AF93" w14:textId="4E62D7D0" w:rsidR="00FC754E" w:rsidRPr="004745FC" w:rsidRDefault="00FC754E" w:rsidP="00DC6539">
      <w:pPr>
        <w:pStyle w:val="ListParagraph"/>
        <w:numPr>
          <w:ilvl w:val="0"/>
          <w:numId w:val="25"/>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Providing copies of diagnostic tests, clinic outcome letters and admissions within a reasonable timeframe.</w:t>
      </w:r>
    </w:p>
    <w:p w14:paraId="40FE24D3" w14:textId="1F319493" w:rsidR="00FC754E" w:rsidRDefault="00FC754E" w:rsidP="00DC6539">
      <w:pPr>
        <w:pStyle w:val="ListParagraph"/>
        <w:numPr>
          <w:ilvl w:val="0"/>
          <w:numId w:val="25"/>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It is essential that we communicate effectively with </w:t>
      </w:r>
      <w:r w:rsidR="00636043" w:rsidRPr="004745FC">
        <w:rPr>
          <w:rFonts w:asciiTheme="minorHAnsi" w:hAnsiTheme="minorHAnsi" w:cstheme="minorHAnsi"/>
          <w:sz w:val="20"/>
          <w:szCs w:val="20"/>
        </w:rPr>
        <w:t>GPs</w:t>
      </w:r>
      <w:r w:rsidRPr="004745FC">
        <w:rPr>
          <w:rFonts w:asciiTheme="minorHAnsi" w:hAnsiTheme="minorHAnsi" w:cstheme="minorHAnsi"/>
          <w:sz w:val="20"/>
          <w:szCs w:val="20"/>
        </w:rPr>
        <w:t xml:space="preserve"> to enable provision of a more holistic approach to patient care.</w:t>
      </w:r>
    </w:p>
    <w:p w14:paraId="279373B0" w14:textId="77777777" w:rsidR="00C01058" w:rsidRPr="004745FC" w:rsidRDefault="00C01058" w:rsidP="00C01058">
      <w:pPr>
        <w:pStyle w:val="ListParagraph"/>
        <w:spacing w:after="0" w:line="240" w:lineRule="auto"/>
        <w:rPr>
          <w:rFonts w:asciiTheme="minorHAnsi" w:hAnsiTheme="minorHAnsi" w:cstheme="minorHAnsi"/>
          <w:sz w:val="20"/>
          <w:szCs w:val="20"/>
        </w:rPr>
      </w:pPr>
    </w:p>
    <w:p w14:paraId="29B01E3D"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Patients should be kept up to date with their position on the waiting list, including deferred offers of admission/TCI dates (patient or hospital initiated), patient unavailability or removal from the waiting list for reasons other than treatment.</w:t>
      </w:r>
    </w:p>
    <w:p w14:paraId="03174BCD" w14:textId="77777777" w:rsidR="00C01058" w:rsidRPr="004745FC" w:rsidRDefault="00C01058" w:rsidP="00C166D4">
      <w:pPr>
        <w:spacing w:after="0" w:line="240" w:lineRule="auto"/>
        <w:rPr>
          <w:rFonts w:asciiTheme="minorHAnsi" w:hAnsiTheme="minorHAnsi" w:cstheme="minorHAnsi"/>
          <w:sz w:val="20"/>
          <w:szCs w:val="20"/>
        </w:rPr>
      </w:pPr>
    </w:p>
    <w:p w14:paraId="6484CAF9" w14:textId="66C7F840" w:rsidR="00AE0C29" w:rsidRPr="004745FC"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Clear information must be given to patients regarding who to contact if the patient’s </w:t>
      </w:r>
      <w:r w:rsidR="0067705F" w:rsidRPr="004745FC">
        <w:rPr>
          <w:rFonts w:asciiTheme="minorHAnsi" w:hAnsiTheme="minorHAnsi" w:cstheme="minorHAnsi"/>
          <w:sz w:val="20"/>
          <w:szCs w:val="20"/>
        </w:rPr>
        <w:t>condition</w:t>
      </w:r>
      <w:r w:rsidRPr="004745FC">
        <w:rPr>
          <w:rFonts w:asciiTheme="minorHAnsi" w:hAnsiTheme="minorHAnsi" w:cstheme="minorHAnsi"/>
          <w:sz w:val="20"/>
          <w:szCs w:val="20"/>
        </w:rPr>
        <w:t xml:space="preserve"> and/or details change.</w:t>
      </w:r>
    </w:p>
    <w:p w14:paraId="556B90DE" w14:textId="2077B55F" w:rsidR="00AE0C29" w:rsidRDefault="00AE0C29" w:rsidP="00C166D4">
      <w:pPr>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At every opportunity, patients should be informed that DNAing or cancelling their admission/TCI date is likely to lead to removal from the waiting list.</w:t>
      </w:r>
    </w:p>
    <w:p w14:paraId="00EF390B" w14:textId="77777777" w:rsidR="00C01058" w:rsidRPr="004745FC" w:rsidRDefault="00C01058" w:rsidP="00C166D4">
      <w:pPr>
        <w:spacing w:after="0" w:line="240" w:lineRule="auto"/>
        <w:rPr>
          <w:rFonts w:asciiTheme="minorHAnsi" w:hAnsiTheme="minorHAnsi" w:cstheme="minorHAnsi"/>
          <w:sz w:val="20"/>
          <w:szCs w:val="20"/>
        </w:rPr>
      </w:pPr>
    </w:p>
    <w:p w14:paraId="1AA16965"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Clear information must be given regarding the procedures for issuing/agreeing of pre-operative assessment / TCI dates and admission.</w:t>
      </w:r>
    </w:p>
    <w:p w14:paraId="6D9CCA59" w14:textId="77777777" w:rsidR="00C01058" w:rsidRPr="004745FC" w:rsidRDefault="00C01058" w:rsidP="00C166D4">
      <w:pPr>
        <w:spacing w:after="0" w:line="240" w:lineRule="auto"/>
        <w:rPr>
          <w:rFonts w:asciiTheme="minorHAnsi" w:hAnsiTheme="minorHAnsi" w:cstheme="minorHAnsi"/>
          <w:sz w:val="20"/>
          <w:szCs w:val="20"/>
        </w:rPr>
      </w:pPr>
    </w:p>
    <w:p w14:paraId="3D550BE0"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In the event of a hospital cancellation, every effort must be made to notify the patient prior to the date.</w:t>
      </w:r>
    </w:p>
    <w:p w14:paraId="60A554B1" w14:textId="77777777" w:rsidR="00C01058" w:rsidRPr="004745FC" w:rsidRDefault="00C01058" w:rsidP="00C166D4">
      <w:pPr>
        <w:spacing w:after="0" w:line="240" w:lineRule="auto"/>
        <w:rPr>
          <w:rFonts w:asciiTheme="minorHAnsi" w:hAnsiTheme="minorHAnsi" w:cstheme="minorHAnsi"/>
          <w:sz w:val="20"/>
          <w:szCs w:val="20"/>
        </w:rPr>
      </w:pPr>
    </w:p>
    <w:p w14:paraId="02B57575" w14:textId="77777777" w:rsidR="00AE0C29" w:rsidRPr="004745FC"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Wherever possible and appropriate, patients should be sent a copy of any communication between clinicians, including communication with the patient’s GP.  This is to ensure compliance with the NHS ‘Copying letters to patients’ standard.</w:t>
      </w:r>
    </w:p>
    <w:p w14:paraId="0667BE42" w14:textId="24EC54A4"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 patient summary version of this policy will be available on the Trust </w:t>
      </w:r>
      <w:r w:rsidR="00636043" w:rsidRPr="004745FC">
        <w:rPr>
          <w:rFonts w:asciiTheme="minorHAnsi" w:hAnsiTheme="minorHAnsi" w:cstheme="minorHAnsi"/>
          <w:sz w:val="20"/>
          <w:szCs w:val="20"/>
        </w:rPr>
        <w:t>website and</w:t>
      </w:r>
      <w:r w:rsidRPr="004745FC">
        <w:rPr>
          <w:rFonts w:asciiTheme="minorHAnsi" w:hAnsiTheme="minorHAnsi" w:cstheme="minorHAnsi"/>
          <w:sz w:val="20"/>
          <w:szCs w:val="20"/>
        </w:rPr>
        <w:t xml:space="preserve"> made available to local GPs to help understanding on the application of this policy.</w:t>
      </w:r>
    </w:p>
    <w:p w14:paraId="6FAF1103" w14:textId="77777777" w:rsidR="00C01058" w:rsidRPr="004745FC" w:rsidRDefault="00C01058" w:rsidP="00C166D4">
      <w:pPr>
        <w:spacing w:after="0" w:line="240" w:lineRule="auto"/>
        <w:rPr>
          <w:rFonts w:asciiTheme="minorHAnsi" w:hAnsiTheme="minorHAnsi" w:cstheme="minorHAnsi"/>
          <w:sz w:val="20"/>
          <w:szCs w:val="20"/>
        </w:rPr>
      </w:pPr>
    </w:p>
    <w:p w14:paraId="54FA98A9" w14:textId="7FD6B036" w:rsidR="00AE0C29" w:rsidRDefault="00233EDB"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5.2</w:t>
      </w:r>
      <w:r w:rsidR="007D5CCA">
        <w:rPr>
          <w:rFonts w:asciiTheme="minorHAnsi" w:hAnsiTheme="minorHAnsi" w:cstheme="minorHAnsi"/>
          <w:color w:val="0070C0"/>
          <w:sz w:val="20"/>
        </w:rPr>
        <w:t>0</w:t>
      </w:r>
      <w:r w:rsidR="001C3F02" w:rsidRPr="004745FC">
        <w:rPr>
          <w:rFonts w:asciiTheme="minorHAnsi" w:hAnsiTheme="minorHAnsi" w:cstheme="minorHAnsi"/>
          <w:color w:val="0070C0"/>
          <w:sz w:val="20"/>
        </w:rPr>
        <w:t xml:space="preserve"> </w:t>
      </w:r>
      <w:r w:rsidR="00C01058" w:rsidRPr="004745FC">
        <w:rPr>
          <w:rFonts w:asciiTheme="minorHAnsi" w:hAnsiTheme="minorHAnsi" w:cstheme="minorHAnsi"/>
          <w:color w:val="0070C0"/>
          <w:sz w:val="20"/>
        </w:rPr>
        <w:t>Operational Review of Elective Waiting Lists</w:t>
      </w:r>
    </w:p>
    <w:p w14:paraId="0AD228A8" w14:textId="77777777" w:rsidR="00C01058" w:rsidRPr="004745FC" w:rsidRDefault="00C01058" w:rsidP="00C166D4">
      <w:pPr>
        <w:pStyle w:val="Subtitle"/>
        <w:rPr>
          <w:rFonts w:asciiTheme="minorHAnsi" w:hAnsiTheme="minorHAnsi" w:cstheme="minorHAnsi"/>
          <w:color w:val="0070C0"/>
          <w:sz w:val="20"/>
        </w:rPr>
      </w:pPr>
    </w:p>
    <w:p w14:paraId="2CBF5C16"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Managers must ensure that staff with responsibility for managing waiting lists have appropriate training and access to the PTL (Patient Tracking List).  Waiting lists should be kept up to date by Divisional admission teams and regularly reviewed by the Service Manager to ensure that patient pathways are being managed correctly.  Any updates or changes to Trust PAS system should be made in ‘real time’ to ensure pathways are managed correctly.</w:t>
      </w:r>
    </w:p>
    <w:p w14:paraId="43BBC8ED" w14:textId="77777777" w:rsidR="00C01058" w:rsidRPr="004745FC" w:rsidRDefault="00C01058" w:rsidP="00C166D4">
      <w:pPr>
        <w:spacing w:after="0" w:line="240" w:lineRule="auto"/>
        <w:rPr>
          <w:rFonts w:asciiTheme="minorHAnsi" w:hAnsiTheme="minorHAnsi" w:cstheme="minorHAnsi"/>
          <w:sz w:val="20"/>
          <w:szCs w:val="20"/>
        </w:rPr>
      </w:pPr>
    </w:p>
    <w:p w14:paraId="443C743C" w14:textId="7E661E8B"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No ‘active’ waiting list should contain patients who are unfit</w:t>
      </w:r>
      <w:r w:rsidR="000C6121" w:rsidRPr="004745FC">
        <w:rPr>
          <w:rFonts w:asciiTheme="minorHAnsi" w:hAnsiTheme="minorHAnsi" w:cstheme="minorHAnsi"/>
          <w:sz w:val="20"/>
          <w:szCs w:val="20"/>
        </w:rPr>
        <w:t xml:space="preserve"> with long term conditions.</w:t>
      </w:r>
      <w:r w:rsidR="0067705F" w:rsidRPr="004745FC">
        <w:rPr>
          <w:rFonts w:asciiTheme="minorHAnsi" w:hAnsiTheme="minorHAnsi" w:cstheme="minorHAnsi"/>
          <w:sz w:val="20"/>
          <w:szCs w:val="20"/>
        </w:rPr>
        <w:t xml:space="preserve"> </w:t>
      </w:r>
    </w:p>
    <w:p w14:paraId="3132EAAC" w14:textId="77777777" w:rsidR="00C01058" w:rsidRPr="004745FC" w:rsidRDefault="00C01058" w:rsidP="00C166D4">
      <w:pPr>
        <w:spacing w:after="0" w:line="240" w:lineRule="auto"/>
        <w:rPr>
          <w:rFonts w:asciiTheme="minorHAnsi" w:hAnsiTheme="minorHAnsi" w:cstheme="minorHAnsi"/>
          <w:sz w:val="20"/>
          <w:szCs w:val="20"/>
        </w:rPr>
      </w:pPr>
    </w:p>
    <w:p w14:paraId="5E43FD22" w14:textId="77777777" w:rsidR="00AE0C29" w:rsidRPr="004745FC"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Validation is an essential function in the management of waiting lists and should be carried out by divisions on a weekly basis.</w:t>
      </w:r>
    </w:p>
    <w:p w14:paraId="7152EB4C" w14:textId="1B0181B5"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Managers, </w:t>
      </w:r>
      <w:r w:rsidR="00414098">
        <w:rPr>
          <w:rFonts w:asciiTheme="minorHAnsi" w:hAnsiTheme="minorHAnsi" w:cstheme="minorHAnsi"/>
          <w:sz w:val="20"/>
          <w:szCs w:val="20"/>
        </w:rPr>
        <w:t>administrative / booking</w:t>
      </w:r>
      <w:r w:rsidRPr="004745FC">
        <w:rPr>
          <w:rFonts w:asciiTheme="minorHAnsi" w:hAnsiTheme="minorHAnsi" w:cstheme="minorHAnsi"/>
          <w:sz w:val="20"/>
          <w:szCs w:val="20"/>
        </w:rPr>
        <w:t xml:space="preserve"> and clinical teams should regularly review patients on the PTL and make decisions around unfit/unavailable patients</w:t>
      </w:r>
      <w:r w:rsidR="00C01058">
        <w:rPr>
          <w:rFonts w:asciiTheme="minorHAnsi" w:hAnsiTheme="minorHAnsi" w:cstheme="minorHAnsi"/>
          <w:sz w:val="20"/>
          <w:szCs w:val="20"/>
        </w:rPr>
        <w:t>.</w:t>
      </w:r>
    </w:p>
    <w:p w14:paraId="78A4CCDC" w14:textId="77777777" w:rsidR="00C01058" w:rsidRPr="004745FC" w:rsidRDefault="00C01058" w:rsidP="00C166D4">
      <w:pPr>
        <w:spacing w:after="0" w:line="240" w:lineRule="auto"/>
        <w:rPr>
          <w:rFonts w:asciiTheme="minorHAnsi" w:hAnsiTheme="minorHAnsi" w:cstheme="minorHAnsi"/>
          <w:sz w:val="20"/>
          <w:szCs w:val="20"/>
        </w:rPr>
      </w:pPr>
    </w:p>
    <w:p w14:paraId="1519BCAC" w14:textId="1758E768"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Patients that have waited more than </w:t>
      </w:r>
      <w:r w:rsidR="000C6121" w:rsidRPr="004745FC">
        <w:rPr>
          <w:rFonts w:asciiTheme="minorHAnsi" w:hAnsiTheme="minorHAnsi" w:cstheme="minorHAnsi"/>
          <w:sz w:val="20"/>
          <w:szCs w:val="20"/>
        </w:rPr>
        <w:t>78</w:t>
      </w:r>
      <w:r w:rsidRPr="004745FC">
        <w:rPr>
          <w:rFonts w:asciiTheme="minorHAnsi" w:hAnsiTheme="minorHAnsi" w:cstheme="minorHAnsi"/>
          <w:sz w:val="20"/>
          <w:szCs w:val="20"/>
        </w:rPr>
        <w:t xml:space="preserve"> weeks should be clinically reviewed to identify patients who are at risk, and to ensure that a treatment plan is agreed and actioned.</w:t>
      </w:r>
    </w:p>
    <w:p w14:paraId="61FFEA8D" w14:textId="77777777" w:rsidR="00C01058" w:rsidRPr="004745FC" w:rsidRDefault="00C01058" w:rsidP="00C166D4">
      <w:pPr>
        <w:spacing w:after="0" w:line="240" w:lineRule="auto"/>
        <w:rPr>
          <w:rFonts w:asciiTheme="minorHAnsi" w:hAnsiTheme="minorHAnsi" w:cstheme="minorHAnsi"/>
          <w:sz w:val="20"/>
          <w:szCs w:val="20"/>
        </w:rPr>
      </w:pPr>
    </w:p>
    <w:p w14:paraId="1767C1EB" w14:textId="6D05CFCD"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A root cause analysis (RCA), including a clinical harm assessment must be completed for any patient who waits more than </w:t>
      </w:r>
      <w:r w:rsidR="000C6121" w:rsidRPr="004745FC">
        <w:rPr>
          <w:rFonts w:asciiTheme="minorHAnsi" w:hAnsiTheme="minorHAnsi" w:cstheme="minorHAnsi"/>
          <w:sz w:val="20"/>
          <w:szCs w:val="20"/>
        </w:rPr>
        <w:t>104</w:t>
      </w:r>
      <w:r w:rsidRPr="004745FC">
        <w:rPr>
          <w:rFonts w:asciiTheme="minorHAnsi" w:hAnsiTheme="minorHAnsi" w:cstheme="minorHAnsi"/>
          <w:sz w:val="20"/>
          <w:szCs w:val="20"/>
        </w:rPr>
        <w:t xml:space="preserve"> weeks.  All RCA’s must be reviewed and authorised by the Divisional Manager and Clinical Lead, for discussion with the Medical Director or their designated representative.</w:t>
      </w:r>
      <w:r w:rsidR="0067705F" w:rsidRPr="004745FC">
        <w:rPr>
          <w:rFonts w:asciiTheme="minorHAnsi" w:hAnsiTheme="minorHAnsi" w:cstheme="minorHAnsi"/>
          <w:sz w:val="20"/>
          <w:szCs w:val="20"/>
        </w:rPr>
        <w:t xml:space="preserve"> </w:t>
      </w:r>
    </w:p>
    <w:p w14:paraId="7AD2AF8A" w14:textId="77777777" w:rsidR="00C01058" w:rsidRDefault="00C01058" w:rsidP="00C166D4">
      <w:pPr>
        <w:spacing w:after="0" w:line="240" w:lineRule="auto"/>
        <w:rPr>
          <w:rFonts w:asciiTheme="minorHAnsi" w:hAnsiTheme="minorHAnsi" w:cstheme="minorHAnsi"/>
          <w:sz w:val="20"/>
          <w:szCs w:val="20"/>
        </w:rPr>
      </w:pPr>
    </w:p>
    <w:p w14:paraId="43D0E8D3" w14:textId="77777777" w:rsidR="007D5CCA" w:rsidRPr="004745FC" w:rsidRDefault="007D5CCA" w:rsidP="00C166D4">
      <w:pPr>
        <w:spacing w:after="0" w:line="240" w:lineRule="auto"/>
        <w:rPr>
          <w:rFonts w:asciiTheme="minorHAnsi" w:hAnsiTheme="minorHAnsi" w:cstheme="minorHAnsi"/>
          <w:sz w:val="20"/>
          <w:szCs w:val="20"/>
        </w:rPr>
      </w:pPr>
    </w:p>
    <w:p w14:paraId="02870707" w14:textId="273D09BF" w:rsidR="00AE0C29" w:rsidRDefault="006E00A1" w:rsidP="00C166D4">
      <w:pPr>
        <w:pStyle w:val="Subtitle"/>
        <w:rPr>
          <w:rFonts w:asciiTheme="minorHAnsi" w:hAnsiTheme="minorHAnsi" w:cstheme="minorHAnsi"/>
          <w:color w:val="0070C0"/>
          <w:sz w:val="20"/>
        </w:rPr>
      </w:pPr>
      <w:r w:rsidRPr="004745FC">
        <w:rPr>
          <w:rFonts w:asciiTheme="minorHAnsi" w:hAnsiTheme="minorHAnsi" w:cstheme="minorHAnsi"/>
          <w:color w:val="0070C0"/>
          <w:sz w:val="20"/>
        </w:rPr>
        <w:t>5.2</w:t>
      </w:r>
      <w:r w:rsidR="007D5CCA">
        <w:rPr>
          <w:rFonts w:asciiTheme="minorHAnsi" w:hAnsiTheme="minorHAnsi" w:cstheme="minorHAnsi"/>
          <w:color w:val="0070C0"/>
          <w:sz w:val="20"/>
        </w:rPr>
        <w:t>1</w:t>
      </w:r>
      <w:r w:rsidR="001C3F02" w:rsidRPr="004745FC">
        <w:rPr>
          <w:rFonts w:asciiTheme="minorHAnsi" w:hAnsiTheme="minorHAnsi" w:cstheme="minorHAnsi"/>
          <w:color w:val="0070C0"/>
          <w:sz w:val="20"/>
        </w:rPr>
        <w:t xml:space="preserve"> </w:t>
      </w:r>
      <w:r w:rsidR="0005344D" w:rsidRPr="004745FC">
        <w:rPr>
          <w:rFonts w:asciiTheme="minorHAnsi" w:hAnsiTheme="minorHAnsi" w:cstheme="minorHAnsi"/>
          <w:color w:val="0070C0"/>
          <w:sz w:val="20"/>
        </w:rPr>
        <w:t>S</w:t>
      </w:r>
      <w:r w:rsidR="00C01058" w:rsidRPr="004745FC">
        <w:rPr>
          <w:rFonts w:asciiTheme="minorHAnsi" w:hAnsiTheme="minorHAnsi" w:cstheme="minorHAnsi"/>
          <w:color w:val="0070C0"/>
          <w:sz w:val="20"/>
        </w:rPr>
        <w:t xml:space="preserve">ummary of </w:t>
      </w:r>
      <w:r w:rsidR="00C01058">
        <w:rPr>
          <w:rFonts w:asciiTheme="minorHAnsi" w:hAnsiTheme="minorHAnsi" w:cstheme="minorHAnsi"/>
          <w:color w:val="0070C0"/>
          <w:sz w:val="20"/>
        </w:rPr>
        <w:t>t</w:t>
      </w:r>
      <w:r w:rsidR="00C01058" w:rsidRPr="004745FC">
        <w:rPr>
          <w:rFonts w:asciiTheme="minorHAnsi" w:hAnsiTheme="minorHAnsi" w:cstheme="minorHAnsi"/>
          <w:color w:val="0070C0"/>
          <w:sz w:val="20"/>
        </w:rPr>
        <w:t xml:space="preserve">he Core Principles </w:t>
      </w:r>
      <w:r w:rsidR="00C01058">
        <w:rPr>
          <w:rFonts w:asciiTheme="minorHAnsi" w:hAnsiTheme="minorHAnsi" w:cstheme="minorHAnsi"/>
          <w:color w:val="0070C0"/>
          <w:sz w:val="20"/>
        </w:rPr>
        <w:t>o</w:t>
      </w:r>
      <w:r w:rsidR="00C01058" w:rsidRPr="004745FC">
        <w:rPr>
          <w:rFonts w:asciiTheme="minorHAnsi" w:hAnsiTheme="minorHAnsi" w:cstheme="minorHAnsi"/>
          <w:color w:val="0070C0"/>
          <w:sz w:val="20"/>
        </w:rPr>
        <w:t>f Waiting List Management</w:t>
      </w:r>
    </w:p>
    <w:p w14:paraId="014CB77B" w14:textId="77777777" w:rsidR="00C01058" w:rsidRPr="004745FC" w:rsidRDefault="00C01058" w:rsidP="00C166D4">
      <w:pPr>
        <w:pStyle w:val="Subtitle"/>
        <w:rPr>
          <w:rFonts w:asciiTheme="minorHAnsi" w:hAnsiTheme="minorHAnsi" w:cstheme="minorHAnsi"/>
          <w:color w:val="0070C0"/>
          <w:sz w:val="20"/>
        </w:rPr>
      </w:pPr>
    </w:p>
    <w:p w14:paraId="112542EE" w14:textId="77777777"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The following rules should be applied consistently, to ensure fairness and equity in the way patients are managed.  However, discretion can be applied in exceptional circumstances, to allow for the particular and specific needs of every patient.</w:t>
      </w:r>
    </w:p>
    <w:p w14:paraId="4CA08824" w14:textId="77777777" w:rsidR="00C01058" w:rsidRPr="004745FC" w:rsidRDefault="00C01058" w:rsidP="00C166D4">
      <w:pPr>
        <w:spacing w:after="0" w:line="240" w:lineRule="auto"/>
        <w:rPr>
          <w:rFonts w:asciiTheme="minorHAnsi" w:hAnsiTheme="minorHAnsi" w:cstheme="minorHAnsi"/>
          <w:sz w:val="20"/>
          <w:szCs w:val="20"/>
        </w:rPr>
      </w:pPr>
    </w:p>
    <w:p w14:paraId="0742D418" w14:textId="12443454" w:rsidR="00E102A0" w:rsidRDefault="00AE0C29" w:rsidP="00C166D4">
      <w:pPr>
        <w:pStyle w:val="Subtitle"/>
        <w:rPr>
          <w:rFonts w:asciiTheme="minorHAnsi" w:hAnsiTheme="minorHAnsi" w:cstheme="minorHAnsi"/>
          <w:b w:val="0"/>
          <w:sz w:val="20"/>
        </w:rPr>
      </w:pPr>
      <w:r w:rsidRPr="004745FC">
        <w:rPr>
          <w:rFonts w:asciiTheme="minorHAnsi" w:hAnsiTheme="minorHAnsi" w:cstheme="minorHAnsi"/>
          <w:sz w:val="20"/>
        </w:rPr>
        <w:t>Cancer and clinically urgent patients should be given priority when booking appointments and elective slots.</w:t>
      </w:r>
      <w:r w:rsidR="00E102A0" w:rsidRPr="004745FC">
        <w:rPr>
          <w:rFonts w:asciiTheme="minorHAnsi" w:hAnsiTheme="minorHAnsi" w:cstheme="minorHAnsi"/>
          <w:b w:val="0"/>
          <w:sz w:val="20"/>
        </w:rPr>
        <w:t xml:space="preserve"> Patients on a cancer pathway must be booked by their 31-day or 62-day cancer pathway breach date (whichever is the earliest). If this cannot be achieved this should be escalated to Service Manager and Team.</w:t>
      </w:r>
    </w:p>
    <w:p w14:paraId="4BC23F31" w14:textId="77777777" w:rsidR="00C01058" w:rsidRPr="004745FC" w:rsidRDefault="00C01058" w:rsidP="00C166D4">
      <w:pPr>
        <w:pStyle w:val="Subtitle"/>
        <w:rPr>
          <w:rFonts w:asciiTheme="minorHAnsi" w:hAnsiTheme="minorHAnsi" w:cstheme="minorHAnsi"/>
          <w:b w:val="0"/>
          <w:sz w:val="20"/>
        </w:rPr>
      </w:pPr>
    </w:p>
    <w:p w14:paraId="5D855E75" w14:textId="3437943E" w:rsidR="00AE0C29" w:rsidRDefault="00AE0C29"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 Under the Military Covenant, past and present members of the armed services awaiting routine treatment for injuries or conditions resulting from their military service should be prioritised after clinically urgent patients. After this, patients should be booked in order of length of wait, with priority being given to the longest waiters. Any patient who is cancelled by the hospital on the day of admission or operation for non-medical reasons must be offered a new TCI within 28 days of the cancellation to comply with NHS standards.</w:t>
      </w:r>
    </w:p>
    <w:p w14:paraId="5460596A" w14:textId="77777777" w:rsidR="00C01058" w:rsidRPr="004745FC" w:rsidRDefault="00C01058" w:rsidP="00C166D4">
      <w:pPr>
        <w:spacing w:after="0" w:line="240" w:lineRule="auto"/>
        <w:rPr>
          <w:rFonts w:asciiTheme="minorHAnsi" w:hAnsiTheme="minorHAnsi" w:cstheme="minorHAnsi"/>
          <w:sz w:val="20"/>
          <w:szCs w:val="20"/>
        </w:rPr>
      </w:pPr>
    </w:p>
    <w:p w14:paraId="60858F9C" w14:textId="77777777" w:rsidR="00AE0C29" w:rsidRDefault="00AE0C29" w:rsidP="00C166D4">
      <w:pPr>
        <w:spacing w:after="0" w:line="240" w:lineRule="auto"/>
        <w:rPr>
          <w:rFonts w:asciiTheme="minorHAnsi" w:hAnsiTheme="minorHAnsi" w:cstheme="minorHAnsi"/>
          <w:b/>
          <w:color w:val="0070C0"/>
          <w:sz w:val="20"/>
          <w:szCs w:val="20"/>
        </w:rPr>
      </w:pPr>
      <w:r w:rsidRPr="004745FC">
        <w:rPr>
          <w:rFonts w:asciiTheme="minorHAnsi" w:hAnsiTheme="minorHAnsi" w:cstheme="minorHAnsi"/>
          <w:b/>
          <w:color w:val="0070C0"/>
          <w:sz w:val="20"/>
          <w:szCs w:val="20"/>
        </w:rPr>
        <w:t>The key principles can be summarised as follows:</w:t>
      </w:r>
    </w:p>
    <w:p w14:paraId="03347955" w14:textId="77777777" w:rsidR="00C01058" w:rsidRPr="004745FC" w:rsidRDefault="00C01058" w:rsidP="00C166D4">
      <w:pPr>
        <w:spacing w:after="0" w:line="240" w:lineRule="auto"/>
        <w:rPr>
          <w:rFonts w:asciiTheme="minorHAnsi" w:hAnsiTheme="minorHAnsi" w:cstheme="minorHAnsi"/>
          <w:b/>
          <w:color w:val="0070C0"/>
          <w:sz w:val="20"/>
          <w:szCs w:val="20"/>
        </w:rPr>
      </w:pPr>
    </w:p>
    <w:p w14:paraId="6EABB15C" w14:textId="7016541A" w:rsidR="00293DB6" w:rsidRPr="00C01058" w:rsidRDefault="00AE0C29" w:rsidP="00C01058">
      <w:pPr>
        <w:pStyle w:val="ListParagraph"/>
        <w:numPr>
          <w:ilvl w:val="0"/>
          <w:numId w:val="22"/>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No patient should be added to a waiting list unless </w:t>
      </w:r>
      <w:r w:rsidRPr="004745FC">
        <w:rPr>
          <w:rFonts w:asciiTheme="minorHAnsi" w:hAnsiTheme="minorHAnsi" w:cstheme="minorHAnsi"/>
          <w:b/>
          <w:sz w:val="20"/>
          <w:szCs w:val="20"/>
        </w:rPr>
        <w:t xml:space="preserve">fit and available </w:t>
      </w:r>
      <w:r w:rsidRPr="004745FC">
        <w:rPr>
          <w:rFonts w:asciiTheme="minorHAnsi" w:hAnsiTheme="minorHAnsi" w:cstheme="minorHAnsi"/>
          <w:sz w:val="20"/>
          <w:szCs w:val="20"/>
        </w:rPr>
        <w:t xml:space="preserve">for surgery. If a patient becomes medically unfit for treatment while the waiting list, they </w:t>
      </w:r>
      <w:r w:rsidRPr="004745FC">
        <w:rPr>
          <w:rFonts w:asciiTheme="minorHAnsi" w:hAnsiTheme="minorHAnsi" w:cstheme="minorHAnsi"/>
          <w:bCs/>
          <w:sz w:val="20"/>
          <w:szCs w:val="20"/>
        </w:rPr>
        <w:t>must be reviewed by a responsible clinician, and if found to have a serious or underlying condition they would normally be remo</w:t>
      </w:r>
      <w:r w:rsidRPr="004745FC">
        <w:rPr>
          <w:rFonts w:asciiTheme="minorHAnsi" w:hAnsiTheme="minorHAnsi" w:cstheme="minorHAnsi"/>
          <w:sz w:val="20"/>
          <w:szCs w:val="20"/>
        </w:rPr>
        <w:t>ved from the waiting list and discharged back to the GP.  Where the patient is unwell for a short period (e.g. due to a cough or cold) they should remain on the waiting list and offered a new admission date as soon as they are well.</w:t>
      </w:r>
    </w:p>
    <w:p w14:paraId="4BC00923" w14:textId="77777777"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Wherever possible, all admitted patient attendances should be </w:t>
      </w:r>
      <w:r w:rsidRPr="004745FC">
        <w:rPr>
          <w:rFonts w:asciiTheme="minorHAnsi" w:hAnsiTheme="minorHAnsi" w:cstheme="minorHAnsi"/>
          <w:b/>
          <w:sz w:val="20"/>
          <w:szCs w:val="20"/>
        </w:rPr>
        <w:t>fully booked</w:t>
      </w:r>
      <w:r w:rsidRPr="004745FC">
        <w:rPr>
          <w:rFonts w:asciiTheme="minorHAnsi" w:hAnsiTheme="minorHAnsi" w:cstheme="minorHAnsi"/>
          <w:sz w:val="20"/>
          <w:szCs w:val="20"/>
        </w:rPr>
        <w:t xml:space="preserve"> by direct discussion between a member of staff and the patient to negotiate a suitable admission date.</w:t>
      </w:r>
    </w:p>
    <w:p w14:paraId="212B6127" w14:textId="71EB91DC"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Wherever possible, patients should be given </w:t>
      </w:r>
      <w:r w:rsidRPr="004745FC">
        <w:rPr>
          <w:rFonts w:asciiTheme="minorHAnsi" w:hAnsiTheme="minorHAnsi" w:cstheme="minorHAnsi"/>
          <w:b/>
          <w:sz w:val="20"/>
          <w:szCs w:val="20"/>
        </w:rPr>
        <w:t>2 reasonable offers</w:t>
      </w:r>
      <w:r w:rsidRPr="004745FC">
        <w:rPr>
          <w:rFonts w:asciiTheme="minorHAnsi" w:hAnsiTheme="minorHAnsi" w:cstheme="minorHAnsi"/>
          <w:sz w:val="20"/>
          <w:szCs w:val="20"/>
        </w:rPr>
        <w:t xml:space="preserve"> of dates for their admission/TCI. (A ‘reasonable offer’ means the patient is given a choice of dates with at least 3 weeks’ notice).  If a patient informs the team that they will be unavailable, all periods of unavailability should still be recorded in Trust PAS system, the </w:t>
      </w:r>
      <w:r w:rsidR="00414098">
        <w:rPr>
          <w:rFonts w:asciiTheme="minorHAnsi" w:hAnsiTheme="minorHAnsi" w:cstheme="minorHAnsi"/>
          <w:sz w:val="20"/>
          <w:szCs w:val="20"/>
        </w:rPr>
        <w:t>administrative / booking</w:t>
      </w:r>
      <w:r w:rsidRPr="004745FC">
        <w:rPr>
          <w:rFonts w:asciiTheme="minorHAnsi" w:hAnsiTheme="minorHAnsi" w:cstheme="minorHAnsi"/>
          <w:sz w:val="20"/>
          <w:szCs w:val="20"/>
        </w:rPr>
        <w:t xml:space="preserve"> team will be able to apply a suspension in Trust PAS system to ensure that the patient is not given a TCI (to come in date) while they are unavailable.  However, this is an administrative suspension in Trust PAS system which will not stop the RTT clock. The patient would normally be discussed with the clinical team to establish whether the delay to treatment is liable to have an adverse effect on their clinical outcome.   If appropriate the clinician may decide it is in the patients’ best interests to remove the patient from the waiting list and discharge them back to their GP, unless there are clinical or exceptional reasons not to do so.</w:t>
      </w:r>
    </w:p>
    <w:p w14:paraId="183ADC0E" w14:textId="632390C5"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Patients should not be added to the admitted waiting list if a decision is made to clinically review the patient (active monitoring).  If the patient is already on a waiting </w:t>
      </w:r>
      <w:r w:rsidR="00636043" w:rsidRPr="004745FC">
        <w:rPr>
          <w:rFonts w:asciiTheme="minorHAnsi" w:hAnsiTheme="minorHAnsi" w:cstheme="minorHAnsi"/>
          <w:sz w:val="20"/>
          <w:szCs w:val="20"/>
        </w:rPr>
        <w:t>list,</w:t>
      </w:r>
      <w:r w:rsidRPr="004745FC">
        <w:rPr>
          <w:rFonts w:asciiTheme="minorHAnsi" w:hAnsiTheme="minorHAnsi" w:cstheme="minorHAnsi"/>
          <w:sz w:val="20"/>
          <w:szCs w:val="20"/>
        </w:rPr>
        <w:t xml:space="preserve"> they should have their clock stopped and be reviewed in outpatients (follow up should be booked prior to removal).  A new RTT clock is started at the point there is any future decision to treat the patient. </w:t>
      </w:r>
    </w:p>
    <w:p w14:paraId="2518B21F" w14:textId="77777777"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Patients needing treatment carried out  at a specific time determined by their clinical requirements, or repeated at a specific frequency, or (in the case of children) at a stage in their development should be added to a </w:t>
      </w:r>
      <w:r w:rsidRPr="004745FC">
        <w:rPr>
          <w:rFonts w:asciiTheme="minorHAnsi" w:hAnsiTheme="minorHAnsi" w:cstheme="minorHAnsi"/>
          <w:b/>
          <w:iCs/>
          <w:sz w:val="20"/>
          <w:szCs w:val="20"/>
        </w:rPr>
        <w:t>Planned Waiting List</w:t>
      </w:r>
      <w:r w:rsidRPr="004745FC">
        <w:rPr>
          <w:rFonts w:asciiTheme="minorHAnsi" w:hAnsiTheme="minorHAnsi" w:cstheme="minorHAnsi"/>
          <w:sz w:val="20"/>
          <w:szCs w:val="20"/>
        </w:rPr>
        <w:t xml:space="preserve"> with an appropriate admit by date (this means they are not part of the 18 week RTT pathway). These waiting list should be managed as robustly as elective waiting lists.</w:t>
      </w:r>
    </w:p>
    <w:p w14:paraId="3F76091B" w14:textId="4FD64D0A"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Where one Trust refers a patient to another Trust for a diagnostic test, the Trust who maintains overall clinical responsibility for the patient should also hold their waiting time clock.</w:t>
      </w:r>
      <w:r w:rsidRPr="004745FC">
        <w:rPr>
          <w:rFonts w:asciiTheme="minorHAnsi" w:hAnsiTheme="minorHAnsi" w:cstheme="minorHAnsi"/>
          <w:sz w:val="20"/>
          <w:szCs w:val="20"/>
        </w:rPr>
        <w:br/>
        <w:t>A patient who DNAs an attendance would normally be removed from the waiting list and discharged back to their GP, unless there are clinical or exceptional reasons not to do so. This DNA policy does not apply to patients with cancer, clinically urgent patients,</w:t>
      </w:r>
      <w:r w:rsidR="004A4308" w:rsidRPr="004745FC">
        <w:rPr>
          <w:rFonts w:asciiTheme="minorHAnsi" w:hAnsiTheme="minorHAnsi" w:cstheme="minorHAnsi"/>
          <w:sz w:val="20"/>
          <w:szCs w:val="20"/>
        </w:rPr>
        <w:t xml:space="preserve"> children and vulnerable adults these pathways must be escalated to the management team for clinical review.</w:t>
      </w:r>
    </w:p>
    <w:p w14:paraId="2E483357" w14:textId="426C0705"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A patient who </w:t>
      </w:r>
      <w:r w:rsidRPr="004745FC">
        <w:rPr>
          <w:rFonts w:asciiTheme="minorHAnsi" w:hAnsiTheme="minorHAnsi" w:cstheme="minorHAnsi"/>
          <w:b/>
          <w:sz w:val="20"/>
          <w:szCs w:val="20"/>
        </w:rPr>
        <w:t xml:space="preserve">cancels an admission/TCI </w:t>
      </w:r>
      <w:r w:rsidRPr="004745FC">
        <w:rPr>
          <w:rFonts w:asciiTheme="minorHAnsi" w:hAnsiTheme="minorHAnsi" w:cstheme="minorHAnsi"/>
          <w:sz w:val="20"/>
          <w:szCs w:val="20"/>
        </w:rPr>
        <w:t>in advance would normally be offered another.  If, however, a patient cancels two attendances that have been fully booked (i.e. the patient had agreed to the admission/TCI date), they would normally be discharged back to their GP, unless there are clinical or exceptional reasons not to do so. This cancellation policy does not apply to patients with cancer, clinically urgent patients,</w:t>
      </w:r>
      <w:r w:rsidR="004A4308" w:rsidRPr="004745FC">
        <w:rPr>
          <w:rFonts w:asciiTheme="minorHAnsi" w:hAnsiTheme="minorHAnsi" w:cstheme="minorHAnsi"/>
          <w:sz w:val="20"/>
          <w:szCs w:val="20"/>
        </w:rPr>
        <w:t xml:space="preserve"> children and vulnerable adults these pathways must be escalated to the management team for clinical review.</w:t>
      </w:r>
    </w:p>
    <w:p w14:paraId="22E664FA" w14:textId="77777777"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If the hospital is responsible for cancelling a patient’s TCI, the RTT clock will continue to tick.  If a patient cancels an admission/TCI date due to being unwell, then this would count as a </w:t>
      </w:r>
      <w:r w:rsidRPr="004745FC">
        <w:rPr>
          <w:rFonts w:asciiTheme="minorHAnsi" w:hAnsiTheme="minorHAnsi" w:cstheme="minorHAnsi"/>
          <w:b/>
          <w:sz w:val="20"/>
          <w:szCs w:val="20"/>
        </w:rPr>
        <w:t>‘hospital cancellation’</w:t>
      </w:r>
      <w:r w:rsidRPr="004745FC">
        <w:rPr>
          <w:rFonts w:asciiTheme="minorHAnsi" w:hAnsiTheme="minorHAnsi" w:cstheme="minorHAnsi"/>
          <w:sz w:val="20"/>
          <w:szCs w:val="20"/>
        </w:rPr>
        <w:t xml:space="preserve"> and should not contribute to the ‘2 cancellations leading to discharge’ rule outlined above.</w:t>
      </w:r>
    </w:p>
    <w:p w14:paraId="7BBC9286" w14:textId="77777777"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If a patient is on an non admitted waiting list and declines multiple reasonable offer dates for appointments, cancels more than 2 fully booked admission/TCI dates, or requests a delay to their admission/TCI for an extended period they should be reviewed by the clinical team and should be discharged back to their GP, unless there are clinical or exceptional reasons not to do so.</w:t>
      </w:r>
    </w:p>
    <w:p w14:paraId="0C4E185E" w14:textId="0D352FA6" w:rsidR="00AE0C29" w:rsidRPr="004745FC" w:rsidRDefault="00AE0C29"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 xml:space="preserve"> There are no provisions to pause or suspend anywhere on an </w:t>
      </w:r>
      <w:r w:rsidR="00C01058" w:rsidRPr="004745FC">
        <w:rPr>
          <w:rFonts w:asciiTheme="minorHAnsi" w:hAnsiTheme="minorHAnsi" w:cstheme="minorHAnsi"/>
          <w:sz w:val="20"/>
          <w:szCs w:val="20"/>
        </w:rPr>
        <w:t>18-week</w:t>
      </w:r>
      <w:r w:rsidRPr="004745FC">
        <w:rPr>
          <w:rFonts w:asciiTheme="minorHAnsi" w:hAnsiTheme="minorHAnsi" w:cstheme="minorHAnsi"/>
          <w:sz w:val="20"/>
          <w:szCs w:val="20"/>
        </w:rPr>
        <w:t xml:space="preserve"> pathway</w:t>
      </w:r>
      <w:r w:rsidR="00C01058">
        <w:rPr>
          <w:rFonts w:asciiTheme="minorHAnsi" w:hAnsiTheme="minorHAnsi" w:cstheme="minorHAnsi"/>
          <w:sz w:val="20"/>
          <w:szCs w:val="20"/>
        </w:rPr>
        <w:t>.</w:t>
      </w:r>
    </w:p>
    <w:p w14:paraId="2B098107" w14:textId="77777777" w:rsidR="00AE0C29" w:rsidRDefault="00293DB6" w:rsidP="00DC6539">
      <w:pPr>
        <w:pStyle w:val="ListParagraph"/>
        <w:numPr>
          <w:ilvl w:val="0"/>
          <w:numId w:val="22"/>
        </w:numPr>
        <w:spacing w:after="0" w:line="240" w:lineRule="auto"/>
        <w:ind w:left="538" w:hanging="425"/>
        <w:contextualSpacing w:val="0"/>
        <w:rPr>
          <w:rFonts w:asciiTheme="minorHAnsi" w:hAnsiTheme="minorHAnsi" w:cstheme="minorHAnsi"/>
          <w:sz w:val="20"/>
          <w:szCs w:val="20"/>
        </w:rPr>
      </w:pPr>
      <w:r w:rsidRPr="004745FC">
        <w:rPr>
          <w:rFonts w:asciiTheme="minorHAnsi" w:hAnsiTheme="minorHAnsi" w:cstheme="minorHAnsi"/>
          <w:sz w:val="20"/>
          <w:szCs w:val="20"/>
        </w:rPr>
        <w:t>Divisional teams, to ensure clinical safety to confirm patients on current waiting lists are fit and available for treatment, and that their data is accurate, should validate all waiting lists regularly</w:t>
      </w:r>
      <w:r w:rsidR="00AE0C29" w:rsidRPr="004745FC">
        <w:rPr>
          <w:rFonts w:asciiTheme="minorHAnsi" w:hAnsiTheme="minorHAnsi" w:cstheme="minorHAnsi"/>
          <w:sz w:val="20"/>
          <w:szCs w:val="20"/>
        </w:rPr>
        <w:t>.</w:t>
      </w:r>
    </w:p>
    <w:p w14:paraId="1B9F1962" w14:textId="77777777" w:rsidR="00C01058" w:rsidRPr="00C01058" w:rsidRDefault="00C01058" w:rsidP="00C01058">
      <w:pPr>
        <w:spacing w:after="0" w:line="240" w:lineRule="auto"/>
        <w:ind w:left="113"/>
        <w:rPr>
          <w:rFonts w:asciiTheme="minorHAnsi" w:hAnsiTheme="minorHAnsi" w:cstheme="minorHAnsi"/>
          <w:sz w:val="20"/>
          <w:szCs w:val="20"/>
        </w:rPr>
      </w:pPr>
    </w:p>
    <w:p w14:paraId="3142CD46" w14:textId="62598FCD" w:rsidR="00C01058" w:rsidRDefault="001477B0" w:rsidP="00C01058">
      <w:pPr>
        <w:pStyle w:val="Title"/>
        <w:jc w:val="left"/>
        <w:rPr>
          <w:rFonts w:asciiTheme="minorHAnsi" w:hAnsiTheme="minorHAnsi" w:cstheme="minorHAnsi"/>
          <w:color w:val="0070C0"/>
          <w:sz w:val="20"/>
          <w:szCs w:val="20"/>
        </w:rPr>
      </w:pPr>
      <w:r w:rsidRPr="004745FC">
        <w:rPr>
          <w:rFonts w:asciiTheme="minorHAnsi" w:hAnsiTheme="minorHAnsi" w:cstheme="minorHAnsi"/>
          <w:color w:val="0070C0"/>
          <w:sz w:val="20"/>
          <w:szCs w:val="20"/>
        </w:rPr>
        <w:t>Part 6</w:t>
      </w:r>
      <w:r w:rsidR="00F00D42" w:rsidRPr="004745FC">
        <w:rPr>
          <w:rFonts w:asciiTheme="minorHAnsi" w:hAnsiTheme="minorHAnsi" w:cstheme="minorHAnsi"/>
          <w:color w:val="0070C0"/>
          <w:sz w:val="20"/>
          <w:szCs w:val="20"/>
        </w:rPr>
        <w:t xml:space="preserve"> – </w:t>
      </w:r>
      <w:r w:rsidR="00D6417C" w:rsidRPr="004745FC">
        <w:rPr>
          <w:rFonts w:asciiTheme="minorHAnsi" w:hAnsiTheme="minorHAnsi" w:cstheme="minorHAnsi"/>
          <w:color w:val="0070C0"/>
          <w:sz w:val="20"/>
          <w:szCs w:val="20"/>
        </w:rPr>
        <w:t>CANCER PATHWAY MANAGEMENT</w:t>
      </w:r>
    </w:p>
    <w:p w14:paraId="254EA7AF" w14:textId="77777777" w:rsidR="00C01058" w:rsidRDefault="00C01058" w:rsidP="00C01058">
      <w:pPr>
        <w:pStyle w:val="Title"/>
        <w:jc w:val="left"/>
        <w:rPr>
          <w:rFonts w:asciiTheme="minorHAnsi" w:hAnsiTheme="minorHAnsi" w:cstheme="minorHAnsi"/>
          <w:color w:val="0070C0"/>
          <w:sz w:val="20"/>
          <w:szCs w:val="20"/>
        </w:rPr>
      </w:pPr>
    </w:p>
    <w:p w14:paraId="092B2461" w14:textId="7BACDA62" w:rsidR="00F00D42" w:rsidRPr="00C01058" w:rsidRDefault="00F00D42" w:rsidP="00C01058">
      <w:pPr>
        <w:pStyle w:val="Title"/>
        <w:jc w:val="left"/>
        <w:rPr>
          <w:rFonts w:asciiTheme="minorHAnsi" w:hAnsiTheme="minorHAnsi" w:cstheme="minorHAnsi"/>
          <w:color w:val="000000" w:themeColor="text1"/>
          <w:sz w:val="20"/>
          <w:szCs w:val="20"/>
        </w:rPr>
      </w:pPr>
      <w:r w:rsidRPr="00C01058">
        <w:rPr>
          <w:rFonts w:asciiTheme="minorHAnsi" w:hAnsiTheme="minorHAnsi" w:cstheme="minorHAnsi"/>
          <w:b w:val="0"/>
          <w:color w:val="000000" w:themeColor="text1"/>
          <w:sz w:val="20"/>
          <w:szCs w:val="20"/>
        </w:rPr>
        <w:t xml:space="preserve">The Trust Cancer Access Operational Policy, as an addendum to this policy, should be used for the management of all patients on cancer pathways. </w:t>
      </w:r>
      <w:hyperlink r:id="rId20" w:history="1">
        <w:r w:rsidR="00A5065C" w:rsidRPr="00C01058">
          <w:rPr>
            <w:rStyle w:val="Hyperlink"/>
            <w:rFonts w:asciiTheme="minorHAnsi" w:hAnsiTheme="minorHAnsi" w:cstheme="minorHAnsi"/>
            <w:color w:val="0070C0"/>
            <w:sz w:val="20"/>
            <w:szCs w:val="20"/>
            <w:u w:val="none"/>
          </w:rPr>
          <w:t>Cancer Access Operational Policy final.doc</w:t>
        </w:r>
      </w:hyperlink>
    </w:p>
    <w:p w14:paraId="0EB80D05" w14:textId="77777777" w:rsidR="00D24359" w:rsidRPr="004745FC" w:rsidRDefault="00D24359" w:rsidP="00C166D4">
      <w:pPr>
        <w:pStyle w:val="Default"/>
        <w:rPr>
          <w:rFonts w:asciiTheme="minorHAnsi" w:hAnsiTheme="minorHAnsi" w:cstheme="minorHAnsi"/>
          <w:b/>
          <w:bCs/>
          <w:color w:val="auto"/>
          <w:sz w:val="20"/>
          <w:szCs w:val="20"/>
        </w:rPr>
      </w:pPr>
    </w:p>
    <w:p w14:paraId="45D842FF" w14:textId="77777777" w:rsidR="00D24359" w:rsidRPr="004745FC" w:rsidRDefault="00D24359" w:rsidP="00C166D4">
      <w:pPr>
        <w:pStyle w:val="Default"/>
        <w:rPr>
          <w:rFonts w:asciiTheme="minorHAnsi" w:hAnsiTheme="minorHAnsi" w:cstheme="minorHAnsi"/>
          <w:b/>
          <w:bCs/>
          <w:color w:val="auto"/>
          <w:sz w:val="20"/>
          <w:szCs w:val="20"/>
        </w:rPr>
      </w:pPr>
    </w:p>
    <w:p w14:paraId="148F03BC" w14:textId="77777777" w:rsidR="00C833B3" w:rsidRPr="004745FC" w:rsidRDefault="00C833B3" w:rsidP="00C166D4">
      <w:pPr>
        <w:spacing w:after="0" w:line="240" w:lineRule="auto"/>
        <w:rPr>
          <w:rFonts w:asciiTheme="minorHAnsi" w:hAnsiTheme="minorHAnsi" w:cstheme="minorHAnsi"/>
          <w:b/>
          <w:bCs/>
          <w:color w:val="297FD5" w:themeColor="accent3"/>
          <w:sz w:val="20"/>
          <w:szCs w:val="20"/>
        </w:rPr>
      </w:pPr>
      <w:r w:rsidRPr="004745FC">
        <w:rPr>
          <w:rFonts w:asciiTheme="minorHAnsi" w:hAnsiTheme="minorHAnsi" w:cstheme="minorHAnsi"/>
          <w:sz w:val="20"/>
          <w:szCs w:val="20"/>
        </w:rPr>
        <w:br w:type="page"/>
      </w:r>
    </w:p>
    <w:p w14:paraId="4D8F07A2" w14:textId="77777777" w:rsidR="00D12443" w:rsidRDefault="00B26057" w:rsidP="00E81E3F">
      <w:pPr>
        <w:pStyle w:val="Heading1"/>
      </w:pPr>
      <w:r w:rsidRPr="004745FC">
        <w:t>Appendices</w:t>
      </w:r>
    </w:p>
    <w:p w14:paraId="660FF94A" w14:textId="77777777" w:rsidR="00C01058" w:rsidRDefault="00C01058" w:rsidP="00C01058">
      <w:pPr>
        <w:pStyle w:val="ListParagraph"/>
        <w:spacing w:after="0" w:line="240" w:lineRule="auto"/>
        <w:ind w:left="0"/>
        <w:contextualSpacing w:val="0"/>
        <w:rPr>
          <w:rFonts w:asciiTheme="minorHAnsi" w:hAnsiTheme="minorHAnsi" w:cstheme="minorHAnsi"/>
          <w:b/>
          <w:bCs/>
          <w:color w:val="0070C0"/>
          <w:sz w:val="20"/>
          <w:szCs w:val="20"/>
        </w:rPr>
      </w:pPr>
    </w:p>
    <w:p w14:paraId="03249E82" w14:textId="42B2F28E" w:rsidR="00CF18C7" w:rsidRDefault="00CF18C7" w:rsidP="00C01058">
      <w:pPr>
        <w:pStyle w:val="ListParagraph"/>
        <w:spacing w:after="0" w:line="240" w:lineRule="auto"/>
        <w:ind w:left="0"/>
        <w:contextualSpacing w:val="0"/>
        <w:rPr>
          <w:rFonts w:asciiTheme="minorHAnsi" w:hAnsiTheme="minorHAnsi" w:cstheme="minorHAnsi"/>
          <w:b/>
          <w:bCs/>
          <w:color w:val="0070C0"/>
          <w:sz w:val="20"/>
          <w:szCs w:val="20"/>
          <w:lang w:eastAsia="en-GB"/>
        </w:rPr>
      </w:pPr>
      <w:r w:rsidRPr="004745FC">
        <w:rPr>
          <w:rFonts w:asciiTheme="minorHAnsi" w:hAnsiTheme="minorHAnsi" w:cstheme="minorHAnsi"/>
          <w:b/>
          <w:bCs/>
          <w:color w:val="0070C0"/>
          <w:sz w:val="20"/>
          <w:szCs w:val="20"/>
        </w:rPr>
        <w:t>Appendix 1</w:t>
      </w:r>
      <w:bookmarkStart w:id="3" w:name="Appendix5"/>
      <w:r w:rsidRPr="004745FC">
        <w:rPr>
          <w:rFonts w:asciiTheme="minorHAnsi" w:hAnsiTheme="minorHAnsi" w:cstheme="minorHAnsi"/>
          <w:b/>
          <w:bCs/>
          <w:color w:val="0070C0"/>
          <w:sz w:val="20"/>
          <w:szCs w:val="20"/>
        </w:rPr>
        <w:t xml:space="preserve"> - </w:t>
      </w:r>
      <w:r w:rsidRPr="004745FC">
        <w:rPr>
          <w:rFonts w:asciiTheme="minorHAnsi" w:hAnsiTheme="minorHAnsi" w:cstheme="minorHAnsi"/>
          <w:b/>
          <w:bCs/>
          <w:color w:val="0070C0"/>
          <w:sz w:val="20"/>
          <w:szCs w:val="20"/>
          <w:lang w:eastAsia="en-GB"/>
        </w:rPr>
        <w:t>Glossary of terms</w:t>
      </w:r>
    </w:p>
    <w:p w14:paraId="399FE4EB" w14:textId="77777777" w:rsidR="00C01058" w:rsidRPr="004745FC" w:rsidRDefault="00C01058" w:rsidP="00C01058">
      <w:pPr>
        <w:pStyle w:val="ListParagraph"/>
        <w:spacing w:after="0" w:line="240" w:lineRule="auto"/>
        <w:ind w:left="0"/>
        <w:contextualSpacing w:val="0"/>
        <w:rPr>
          <w:rFonts w:asciiTheme="minorHAnsi" w:hAnsiTheme="minorHAnsi" w:cstheme="minorHAnsi"/>
          <w:b/>
          <w:bCs/>
          <w:color w:val="0070C0"/>
          <w:sz w:val="20"/>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3"/>
        <w:gridCol w:w="7470"/>
      </w:tblGrid>
      <w:tr w:rsidR="00CF18C7" w:rsidRPr="004745FC" w14:paraId="1672D160" w14:textId="77777777" w:rsidTr="00A77CA5">
        <w:tc>
          <w:tcPr>
            <w:tcW w:w="2453" w:type="dxa"/>
            <w:vAlign w:val="center"/>
          </w:tcPr>
          <w:p w14:paraId="2EE18DBC"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Active monitoring</w:t>
            </w:r>
          </w:p>
        </w:tc>
        <w:tc>
          <w:tcPr>
            <w:tcW w:w="7470" w:type="dxa"/>
            <w:vAlign w:val="center"/>
          </w:tcPr>
          <w:p w14:paraId="41665D3D"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A waiting time clock may be stopped where it is clinically appropriate to start a period of monitoring in secondary care without clinical intervention or diagnostic procedures being undertaken. </w:t>
            </w:r>
          </w:p>
          <w:p w14:paraId="1E073B18"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5B1CAF98" w14:textId="77777777" w:rsidTr="00A77CA5">
        <w:tc>
          <w:tcPr>
            <w:tcW w:w="2453" w:type="dxa"/>
            <w:vAlign w:val="center"/>
          </w:tcPr>
          <w:p w14:paraId="4DD7188E"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Active waiting list</w:t>
            </w:r>
          </w:p>
        </w:tc>
        <w:tc>
          <w:tcPr>
            <w:tcW w:w="7470" w:type="dxa"/>
            <w:vAlign w:val="center"/>
          </w:tcPr>
          <w:p w14:paraId="06ABE6D2"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Patients awaiting elective admission who are currently available i.e. fit, able and ready, to be called for admission.</w:t>
            </w:r>
          </w:p>
          <w:p w14:paraId="4FD5E0C4"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7E181DFE" w14:textId="77777777" w:rsidTr="00A77CA5">
        <w:tc>
          <w:tcPr>
            <w:tcW w:w="2453" w:type="dxa"/>
            <w:vAlign w:val="center"/>
          </w:tcPr>
          <w:p w14:paraId="768945BD"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Booked waiting list patients</w:t>
            </w:r>
          </w:p>
        </w:tc>
        <w:tc>
          <w:tcPr>
            <w:tcW w:w="7470" w:type="dxa"/>
            <w:vAlign w:val="center"/>
          </w:tcPr>
          <w:p w14:paraId="476910DE"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Patients whose length of wait for admission is primarily determined by available resources.</w:t>
            </w:r>
          </w:p>
          <w:p w14:paraId="0B45569B"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6117DF39" w14:textId="77777777" w:rsidTr="00A77CA5">
        <w:tc>
          <w:tcPr>
            <w:tcW w:w="2453" w:type="dxa"/>
            <w:vAlign w:val="center"/>
          </w:tcPr>
          <w:p w14:paraId="10E10D9A"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Day cases</w:t>
            </w:r>
          </w:p>
        </w:tc>
        <w:tc>
          <w:tcPr>
            <w:tcW w:w="7470" w:type="dxa"/>
            <w:vAlign w:val="center"/>
          </w:tcPr>
          <w:p w14:paraId="5A8AABE0"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Patients who require admission to the hospital for treatment and will need the use of a bed but who are not intended to stay in hospital overnight.</w:t>
            </w:r>
          </w:p>
          <w:p w14:paraId="24D38166"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03568ABF" w14:textId="77777777" w:rsidTr="00A77CA5">
        <w:tc>
          <w:tcPr>
            <w:tcW w:w="2453" w:type="dxa"/>
            <w:vAlign w:val="center"/>
          </w:tcPr>
          <w:p w14:paraId="6BDB7E3F"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DNA (did not attend)</w:t>
            </w:r>
          </w:p>
        </w:tc>
        <w:tc>
          <w:tcPr>
            <w:tcW w:w="7470" w:type="dxa"/>
            <w:vAlign w:val="center"/>
          </w:tcPr>
          <w:p w14:paraId="6A29FAB4"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Patients who have been informed of their appointment or admission date and fails to attend without giving the hospital prior notice.</w:t>
            </w:r>
          </w:p>
          <w:p w14:paraId="5E873058"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79032277" w14:textId="77777777" w:rsidTr="00A77CA5">
        <w:tc>
          <w:tcPr>
            <w:tcW w:w="2453" w:type="dxa"/>
            <w:vAlign w:val="center"/>
          </w:tcPr>
          <w:p w14:paraId="2A156EA5"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EPR</w:t>
            </w:r>
          </w:p>
        </w:tc>
        <w:tc>
          <w:tcPr>
            <w:tcW w:w="7470" w:type="dxa"/>
            <w:vAlign w:val="center"/>
          </w:tcPr>
          <w:p w14:paraId="4351F87B"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Electronic Patient Record.</w:t>
            </w:r>
          </w:p>
          <w:p w14:paraId="13427EB2"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271CA03D" w14:textId="77777777" w:rsidTr="00A77CA5">
        <w:tc>
          <w:tcPr>
            <w:tcW w:w="2453" w:type="dxa"/>
            <w:vAlign w:val="center"/>
          </w:tcPr>
          <w:p w14:paraId="084E2B17"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E-Referral Service</w:t>
            </w:r>
          </w:p>
        </w:tc>
        <w:tc>
          <w:tcPr>
            <w:tcW w:w="7470" w:type="dxa"/>
            <w:vAlign w:val="center"/>
          </w:tcPr>
          <w:p w14:paraId="01F8027A"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The E-Referral Service (formerly Choose &amp; Book) is a service offered to patients from a GP referral where they can electronically choose the service they would like to attend book an appointment into that service.</w:t>
            </w:r>
          </w:p>
          <w:p w14:paraId="39D7CE93"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047B1191" w14:textId="77777777" w:rsidTr="00A77CA5">
        <w:tc>
          <w:tcPr>
            <w:tcW w:w="2453" w:type="dxa"/>
            <w:vAlign w:val="center"/>
          </w:tcPr>
          <w:p w14:paraId="103C1EE7"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Inpatients</w:t>
            </w:r>
          </w:p>
        </w:tc>
        <w:tc>
          <w:tcPr>
            <w:tcW w:w="7470" w:type="dxa"/>
            <w:vAlign w:val="center"/>
          </w:tcPr>
          <w:p w14:paraId="3089344E"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Patients who require admission to the hospital for treatment and are intended to remain in hospital for at least one night.</w:t>
            </w:r>
          </w:p>
          <w:p w14:paraId="6D7A361E"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421D47C6" w14:textId="77777777" w:rsidTr="00A77CA5">
        <w:tc>
          <w:tcPr>
            <w:tcW w:w="2453" w:type="dxa"/>
            <w:vAlign w:val="center"/>
          </w:tcPr>
          <w:p w14:paraId="005D941D"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MDM</w:t>
            </w:r>
          </w:p>
        </w:tc>
        <w:tc>
          <w:tcPr>
            <w:tcW w:w="7470" w:type="dxa"/>
            <w:vAlign w:val="center"/>
          </w:tcPr>
          <w:p w14:paraId="4798088D"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Multi-Disciplinary Meeting</w:t>
            </w:r>
          </w:p>
          <w:p w14:paraId="2107C500"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6CBA15FC" w14:textId="77777777" w:rsidTr="00A77CA5">
        <w:tc>
          <w:tcPr>
            <w:tcW w:w="2453" w:type="dxa"/>
            <w:vAlign w:val="center"/>
          </w:tcPr>
          <w:p w14:paraId="785756AF"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MDT</w:t>
            </w:r>
          </w:p>
        </w:tc>
        <w:tc>
          <w:tcPr>
            <w:tcW w:w="7470" w:type="dxa"/>
            <w:vAlign w:val="center"/>
          </w:tcPr>
          <w:p w14:paraId="6C09E457"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Multi-Disciplinary Team</w:t>
            </w:r>
          </w:p>
          <w:p w14:paraId="49A57D05"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2B435D32" w14:textId="77777777" w:rsidTr="00A77CA5">
        <w:tc>
          <w:tcPr>
            <w:tcW w:w="2453" w:type="dxa"/>
            <w:vAlign w:val="center"/>
          </w:tcPr>
          <w:p w14:paraId="39EA5756"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PiMS</w:t>
            </w:r>
          </w:p>
        </w:tc>
        <w:tc>
          <w:tcPr>
            <w:tcW w:w="7470" w:type="dxa"/>
            <w:vAlign w:val="center"/>
          </w:tcPr>
          <w:p w14:paraId="092138A6"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 information management system – the Trust’s system for recording patient activity.</w:t>
            </w:r>
          </w:p>
          <w:p w14:paraId="6E256292"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6E0DF92C" w14:textId="77777777" w:rsidTr="00A77CA5">
        <w:tc>
          <w:tcPr>
            <w:tcW w:w="2453" w:type="dxa"/>
            <w:vAlign w:val="center"/>
          </w:tcPr>
          <w:p w14:paraId="146923C2"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PTL</w:t>
            </w:r>
          </w:p>
        </w:tc>
        <w:tc>
          <w:tcPr>
            <w:tcW w:w="7470" w:type="dxa"/>
            <w:vAlign w:val="center"/>
          </w:tcPr>
          <w:p w14:paraId="208D76A9" w14:textId="77777777" w:rsidR="00CF18C7" w:rsidRPr="004745FC" w:rsidRDefault="00CF18C7" w:rsidP="00C166D4">
            <w:pPr>
              <w:spacing w:after="0" w:line="240" w:lineRule="auto"/>
              <w:ind w:left="72"/>
              <w:rPr>
                <w:rFonts w:asciiTheme="minorHAnsi" w:hAnsiTheme="minorHAnsi" w:cstheme="minorHAnsi"/>
                <w:sz w:val="20"/>
                <w:szCs w:val="20"/>
                <w:lang w:eastAsia="en-GB"/>
              </w:rPr>
            </w:pPr>
            <w:r w:rsidRPr="004745FC">
              <w:rPr>
                <w:rFonts w:asciiTheme="minorHAnsi" w:hAnsiTheme="minorHAnsi" w:cstheme="minorHAnsi"/>
                <w:sz w:val="20"/>
                <w:szCs w:val="20"/>
                <w:lang w:eastAsia="en-GB"/>
              </w:rPr>
              <w:t>Patient Tracking List or Patient Treatment List</w:t>
            </w:r>
          </w:p>
        </w:tc>
      </w:tr>
      <w:tr w:rsidR="00CF18C7" w:rsidRPr="004745FC" w14:paraId="6CD9B2C6" w14:textId="77777777" w:rsidTr="00A77CA5">
        <w:tc>
          <w:tcPr>
            <w:tcW w:w="2453" w:type="dxa"/>
            <w:vAlign w:val="center"/>
          </w:tcPr>
          <w:p w14:paraId="291D0DA3"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RTT (referral to treatment time)</w:t>
            </w:r>
          </w:p>
        </w:tc>
        <w:tc>
          <w:tcPr>
            <w:tcW w:w="7470" w:type="dxa"/>
            <w:vAlign w:val="center"/>
          </w:tcPr>
          <w:p w14:paraId="303795B7" w14:textId="0150B726"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The time from the point that an </w:t>
            </w:r>
            <w:r w:rsidR="00C01058" w:rsidRPr="004745FC">
              <w:rPr>
                <w:rFonts w:asciiTheme="minorHAnsi" w:hAnsiTheme="minorHAnsi" w:cstheme="minorHAnsi"/>
                <w:sz w:val="20"/>
                <w:szCs w:val="20"/>
                <w:lang w:eastAsia="en-GB"/>
              </w:rPr>
              <w:t>18-week</w:t>
            </w:r>
            <w:r w:rsidRPr="004745FC">
              <w:rPr>
                <w:rFonts w:asciiTheme="minorHAnsi" w:hAnsiTheme="minorHAnsi" w:cstheme="minorHAnsi"/>
                <w:sz w:val="20"/>
                <w:szCs w:val="20"/>
                <w:lang w:eastAsia="en-GB"/>
              </w:rPr>
              <w:t xml:space="preserve"> clock starts to the start of definitive treatment.</w:t>
            </w:r>
          </w:p>
          <w:p w14:paraId="5AA0FB68"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2299B333" w14:textId="77777777" w:rsidTr="00A77CA5">
        <w:tc>
          <w:tcPr>
            <w:tcW w:w="2453" w:type="dxa"/>
            <w:vAlign w:val="center"/>
          </w:tcPr>
          <w:p w14:paraId="76AC48A4"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TCI Date</w:t>
            </w:r>
          </w:p>
        </w:tc>
        <w:tc>
          <w:tcPr>
            <w:tcW w:w="7470" w:type="dxa"/>
            <w:vAlign w:val="center"/>
          </w:tcPr>
          <w:p w14:paraId="535BE60C"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Booked date for a patient admission (To Come In)</w:t>
            </w:r>
          </w:p>
          <w:p w14:paraId="4A6BBF60"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194AC6F9" w14:textId="77777777" w:rsidTr="00A77CA5">
        <w:tc>
          <w:tcPr>
            <w:tcW w:w="2453" w:type="dxa"/>
            <w:vAlign w:val="center"/>
          </w:tcPr>
          <w:p w14:paraId="7D7C5F86"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Root Cause Analysis (RCA)</w:t>
            </w:r>
          </w:p>
        </w:tc>
        <w:tc>
          <w:tcPr>
            <w:tcW w:w="7470" w:type="dxa"/>
            <w:vAlign w:val="center"/>
          </w:tcPr>
          <w:p w14:paraId="02D6B43D" w14:textId="77777777"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 xml:space="preserve">A Root Cause Analysis should be completed for patients that have breached </w:t>
            </w:r>
            <w:r w:rsidR="00C01058" w:rsidRPr="004745FC">
              <w:rPr>
                <w:rFonts w:asciiTheme="minorHAnsi" w:hAnsiTheme="minorHAnsi" w:cstheme="minorHAnsi"/>
                <w:sz w:val="20"/>
                <w:szCs w:val="20"/>
                <w:lang w:eastAsia="en-GB"/>
              </w:rPr>
              <w:t>52-week</w:t>
            </w:r>
            <w:r w:rsidRPr="004745FC">
              <w:rPr>
                <w:rFonts w:asciiTheme="minorHAnsi" w:hAnsiTheme="minorHAnsi" w:cstheme="minorHAnsi"/>
                <w:sz w:val="20"/>
                <w:szCs w:val="20"/>
                <w:lang w:eastAsia="en-GB"/>
              </w:rPr>
              <w:t xml:space="preserve"> milestone and reviewed by the Medical Director (or his deputy) once complete.</w:t>
            </w:r>
          </w:p>
          <w:p w14:paraId="27699A22" w14:textId="00B4591A"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r w:rsidR="00CF18C7" w:rsidRPr="004745FC" w14:paraId="310AC97B" w14:textId="77777777" w:rsidTr="00A77CA5">
        <w:tc>
          <w:tcPr>
            <w:tcW w:w="2453" w:type="dxa"/>
            <w:vAlign w:val="center"/>
          </w:tcPr>
          <w:p w14:paraId="64BFEFE8" w14:textId="77777777" w:rsidR="00CF18C7" w:rsidRPr="00C01058" w:rsidRDefault="00CF18C7" w:rsidP="00C166D4">
            <w:pPr>
              <w:autoSpaceDE w:val="0"/>
              <w:autoSpaceDN w:val="0"/>
              <w:adjustRightInd w:val="0"/>
              <w:spacing w:after="0" w:line="240" w:lineRule="auto"/>
              <w:rPr>
                <w:rFonts w:asciiTheme="minorHAnsi" w:hAnsiTheme="minorHAnsi" w:cstheme="minorHAnsi"/>
                <w:b/>
                <w:bCs/>
                <w:sz w:val="20"/>
                <w:szCs w:val="20"/>
                <w:lang w:eastAsia="en-GB"/>
              </w:rPr>
            </w:pPr>
            <w:r w:rsidRPr="00C01058">
              <w:rPr>
                <w:rFonts w:asciiTheme="minorHAnsi" w:hAnsiTheme="minorHAnsi" w:cstheme="minorHAnsi"/>
                <w:b/>
                <w:bCs/>
                <w:sz w:val="20"/>
                <w:szCs w:val="20"/>
                <w:lang w:eastAsia="en-GB"/>
              </w:rPr>
              <w:t>TAL</w:t>
            </w:r>
          </w:p>
        </w:tc>
        <w:tc>
          <w:tcPr>
            <w:tcW w:w="7470" w:type="dxa"/>
            <w:vAlign w:val="center"/>
          </w:tcPr>
          <w:p w14:paraId="36C25CFE" w14:textId="2B75B5C9" w:rsidR="00CF18C7" w:rsidRDefault="00CF18C7" w:rsidP="00C166D4">
            <w:pPr>
              <w:autoSpaceDE w:val="0"/>
              <w:autoSpaceDN w:val="0"/>
              <w:adjustRightInd w:val="0"/>
              <w:spacing w:after="0" w:line="240" w:lineRule="auto"/>
              <w:rPr>
                <w:rFonts w:asciiTheme="minorHAnsi" w:hAnsiTheme="minorHAnsi" w:cstheme="minorHAnsi"/>
                <w:sz w:val="20"/>
                <w:szCs w:val="20"/>
                <w:lang w:eastAsia="en-GB"/>
              </w:rPr>
            </w:pPr>
            <w:r w:rsidRPr="004745FC">
              <w:rPr>
                <w:rFonts w:asciiTheme="minorHAnsi" w:hAnsiTheme="minorHAnsi" w:cstheme="minorHAnsi"/>
                <w:sz w:val="20"/>
                <w:szCs w:val="20"/>
                <w:lang w:eastAsia="en-GB"/>
              </w:rPr>
              <w:t>Telephone appointments line (e</w:t>
            </w:r>
            <w:r w:rsidR="00636043">
              <w:rPr>
                <w:rFonts w:asciiTheme="minorHAnsi" w:hAnsiTheme="minorHAnsi" w:cstheme="minorHAnsi"/>
                <w:sz w:val="20"/>
                <w:szCs w:val="20"/>
                <w:lang w:eastAsia="en-GB"/>
              </w:rPr>
              <w:t>-</w:t>
            </w:r>
            <w:r w:rsidRPr="004745FC">
              <w:rPr>
                <w:rFonts w:asciiTheme="minorHAnsi" w:hAnsiTheme="minorHAnsi" w:cstheme="minorHAnsi"/>
                <w:sz w:val="20"/>
                <w:szCs w:val="20"/>
                <w:lang w:eastAsia="en-GB"/>
              </w:rPr>
              <w:t>SR)</w:t>
            </w:r>
          </w:p>
          <w:p w14:paraId="326392FD" w14:textId="77777777" w:rsidR="00C01058" w:rsidRPr="004745FC" w:rsidRDefault="00C01058" w:rsidP="00C166D4">
            <w:pPr>
              <w:autoSpaceDE w:val="0"/>
              <w:autoSpaceDN w:val="0"/>
              <w:adjustRightInd w:val="0"/>
              <w:spacing w:after="0" w:line="240" w:lineRule="auto"/>
              <w:rPr>
                <w:rFonts w:asciiTheme="minorHAnsi" w:hAnsiTheme="minorHAnsi" w:cstheme="minorHAnsi"/>
                <w:sz w:val="20"/>
                <w:szCs w:val="20"/>
                <w:lang w:eastAsia="en-GB"/>
              </w:rPr>
            </w:pPr>
          </w:p>
        </w:tc>
      </w:tr>
    </w:tbl>
    <w:p w14:paraId="05E037CC" w14:textId="77777777" w:rsidR="00CF18C7" w:rsidRPr="004745FC" w:rsidRDefault="00CF18C7" w:rsidP="00C166D4">
      <w:pPr>
        <w:keepNext/>
        <w:keepLines/>
        <w:spacing w:after="0" w:line="240" w:lineRule="auto"/>
        <w:outlineLvl w:val="0"/>
        <w:rPr>
          <w:rFonts w:asciiTheme="minorHAnsi" w:hAnsiTheme="minorHAnsi" w:cstheme="minorHAnsi"/>
          <w:b/>
          <w:bCs/>
          <w:sz w:val="20"/>
          <w:szCs w:val="20"/>
        </w:rPr>
      </w:pPr>
      <w:r w:rsidRPr="004745FC">
        <w:rPr>
          <w:rFonts w:asciiTheme="minorHAnsi" w:hAnsiTheme="minorHAnsi" w:cstheme="minorHAnsi"/>
          <w:b/>
          <w:bCs/>
          <w:sz w:val="20"/>
          <w:szCs w:val="20"/>
        </w:rPr>
        <w:br w:type="page"/>
      </w:r>
      <w:bookmarkEnd w:id="3"/>
      <w:r w:rsidRPr="004745FC">
        <w:rPr>
          <w:rFonts w:asciiTheme="minorHAnsi" w:hAnsiTheme="minorHAnsi" w:cstheme="minorHAnsi"/>
          <w:b/>
          <w:bCs/>
          <w:color w:val="0070C0"/>
          <w:sz w:val="20"/>
          <w:szCs w:val="20"/>
        </w:rPr>
        <w:t>Appendix 2 - Equality impact assessment</w:t>
      </w:r>
    </w:p>
    <w:p w14:paraId="05C944DC" w14:textId="77777777" w:rsidR="00CF18C7" w:rsidRPr="004745FC" w:rsidRDefault="00CF18C7" w:rsidP="00C166D4">
      <w:pPr>
        <w:spacing w:after="0" w:line="240" w:lineRule="auto"/>
        <w:ind w:firstLine="720"/>
        <w:rPr>
          <w:rFonts w:asciiTheme="minorHAnsi" w:hAnsiTheme="minorHAnsi" w:cstheme="minorHAnsi"/>
          <w:b/>
          <w:sz w:val="20"/>
          <w:szCs w:val="20"/>
        </w:rPr>
      </w:pPr>
      <w:bookmarkStart w:id="4" w:name="_Toc264445968"/>
      <w:bookmarkStart w:id="5" w:name="_Toc264535804"/>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1701"/>
        <w:gridCol w:w="1984"/>
        <w:gridCol w:w="1418"/>
        <w:gridCol w:w="1701"/>
      </w:tblGrid>
      <w:tr w:rsidR="00CF18C7" w:rsidRPr="004745FC" w14:paraId="75DE4453" w14:textId="77777777" w:rsidTr="005A0061">
        <w:trPr>
          <w:trHeight w:val="1300"/>
        </w:trPr>
        <w:tc>
          <w:tcPr>
            <w:tcW w:w="2694" w:type="dxa"/>
            <w:vAlign w:val="center"/>
          </w:tcPr>
          <w:p w14:paraId="156364CC"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Service/Function/</w:t>
            </w:r>
          </w:p>
          <w:p w14:paraId="211E946B"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Policy</w:t>
            </w:r>
          </w:p>
        </w:tc>
        <w:tc>
          <w:tcPr>
            <w:tcW w:w="1701" w:type="dxa"/>
            <w:vAlign w:val="center"/>
          </w:tcPr>
          <w:p w14:paraId="2D308A17"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Directorate / Department</w:t>
            </w:r>
          </w:p>
        </w:tc>
        <w:tc>
          <w:tcPr>
            <w:tcW w:w="1984" w:type="dxa"/>
            <w:vAlign w:val="center"/>
          </w:tcPr>
          <w:p w14:paraId="3A2E5731"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Assessor(s)</w:t>
            </w:r>
          </w:p>
        </w:tc>
        <w:tc>
          <w:tcPr>
            <w:tcW w:w="1418" w:type="dxa"/>
            <w:vAlign w:val="center"/>
          </w:tcPr>
          <w:p w14:paraId="1ED3CD8B"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New or Existing Service or Policy?</w:t>
            </w:r>
          </w:p>
        </w:tc>
        <w:tc>
          <w:tcPr>
            <w:tcW w:w="1701" w:type="dxa"/>
            <w:vAlign w:val="center"/>
          </w:tcPr>
          <w:p w14:paraId="3E80FFB3"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Date of Assessment</w:t>
            </w:r>
          </w:p>
        </w:tc>
      </w:tr>
      <w:tr w:rsidR="00CF18C7" w:rsidRPr="004745FC" w14:paraId="2E93ED58" w14:textId="77777777" w:rsidTr="005A0061">
        <w:trPr>
          <w:trHeight w:val="262"/>
        </w:trPr>
        <w:tc>
          <w:tcPr>
            <w:tcW w:w="2694" w:type="dxa"/>
            <w:vAlign w:val="center"/>
          </w:tcPr>
          <w:p w14:paraId="6AF01D3C"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SEL Elective Access Policy </w:t>
            </w:r>
          </w:p>
        </w:tc>
        <w:tc>
          <w:tcPr>
            <w:tcW w:w="1701" w:type="dxa"/>
            <w:vAlign w:val="center"/>
          </w:tcPr>
          <w:p w14:paraId="189E7505"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Operations</w:t>
            </w:r>
          </w:p>
        </w:tc>
        <w:tc>
          <w:tcPr>
            <w:tcW w:w="1984" w:type="dxa"/>
            <w:vAlign w:val="center"/>
          </w:tcPr>
          <w:p w14:paraId="11FBFBCA"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Chief Operating Officer &amp; Medical Director</w:t>
            </w:r>
          </w:p>
        </w:tc>
        <w:tc>
          <w:tcPr>
            <w:tcW w:w="1418" w:type="dxa"/>
            <w:vAlign w:val="center"/>
          </w:tcPr>
          <w:p w14:paraId="0AF725FD"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New</w:t>
            </w:r>
          </w:p>
        </w:tc>
        <w:tc>
          <w:tcPr>
            <w:tcW w:w="1701" w:type="dxa"/>
            <w:vAlign w:val="center"/>
          </w:tcPr>
          <w:p w14:paraId="467917D4" w14:textId="55A2BF20" w:rsidR="00CF18C7" w:rsidRPr="004745FC" w:rsidRDefault="001B455A"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November </w:t>
            </w:r>
            <w:r w:rsidR="00CF18C7" w:rsidRPr="004745FC">
              <w:rPr>
                <w:rFonts w:asciiTheme="minorHAnsi" w:hAnsiTheme="minorHAnsi" w:cstheme="minorHAnsi"/>
                <w:sz w:val="20"/>
                <w:szCs w:val="20"/>
              </w:rPr>
              <w:t>2022</w:t>
            </w:r>
          </w:p>
        </w:tc>
      </w:tr>
      <w:tr w:rsidR="00CF18C7" w:rsidRPr="004745FC" w14:paraId="66FCE32A" w14:textId="77777777" w:rsidTr="005A0061">
        <w:tc>
          <w:tcPr>
            <w:tcW w:w="9498" w:type="dxa"/>
            <w:gridSpan w:val="5"/>
            <w:vAlign w:val="center"/>
          </w:tcPr>
          <w:p w14:paraId="2B60AF59" w14:textId="77777777" w:rsidR="00C01058" w:rsidRPr="00C01058" w:rsidRDefault="00CF18C7" w:rsidP="00C166D4">
            <w:pPr>
              <w:pStyle w:val="Heading5"/>
              <w:spacing w:before="0" w:line="240" w:lineRule="auto"/>
              <w:rPr>
                <w:rFonts w:asciiTheme="minorHAnsi" w:hAnsiTheme="minorHAnsi" w:cstheme="minorHAnsi"/>
                <w:b/>
                <w:bCs/>
                <w:iCs/>
                <w:color w:val="auto"/>
                <w:lang w:eastAsia="en-US"/>
              </w:rPr>
            </w:pPr>
            <w:r w:rsidRPr="00C01058">
              <w:rPr>
                <w:rFonts w:asciiTheme="minorHAnsi" w:hAnsiTheme="minorHAnsi" w:cstheme="minorHAnsi"/>
                <w:b/>
                <w:color w:val="auto"/>
              </w:rPr>
              <w:t>Who is responsible for this policy?</w:t>
            </w:r>
            <w:r w:rsidR="00CB5496" w:rsidRPr="00C01058">
              <w:rPr>
                <w:rFonts w:asciiTheme="minorHAnsi" w:hAnsiTheme="minorHAnsi" w:cstheme="minorHAnsi"/>
                <w:b/>
                <w:bCs/>
                <w:iCs/>
                <w:color w:val="auto"/>
                <w:lang w:eastAsia="en-US"/>
              </w:rPr>
              <w:t xml:space="preserve"> </w:t>
            </w:r>
          </w:p>
          <w:p w14:paraId="2CBB0286" w14:textId="77777777" w:rsidR="00C01058" w:rsidRPr="00C01058" w:rsidRDefault="00CB5496" w:rsidP="00C166D4">
            <w:pPr>
              <w:pStyle w:val="Heading5"/>
              <w:spacing w:before="0" w:line="240" w:lineRule="auto"/>
              <w:rPr>
                <w:rFonts w:asciiTheme="minorHAnsi" w:hAnsiTheme="minorHAnsi" w:cstheme="minorHAnsi"/>
                <w:iCs/>
                <w:color w:val="auto"/>
                <w:lang w:eastAsia="en-US"/>
              </w:rPr>
            </w:pPr>
            <w:r w:rsidRPr="00C01058">
              <w:rPr>
                <w:rFonts w:asciiTheme="minorHAnsi" w:hAnsiTheme="minorHAnsi" w:cstheme="minorHAnsi"/>
                <w:iCs/>
                <w:color w:val="auto"/>
                <w:lang w:eastAsia="en-US"/>
              </w:rPr>
              <w:t>KCH Executives</w:t>
            </w:r>
          </w:p>
          <w:p w14:paraId="52157CED" w14:textId="77777777" w:rsidR="00C01058" w:rsidRPr="00C01058" w:rsidRDefault="00CB5496" w:rsidP="00C166D4">
            <w:pPr>
              <w:pStyle w:val="Heading5"/>
              <w:spacing w:before="0" w:line="240" w:lineRule="auto"/>
              <w:rPr>
                <w:rFonts w:asciiTheme="minorHAnsi" w:hAnsiTheme="minorHAnsi" w:cstheme="minorHAnsi"/>
                <w:iCs/>
                <w:color w:val="auto"/>
                <w:lang w:eastAsia="en-US"/>
              </w:rPr>
            </w:pPr>
            <w:r w:rsidRPr="00C01058">
              <w:rPr>
                <w:rFonts w:asciiTheme="minorHAnsi" w:hAnsiTheme="minorHAnsi" w:cstheme="minorHAnsi"/>
                <w:iCs/>
                <w:color w:val="auto"/>
                <w:lang w:eastAsia="en-US"/>
              </w:rPr>
              <w:t>GSTT Executives</w:t>
            </w:r>
          </w:p>
          <w:p w14:paraId="2CEC8EC6" w14:textId="77777777" w:rsidR="00C01058" w:rsidRPr="00C01058" w:rsidRDefault="00CB5496" w:rsidP="00C166D4">
            <w:pPr>
              <w:pStyle w:val="Heading5"/>
              <w:spacing w:before="0" w:line="240" w:lineRule="auto"/>
              <w:rPr>
                <w:rFonts w:asciiTheme="minorHAnsi" w:hAnsiTheme="minorHAnsi" w:cstheme="minorHAnsi"/>
                <w:iCs/>
                <w:color w:val="auto"/>
                <w:lang w:eastAsia="en-US"/>
              </w:rPr>
            </w:pPr>
            <w:r w:rsidRPr="00C01058">
              <w:rPr>
                <w:rFonts w:asciiTheme="minorHAnsi" w:hAnsiTheme="minorHAnsi" w:cstheme="minorHAnsi"/>
                <w:iCs/>
                <w:color w:val="auto"/>
                <w:lang w:eastAsia="en-US"/>
              </w:rPr>
              <w:t>LGT Executives</w:t>
            </w:r>
          </w:p>
          <w:p w14:paraId="1122E96A" w14:textId="77777777" w:rsidR="00C01058" w:rsidRPr="00C01058" w:rsidRDefault="00CB5496" w:rsidP="00C166D4">
            <w:pPr>
              <w:pStyle w:val="Heading5"/>
              <w:spacing w:before="0" w:line="240" w:lineRule="auto"/>
              <w:rPr>
                <w:rFonts w:asciiTheme="minorHAnsi" w:hAnsiTheme="minorHAnsi" w:cstheme="minorHAnsi"/>
                <w:iCs/>
                <w:color w:val="auto"/>
                <w:lang w:eastAsia="en-US"/>
              </w:rPr>
            </w:pPr>
            <w:r w:rsidRPr="00C01058">
              <w:rPr>
                <w:rFonts w:asciiTheme="minorHAnsi" w:hAnsiTheme="minorHAnsi" w:cstheme="minorHAnsi"/>
                <w:iCs/>
                <w:color w:val="auto"/>
                <w:lang w:eastAsia="en-US"/>
              </w:rPr>
              <w:t>Fiona Howgego</w:t>
            </w:r>
            <w:r w:rsidR="00C01058" w:rsidRPr="00C01058">
              <w:rPr>
                <w:rFonts w:asciiTheme="minorHAnsi" w:hAnsiTheme="minorHAnsi" w:cstheme="minorHAnsi"/>
                <w:iCs/>
                <w:color w:val="auto"/>
                <w:lang w:eastAsia="en-US"/>
              </w:rPr>
              <w:t xml:space="preserve"> - </w:t>
            </w:r>
            <w:r w:rsidRPr="00C01058">
              <w:rPr>
                <w:rFonts w:asciiTheme="minorHAnsi" w:hAnsiTheme="minorHAnsi" w:cstheme="minorHAnsi"/>
                <w:iCs/>
                <w:color w:val="auto"/>
                <w:lang w:eastAsia="en-US"/>
              </w:rPr>
              <w:t>Managing Director</w:t>
            </w:r>
          </w:p>
          <w:p w14:paraId="7CAE2199" w14:textId="77777777" w:rsidR="00C01058" w:rsidRPr="00C01058" w:rsidRDefault="00CB5496" w:rsidP="00C166D4">
            <w:pPr>
              <w:pStyle w:val="Heading5"/>
              <w:spacing w:before="0" w:line="240" w:lineRule="auto"/>
              <w:rPr>
                <w:rFonts w:asciiTheme="minorHAnsi" w:hAnsiTheme="minorHAnsi" w:cstheme="minorHAnsi"/>
                <w:iCs/>
                <w:color w:val="auto"/>
                <w:lang w:eastAsia="en-US"/>
              </w:rPr>
            </w:pPr>
            <w:r w:rsidRPr="00C01058">
              <w:rPr>
                <w:rFonts w:asciiTheme="minorHAnsi" w:hAnsiTheme="minorHAnsi" w:cstheme="minorHAnsi"/>
                <w:iCs/>
                <w:color w:val="auto"/>
                <w:lang w:eastAsia="en-US"/>
              </w:rPr>
              <w:t>SEL Acute Provider Collaborative</w:t>
            </w:r>
          </w:p>
          <w:p w14:paraId="32D197E3" w14:textId="77777777" w:rsidR="00C01058" w:rsidRPr="00C01058" w:rsidRDefault="00CB5496" w:rsidP="00C166D4">
            <w:pPr>
              <w:pStyle w:val="Heading5"/>
              <w:spacing w:before="0" w:line="240" w:lineRule="auto"/>
              <w:rPr>
                <w:rFonts w:asciiTheme="minorHAnsi" w:hAnsiTheme="minorHAnsi" w:cstheme="minorHAnsi"/>
                <w:color w:val="000000" w:themeColor="text1"/>
              </w:rPr>
            </w:pPr>
            <w:r w:rsidRPr="00C01058">
              <w:rPr>
                <w:rFonts w:asciiTheme="minorHAnsi" w:hAnsiTheme="minorHAnsi" w:cstheme="minorHAnsi"/>
                <w:color w:val="000000" w:themeColor="text1"/>
              </w:rPr>
              <w:t xml:space="preserve">Adam Creeggan </w:t>
            </w:r>
            <w:r w:rsidR="00C01058" w:rsidRPr="00C01058">
              <w:rPr>
                <w:rFonts w:asciiTheme="minorHAnsi" w:hAnsiTheme="minorHAnsi" w:cstheme="minorHAnsi"/>
                <w:color w:val="000000" w:themeColor="text1"/>
              </w:rPr>
              <w:t xml:space="preserve">- </w:t>
            </w:r>
            <w:r w:rsidRPr="00C01058">
              <w:rPr>
                <w:rFonts w:asciiTheme="minorHAnsi" w:hAnsiTheme="minorHAnsi" w:cstheme="minorHAnsi"/>
                <w:color w:val="000000" w:themeColor="text1"/>
              </w:rPr>
              <w:t xml:space="preserve">Director of Performance and Planning </w:t>
            </w:r>
          </w:p>
          <w:p w14:paraId="39ED303A" w14:textId="77777777" w:rsidR="00C01058" w:rsidRPr="00C01058" w:rsidRDefault="00CB5496" w:rsidP="00C166D4">
            <w:pPr>
              <w:pStyle w:val="Heading5"/>
              <w:spacing w:before="0" w:line="240" w:lineRule="auto"/>
              <w:rPr>
                <w:rFonts w:asciiTheme="minorHAnsi" w:hAnsiTheme="minorHAnsi" w:cstheme="minorHAnsi"/>
                <w:color w:val="000000" w:themeColor="text1"/>
              </w:rPr>
            </w:pPr>
            <w:r w:rsidRPr="00C01058">
              <w:rPr>
                <w:rFonts w:asciiTheme="minorHAnsi" w:hAnsiTheme="minorHAnsi" w:cstheme="minorHAnsi"/>
                <w:color w:val="000000" w:themeColor="text1"/>
              </w:rPr>
              <w:t xml:space="preserve">KCH – </w:t>
            </w:r>
            <w:r w:rsidRPr="00066AA0">
              <w:rPr>
                <w:rFonts w:asciiTheme="minorHAnsi" w:hAnsiTheme="minorHAnsi" w:cstheme="minorHAnsi"/>
                <w:color w:val="000000" w:themeColor="text1"/>
                <w:highlight w:val="yellow"/>
              </w:rPr>
              <w:t>Scott West Director of Performance</w:t>
            </w:r>
            <w:r w:rsidRPr="00C01058">
              <w:rPr>
                <w:rFonts w:asciiTheme="minorHAnsi" w:hAnsiTheme="minorHAnsi" w:cstheme="minorHAnsi"/>
                <w:color w:val="000000" w:themeColor="text1"/>
              </w:rPr>
              <w:t xml:space="preserve"> </w:t>
            </w:r>
          </w:p>
          <w:p w14:paraId="7C050DD3" w14:textId="2DBCAAB2" w:rsidR="00CF18C7" w:rsidRPr="00C01058" w:rsidRDefault="00CB5496" w:rsidP="00C166D4">
            <w:pPr>
              <w:pStyle w:val="Heading5"/>
              <w:spacing w:before="0" w:line="240" w:lineRule="auto"/>
              <w:rPr>
                <w:rFonts w:asciiTheme="minorHAnsi" w:hAnsiTheme="minorHAnsi" w:cstheme="minorHAnsi"/>
                <w:iCs/>
                <w:color w:val="auto"/>
                <w:lang w:eastAsia="en-US"/>
              </w:rPr>
            </w:pPr>
            <w:r w:rsidRPr="00C01058">
              <w:rPr>
                <w:rFonts w:asciiTheme="minorHAnsi" w:hAnsiTheme="minorHAnsi" w:cstheme="minorHAnsi"/>
                <w:color w:val="000000" w:themeColor="text1"/>
              </w:rPr>
              <w:t>GSTT – Alex Drake Deputy Director of Performance</w:t>
            </w:r>
          </w:p>
          <w:p w14:paraId="68F05515" w14:textId="77777777" w:rsidR="00CF18C7" w:rsidRPr="004745FC" w:rsidRDefault="00CF18C7" w:rsidP="00C166D4">
            <w:pPr>
              <w:spacing w:after="0" w:line="240" w:lineRule="auto"/>
              <w:rPr>
                <w:rFonts w:asciiTheme="minorHAnsi" w:hAnsiTheme="minorHAnsi" w:cstheme="minorHAnsi"/>
                <w:b/>
                <w:sz w:val="20"/>
                <w:szCs w:val="20"/>
              </w:rPr>
            </w:pPr>
          </w:p>
        </w:tc>
      </w:tr>
      <w:tr w:rsidR="00CF18C7" w:rsidRPr="004745FC" w14:paraId="021EA53F" w14:textId="77777777" w:rsidTr="005A0061">
        <w:tc>
          <w:tcPr>
            <w:tcW w:w="9498" w:type="dxa"/>
            <w:gridSpan w:val="5"/>
            <w:vAlign w:val="center"/>
          </w:tcPr>
          <w:p w14:paraId="0EA3A89D" w14:textId="7763D305"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 xml:space="preserve">1.2 Describe the purpose of the policy? </w:t>
            </w:r>
            <w:r w:rsidRPr="004745FC">
              <w:rPr>
                <w:rFonts w:asciiTheme="minorHAnsi" w:hAnsiTheme="minorHAnsi" w:cstheme="minorHAnsi"/>
                <w:sz w:val="20"/>
                <w:szCs w:val="20"/>
              </w:rPr>
              <w:t>Who is it intended to benefit? What are the intended outcomes?</w:t>
            </w:r>
          </w:p>
          <w:p w14:paraId="0BCAB296" w14:textId="77777777" w:rsidR="00CF18C7" w:rsidRDefault="00CB5496"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This policy s</w:t>
            </w:r>
            <w:r w:rsidR="00CF18C7" w:rsidRPr="004745FC">
              <w:rPr>
                <w:rFonts w:asciiTheme="minorHAnsi" w:hAnsiTheme="minorHAnsi" w:cstheme="minorHAnsi"/>
                <w:sz w:val="20"/>
                <w:szCs w:val="20"/>
              </w:rPr>
              <w:t>ets out the processes to be followed throughout the Trust in respect to the management of patients on an elective pathway</w:t>
            </w:r>
            <w:r w:rsidRPr="004745FC">
              <w:rPr>
                <w:rFonts w:asciiTheme="minorHAnsi" w:hAnsiTheme="minorHAnsi" w:cstheme="minorHAnsi"/>
                <w:sz w:val="20"/>
                <w:szCs w:val="20"/>
              </w:rPr>
              <w:t xml:space="preserve">.  This will ensure effective management of patient pathways from referral to treatment and follow up – The benefit to patients will be to ensure they have access to services and treatment as and when required, to ensure that patients have equitable access to treatment. </w:t>
            </w:r>
          </w:p>
          <w:p w14:paraId="37884728" w14:textId="641DF912" w:rsidR="00C01058" w:rsidRPr="004745FC" w:rsidRDefault="00C01058" w:rsidP="00C166D4">
            <w:pPr>
              <w:spacing w:after="0" w:line="240" w:lineRule="auto"/>
              <w:rPr>
                <w:rFonts w:asciiTheme="minorHAnsi" w:hAnsiTheme="minorHAnsi" w:cstheme="minorHAnsi"/>
                <w:sz w:val="20"/>
                <w:szCs w:val="20"/>
              </w:rPr>
            </w:pPr>
          </w:p>
        </w:tc>
      </w:tr>
      <w:tr w:rsidR="00CF18C7" w:rsidRPr="004745FC" w14:paraId="22414CBC" w14:textId="77777777" w:rsidTr="00C01058">
        <w:trPr>
          <w:trHeight w:val="833"/>
        </w:trPr>
        <w:tc>
          <w:tcPr>
            <w:tcW w:w="9498" w:type="dxa"/>
            <w:gridSpan w:val="5"/>
            <w:vAlign w:val="center"/>
          </w:tcPr>
          <w:p w14:paraId="268822D2" w14:textId="77777777" w:rsidR="00CF18C7" w:rsidRDefault="00CF18C7" w:rsidP="00C01058">
            <w:pPr>
              <w:pStyle w:val="Heading5"/>
              <w:spacing w:before="0" w:line="240" w:lineRule="auto"/>
              <w:rPr>
                <w:rFonts w:asciiTheme="minorHAnsi" w:hAnsiTheme="minorHAnsi" w:cstheme="minorHAnsi"/>
                <w:color w:val="auto"/>
              </w:rPr>
            </w:pPr>
            <w:r w:rsidRPr="004745FC">
              <w:rPr>
                <w:rFonts w:asciiTheme="minorHAnsi" w:hAnsiTheme="minorHAnsi" w:cstheme="minorHAnsi"/>
                <w:b/>
                <w:color w:val="auto"/>
              </w:rPr>
              <w:t>1.3 Are there any associated objectives?</w:t>
            </w:r>
            <w:r w:rsidRPr="004745FC">
              <w:rPr>
                <w:rFonts w:asciiTheme="minorHAnsi" w:hAnsiTheme="minorHAnsi" w:cstheme="minorHAnsi"/>
                <w:bCs/>
                <w:color w:val="auto"/>
              </w:rPr>
              <w:t xml:space="preserve"> </w:t>
            </w:r>
            <w:r w:rsidR="00CB5496" w:rsidRPr="004745FC">
              <w:rPr>
                <w:rFonts w:asciiTheme="minorHAnsi" w:hAnsiTheme="minorHAnsi" w:cstheme="minorHAnsi"/>
                <w:bCs/>
                <w:color w:val="auto"/>
              </w:rPr>
              <w:t>NHS Constitution</w:t>
            </w:r>
            <w:r w:rsidRPr="004745FC">
              <w:rPr>
                <w:rFonts w:asciiTheme="minorHAnsi" w:hAnsiTheme="minorHAnsi" w:cstheme="minorHAnsi"/>
                <w:bCs/>
                <w:color w:val="auto"/>
              </w:rPr>
              <w:t xml:space="preserve">, National </w:t>
            </w:r>
            <w:r w:rsidR="00CB5496" w:rsidRPr="004745FC">
              <w:rPr>
                <w:rFonts w:asciiTheme="minorHAnsi" w:hAnsiTheme="minorHAnsi" w:cstheme="minorHAnsi"/>
                <w:bCs/>
                <w:color w:val="auto"/>
              </w:rPr>
              <w:t>waiting time</w:t>
            </w:r>
            <w:r w:rsidR="00E4538B" w:rsidRPr="004745FC">
              <w:rPr>
                <w:rFonts w:asciiTheme="minorHAnsi" w:hAnsiTheme="minorHAnsi" w:cstheme="minorHAnsi"/>
                <w:bCs/>
                <w:color w:val="auto"/>
              </w:rPr>
              <w:t xml:space="preserve"> targets</w:t>
            </w:r>
            <w:r w:rsidR="00E4538B" w:rsidRPr="004745FC">
              <w:rPr>
                <w:rFonts w:asciiTheme="minorHAnsi" w:hAnsiTheme="minorHAnsi" w:cstheme="minorHAnsi"/>
                <w:color w:val="auto"/>
              </w:rPr>
              <w:t xml:space="preserve">, </w:t>
            </w:r>
            <w:r w:rsidR="00E4538B" w:rsidRPr="004745FC">
              <w:rPr>
                <w:rFonts w:asciiTheme="minorHAnsi" w:hAnsiTheme="minorHAnsi" w:cstheme="minorHAnsi"/>
                <w:bCs/>
                <w:color w:val="auto"/>
                <w:lang w:eastAsia="en-US"/>
              </w:rPr>
              <w:t xml:space="preserve">Referral to Treatment Targets, </w:t>
            </w:r>
            <w:r w:rsidR="00E4538B" w:rsidRPr="004745FC">
              <w:rPr>
                <w:rFonts w:asciiTheme="minorHAnsi" w:hAnsiTheme="minorHAnsi" w:cstheme="minorHAnsi"/>
                <w:color w:val="auto"/>
              </w:rPr>
              <w:t>National Cancer Waiting Times, 28 Day Cancellation Target, Diagnostic Wait Targets</w:t>
            </w:r>
            <w:r w:rsidRPr="004745FC">
              <w:rPr>
                <w:rFonts w:asciiTheme="minorHAnsi" w:hAnsiTheme="minorHAnsi" w:cstheme="minorHAnsi"/>
                <w:color w:val="auto"/>
              </w:rPr>
              <w:t xml:space="preserve"> </w:t>
            </w:r>
            <w:r w:rsidR="00E4538B" w:rsidRPr="004745FC">
              <w:rPr>
                <w:rFonts w:asciiTheme="minorHAnsi" w:hAnsiTheme="minorHAnsi" w:cstheme="minorHAnsi"/>
                <w:color w:val="auto"/>
              </w:rPr>
              <w:t>(see page 7 of this policy)</w:t>
            </w:r>
            <w:r w:rsidR="00C01058">
              <w:rPr>
                <w:rFonts w:asciiTheme="minorHAnsi" w:hAnsiTheme="minorHAnsi" w:cstheme="minorHAnsi"/>
                <w:color w:val="auto"/>
              </w:rPr>
              <w:t>.</w:t>
            </w:r>
          </w:p>
          <w:p w14:paraId="6CB621F3" w14:textId="7A31EC6C" w:rsidR="00C01058" w:rsidRPr="00C01058" w:rsidRDefault="00C01058" w:rsidP="00C01058">
            <w:pPr>
              <w:spacing w:after="0" w:line="240" w:lineRule="auto"/>
              <w:rPr>
                <w:lang w:eastAsia="en-GB"/>
              </w:rPr>
            </w:pPr>
          </w:p>
        </w:tc>
      </w:tr>
      <w:tr w:rsidR="00CF18C7" w:rsidRPr="004745FC" w14:paraId="3BF8E6F1" w14:textId="77777777" w:rsidTr="005A0061">
        <w:tc>
          <w:tcPr>
            <w:tcW w:w="9498" w:type="dxa"/>
            <w:gridSpan w:val="5"/>
            <w:vAlign w:val="center"/>
          </w:tcPr>
          <w:p w14:paraId="3E29909A" w14:textId="77777777" w:rsidR="00CF18C7" w:rsidRPr="004745FC" w:rsidRDefault="00CF18C7" w:rsidP="00C01058">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1.4 What factors contribute or detract from achieving intended outcomes?</w:t>
            </w:r>
          </w:p>
          <w:p w14:paraId="1D0E753A" w14:textId="77777777" w:rsidR="00CF18C7" w:rsidRDefault="00CF18C7" w:rsidP="00C01058">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Successful implementation and compliance with the policy</w:t>
            </w:r>
            <w:r w:rsidR="00E4538B" w:rsidRPr="004745FC">
              <w:rPr>
                <w:rFonts w:asciiTheme="minorHAnsi" w:hAnsiTheme="minorHAnsi" w:cstheme="minorHAnsi"/>
                <w:sz w:val="20"/>
                <w:szCs w:val="20"/>
              </w:rPr>
              <w:t xml:space="preserve"> – version control, regular updates or amendments to the policy.</w:t>
            </w:r>
          </w:p>
          <w:p w14:paraId="5B9D48A6" w14:textId="6AA682A5" w:rsidR="00C01058" w:rsidRPr="004745FC" w:rsidRDefault="00C01058" w:rsidP="00C01058">
            <w:pPr>
              <w:spacing w:after="0" w:line="240" w:lineRule="auto"/>
              <w:rPr>
                <w:rFonts w:asciiTheme="minorHAnsi" w:hAnsiTheme="minorHAnsi" w:cstheme="minorHAnsi"/>
                <w:sz w:val="20"/>
                <w:szCs w:val="20"/>
              </w:rPr>
            </w:pPr>
          </w:p>
        </w:tc>
      </w:tr>
      <w:tr w:rsidR="00CF18C7" w:rsidRPr="004745FC" w14:paraId="66499B4C" w14:textId="77777777" w:rsidTr="005A0061">
        <w:tc>
          <w:tcPr>
            <w:tcW w:w="9498" w:type="dxa"/>
            <w:gridSpan w:val="5"/>
            <w:vAlign w:val="center"/>
          </w:tcPr>
          <w:p w14:paraId="56C06ED6" w14:textId="4226F924" w:rsidR="00CF18C7" w:rsidRPr="004745FC" w:rsidRDefault="00CF18C7" w:rsidP="00C166D4">
            <w:pPr>
              <w:spacing w:after="0" w:line="240" w:lineRule="auto"/>
              <w:rPr>
                <w:rFonts w:asciiTheme="minorHAnsi" w:hAnsiTheme="minorHAnsi" w:cstheme="minorHAnsi"/>
                <w:bCs/>
                <w:sz w:val="20"/>
                <w:szCs w:val="20"/>
              </w:rPr>
            </w:pPr>
            <w:r w:rsidRPr="004745FC">
              <w:rPr>
                <w:rFonts w:asciiTheme="minorHAnsi" w:hAnsiTheme="minorHAnsi" w:cstheme="minorHAnsi"/>
                <w:b/>
                <w:bCs/>
                <w:sz w:val="20"/>
                <w:szCs w:val="20"/>
              </w:rPr>
              <w:t>1.5 Does the policy have an impact in terms of race, disability, gender, sexual orientation, age and religion?</w:t>
            </w:r>
            <w:r w:rsidRPr="004745FC">
              <w:rPr>
                <w:rFonts w:asciiTheme="minorHAnsi" w:hAnsiTheme="minorHAnsi" w:cstheme="minorHAnsi"/>
                <w:bCs/>
                <w:sz w:val="20"/>
                <w:szCs w:val="20"/>
              </w:rPr>
              <w:t xml:space="preserve"> Details: [see Screening Assessment Guidance]</w:t>
            </w:r>
          </w:p>
          <w:p w14:paraId="1802DDEE" w14:textId="77777777" w:rsidR="00CF18C7"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No</w:t>
            </w:r>
            <w:r w:rsidR="00E4538B" w:rsidRPr="004745FC">
              <w:rPr>
                <w:rFonts w:asciiTheme="minorHAnsi" w:hAnsiTheme="minorHAnsi" w:cstheme="minorHAnsi"/>
                <w:sz w:val="20"/>
                <w:szCs w:val="20"/>
              </w:rPr>
              <w:t xml:space="preserve"> – all patients should be provided equitable access to treatment</w:t>
            </w:r>
            <w:r w:rsidR="00C01058">
              <w:rPr>
                <w:rFonts w:asciiTheme="minorHAnsi" w:hAnsiTheme="minorHAnsi" w:cstheme="minorHAnsi"/>
                <w:sz w:val="20"/>
                <w:szCs w:val="20"/>
              </w:rPr>
              <w:t>.</w:t>
            </w:r>
          </w:p>
          <w:p w14:paraId="2F68E5EE" w14:textId="4EB3F488" w:rsidR="00C01058" w:rsidRPr="004745FC" w:rsidRDefault="00C01058" w:rsidP="00C166D4">
            <w:pPr>
              <w:spacing w:after="0" w:line="240" w:lineRule="auto"/>
              <w:rPr>
                <w:rFonts w:asciiTheme="minorHAnsi" w:hAnsiTheme="minorHAnsi" w:cstheme="minorHAnsi"/>
                <w:sz w:val="20"/>
                <w:szCs w:val="20"/>
              </w:rPr>
            </w:pPr>
          </w:p>
        </w:tc>
      </w:tr>
      <w:tr w:rsidR="00CF18C7" w:rsidRPr="004745FC" w14:paraId="7D4837BE" w14:textId="77777777" w:rsidTr="005A0061">
        <w:tc>
          <w:tcPr>
            <w:tcW w:w="9498" w:type="dxa"/>
            <w:gridSpan w:val="5"/>
            <w:vAlign w:val="center"/>
          </w:tcPr>
          <w:p w14:paraId="30D7A986"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bCs/>
                <w:sz w:val="20"/>
                <w:szCs w:val="20"/>
              </w:rPr>
              <w:t xml:space="preserve">1.6 If yes, </w:t>
            </w:r>
            <w:r w:rsidRPr="004745FC">
              <w:rPr>
                <w:rFonts w:asciiTheme="minorHAnsi" w:hAnsiTheme="minorHAnsi" w:cstheme="minorHAnsi"/>
                <w:b/>
                <w:sz w:val="20"/>
                <w:szCs w:val="20"/>
              </w:rPr>
              <w:t>please describe current or planned activities to address the impact.</w:t>
            </w:r>
          </w:p>
          <w:p w14:paraId="07B64BCC" w14:textId="77777777" w:rsidR="00CF18C7"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N/a</w:t>
            </w:r>
          </w:p>
          <w:p w14:paraId="5C8F3745" w14:textId="77777777" w:rsidR="00C01058" w:rsidRPr="004745FC" w:rsidRDefault="00C01058" w:rsidP="00C166D4">
            <w:pPr>
              <w:spacing w:after="0" w:line="240" w:lineRule="auto"/>
              <w:rPr>
                <w:rFonts w:asciiTheme="minorHAnsi" w:hAnsiTheme="minorHAnsi" w:cstheme="minorHAnsi"/>
                <w:sz w:val="20"/>
                <w:szCs w:val="20"/>
              </w:rPr>
            </w:pPr>
          </w:p>
        </w:tc>
      </w:tr>
      <w:tr w:rsidR="00CF18C7" w:rsidRPr="004745FC" w14:paraId="4434D72B" w14:textId="77777777" w:rsidTr="005A0061">
        <w:tc>
          <w:tcPr>
            <w:tcW w:w="9498" w:type="dxa"/>
            <w:gridSpan w:val="5"/>
            <w:vAlign w:val="center"/>
          </w:tcPr>
          <w:p w14:paraId="568F6085"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1.7 Is there any scope for new</w:t>
            </w:r>
            <w:r w:rsidRPr="004745FC">
              <w:rPr>
                <w:rFonts w:asciiTheme="minorHAnsi" w:hAnsiTheme="minorHAnsi" w:cstheme="minorHAnsi"/>
                <w:bCs/>
                <w:sz w:val="20"/>
                <w:szCs w:val="20"/>
              </w:rPr>
              <w:t xml:space="preserve"> </w:t>
            </w:r>
            <w:r w:rsidRPr="004745FC">
              <w:rPr>
                <w:rFonts w:asciiTheme="minorHAnsi" w:hAnsiTheme="minorHAnsi" w:cstheme="minorHAnsi"/>
                <w:b/>
                <w:sz w:val="20"/>
                <w:szCs w:val="20"/>
              </w:rPr>
              <w:t>measures which would promote equality?</w:t>
            </w:r>
          </w:p>
          <w:p w14:paraId="7FD851CE" w14:textId="77777777" w:rsidR="00CF18C7" w:rsidRDefault="00A5065C"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This policy will be regularly reviewed and updated to include improvements that promote equality.</w:t>
            </w:r>
          </w:p>
          <w:p w14:paraId="5576A8C1" w14:textId="409B008B" w:rsidR="00C01058" w:rsidRPr="004745FC" w:rsidRDefault="00C01058" w:rsidP="00C166D4">
            <w:pPr>
              <w:spacing w:after="0" w:line="240" w:lineRule="auto"/>
              <w:rPr>
                <w:rFonts w:asciiTheme="minorHAnsi" w:hAnsiTheme="minorHAnsi" w:cstheme="minorHAnsi"/>
                <w:sz w:val="20"/>
                <w:szCs w:val="20"/>
              </w:rPr>
            </w:pPr>
          </w:p>
        </w:tc>
      </w:tr>
      <w:tr w:rsidR="00CF18C7" w:rsidRPr="004745FC" w14:paraId="56151949" w14:textId="77777777" w:rsidTr="005A0061">
        <w:tc>
          <w:tcPr>
            <w:tcW w:w="9498" w:type="dxa"/>
            <w:gridSpan w:val="5"/>
            <w:vAlign w:val="center"/>
          </w:tcPr>
          <w:p w14:paraId="3A2F6B68" w14:textId="247A93E9"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bCs/>
                <w:sz w:val="20"/>
                <w:szCs w:val="20"/>
              </w:rPr>
              <w:t xml:space="preserve">1.8 Equality Impact Rating  </w:t>
            </w:r>
            <w:r w:rsidRPr="004745FC">
              <w:rPr>
                <w:rFonts w:asciiTheme="minorHAnsi" w:hAnsiTheme="minorHAnsi" w:cstheme="minorHAnsi"/>
                <w:sz w:val="20"/>
                <w:szCs w:val="20"/>
              </w:rPr>
              <w:t>[low]:</w:t>
            </w:r>
          </w:p>
          <w:p w14:paraId="48384601" w14:textId="77777777" w:rsidR="00CF18C7" w:rsidRPr="004745FC" w:rsidRDefault="00CF18C7" w:rsidP="00C166D4">
            <w:pPr>
              <w:tabs>
                <w:tab w:val="left" w:pos="0"/>
                <w:tab w:val="left" w:pos="1260"/>
                <w:tab w:val="left" w:pos="2340"/>
                <w:tab w:val="left" w:pos="3240"/>
                <w:tab w:val="left" w:pos="4500"/>
                <w:tab w:val="left" w:pos="6120"/>
                <w:tab w:val="left" w:pos="7020"/>
                <w:tab w:val="left" w:pos="8280"/>
              </w:tabs>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Race</w:t>
            </w:r>
            <w:r w:rsidRPr="004745FC">
              <w:rPr>
                <w:rFonts w:asciiTheme="minorHAnsi" w:hAnsiTheme="minorHAnsi" w:cstheme="minorHAnsi"/>
                <w:b/>
                <w:bCs/>
                <w:sz w:val="20"/>
                <w:szCs w:val="20"/>
              </w:rPr>
              <w:tab/>
            </w:r>
            <w:r w:rsidRPr="004745FC">
              <w:rPr>
                <w:rFonts w:asciiTheme="minorHAnsi" w:hAnsiTheme="minorHAnsi" w:cstheme="minorHAnsi"/>
                <w:b/>
                <w:bCs/>
                <w:sz w:val="20"/>
                <w:szCs w:val="20"/>
              </w:rPr>
              <w:sym w:font="Symbol" w:char="F09A"/>
            </w:r>
            <w:r w:rsidRPr="004745FC">
              <w:rPr>
                <w:rFonts w:asciiTheme="minorHAnsi" w:hAnsiTheme="minorHAnsi" w:cstheme="minorHAnsi"/>
                <w:b/>
                <w:bCs/>
                <w:sz w:val="20"/>
                <w:szCs w:val="20"/>
              </w:rPr>
              <w:tab/>
              <w:t>Age</w:t>
            </w:r>
            <w:r w:rsidRPr="004745FC">
              <w:rPr>
                <w:rFonts w:asciiTheme="minorHAnsi" w:hAnsiTheme="minorHAnsi" w:cstheme="minorHAnsi"/>
                <w:b/>
                <w:bCs/>
                <w:sz w:val="20"/>
                <w:szCs w:val="20"/>
              </w:rPr>
              <w:tab/>
            </w:r>
            <w:r w:rsidRPr="004745FC">
              <w:rPr>
                <w:rFonts w:asciiTheme="minorHAnsi" w:hAnsiTheme="minorHAnsi" w:cstheme="minorHAnsi"/>
                <w:b/>
                <w:bCs/>
                <w:sz w:val="20"/>
                <w:szCs w:val="20"/>
              </w:rPr>
              <w:sym w:font="Symbol" w:char="F09A"/>
            </w:r>
            <w:r w:rsidRPr="004745FC">
              <w:rPr>
                <w:rFonts w:asciiTheme="minorHAnsi" w:hAnsiTheme="minorHAnsi" w:cstheme="minorHAnsi"/>
                <w:b/>
                <w:bCs/>
                <w:sz w:val="20"/>
                <w:szCs w:val="20"/>
              </w:rPr>
              <w:tab/>
              <w:t>Disability</w:t>
            </w:r>
            <w:r w:rsidRPr="004745FC">
              <w:rPr>
                <w:rFonts w:asciiTheme="minorHAnsi" w:hAnsiTheme="minorHAnsi" w:cstheme="minorHAnsi"/>
                <w:b/>
                <w:bCs/>
                <w:sz w:val="20"/>
                <w:szCs w:val="20"/>
              </w:rPr>
              <w:tab/>
            </w:r>
            <w:r w:rsidRPr="004745FC">
              <w:rPr>
                <w:rFonts w:asciiTheme="minorHAnsi" w:hAnsiTheme="minorHAnsi" w:cstheme="minorHAnsi"/>
                <w:b/>
                <w:bCs/>
                <w:sz w:val="20"/>
                <w:szCs w:val="20"/>
              </w:rPr>
              <w:sym w:font="Symbol" w:char="F09A"/>
            </w:r>
            <w:r w:rsidRPr="004745FC">
              <w:rPr>
                <w:rFonts w:asciiTheme="minorHAnsi" w:hAnsiTheme="minorHAnsi" w:cstheme="minorHAnsi"/>
                <w:b/>
                <w:bCs/>
                <w:sz w:val="20"/>
                <w:szCs w:val="20"/>
              </w:rPr>
              <w:t xml:space="preserve"> </w:t>
            </w:r>
            <w:r w:rsidRPr="004745FC">
              <w:rPr>
                <w:rFonts w:asciiTheme="minorHAnsi" w:hAnsiTheme="minorHAnsi" w:cstheme="minorHAnsi"/>
                <w:b/>
                <w:bCs/>
                <w:sz w:val="20"/>
                <w:szCs w:val="20"/>
              </w:rPr>
              <w:tab/>
              <w:t>Gender</w:t>
            </w:r>
            <w:r w:rsidRPr="004745FC">
              <w:rPr>
                <w:rFonts w:asciiTheme="minorHAnsi" w:hAnsiTheme="minorHAnsi" w:cstheme="minorHAnsi"/>
                <w:b/>
                <w:bCs/>
                <w:sz w:val="20"/>
                <w:szCs w:val="20"/>
              </w:rPr>
              <w:tab/>
            </w:r>
            <w:r w:rsidRPr="004745FC">
              <w:rPr>
                <w:rFonts w:asciiTheme="minorHAnsi" w:hAnsiTheme="minorHAnsi" w:cstheme="minorHAnsi"/>
                <w:b/>
                <w:bCs/>
                <w:sz w:val="20"/>
                <w:szCs w:val="20"/>
              </w:rPr>
              <w:sym w:font="Symbol" w:char="F09A"/>
            </w:r>
            <w:r w:rsidRPr="004745FC">
              <w:rPr>
                <w:rFonts w:asciiTheme="minorHAnsi" w:hAnsiTheme="minorHAnsi" w:cstheme="minorHAnsi"/>
                <w:b/>
                <w:bCs/>
                <w:sz w:val="20"/>
                <w:szCs w:val="20"/>
              </w:rPr>
              <w:t xml:space="preserve">  Religion</w:t>
            </w:r>
            <w:r w:rsidRPr="004745FC">
              <w:rPr>
                <w:rFonts w:asciiTheme="minorHAnsi" w:hAnsiTheme="minorHAnsi" w:cstheme="minorHAnsi"/>
                <w:b/>
                <w:bCs/>
                <w:sz w:val="20"/>
                <w:szCs w:val="20"/>
              </w:rPr>
              <w:tab/>
            </w:r>
            <w:r w:rsidRPr="004745FC">
              <w:rPr>
                <w:rFonts w:asciiTheme="minorHAnsi" w:hAnsiTheme="minorHAnsi" w:cstheme="minorHAnsi"/>
                <w:b/>
                <w:bCs/>
                <w:sz w:val="20"/>
                <w:szCs w:val="20"/>
              </w:rPr>
              <w:sym w:font="Symbol" w:char="F09A"/>
            </w:r>
            <w:r w:rsidRPr="004745FC">
              <w:rPr>
                <w:rFonts w:asciiTheme="minorHAnsi" w:hAnsiTheme="minorHAnsi" w:cstheme="minorHAnsi"/>
                <w:b/>
                <w:bCs/>
                <w:sz w:val="20"/>
                <w:szCs w:val="20"/>
              </w:rPr>
              <w:tab/>
              <w:t>Sexual Orientation</w:t>
            </w:r>
            <w:r w:rsidRPr="004745FC">
              <w:rPr>
                <w:rFonts w:asciiTheme="minorHAnsi" w:hAnsiTheme="minorHAnsi" w:cstheme="minorHAnsi"/>
                <w:b/>
                <w:bCs/>
                <w:sz w:val="20"/>
                <w:szCs w:val="20"/>
              </w:rPr>
              <w:tab/>
            </w:r>
            <w:r w:rsidRPr="004745FC">
              <w:rPr>
                <w:rFonts w:asciiTheme="minorHAnsi" w:hAnsiTheme="minorHAnsi" w:cstheme="minorHAnsi"/>
                <w:b/>
                <w:bCs/>
                <w:sz w:val="20"/>
                <w:szCs w:val="20"/>
              </w:rPr>
              <w:sym w:font="Symbol" w:char="F09A"/>
            </w:r>
          </w:p>
          <w:p w14:paraId="011EA8FD" w14:textId="77777777" w:rsidR="00CF18C7" w:rsidRDefault="00CF18C7" w:rsidP="00C166D4">
            <w:pPr>
              <w:spacing w:after="0" w:line="240" w:lineRule="auto"/>
              <w:rPr>
                <w:rFonts w:asciiTheme="minorHAnsi" w:hAnsiTheme="minorHAnsi" w:cstheme="minorHAnsi"/>
                <w:bCs/>
                <w:i/>
                <w:iCs/>
                <w:sz w:val="20"/>
                <w:szCs w:val="20"/>
              </w:rPr>
            </w:pPr>
            <w:r w:rsidRPr="004745FC">
              <w:rPr>
                <w:rFonts w:asciiTheme="minorHAnsi" w:hAnsiTheme="minorHAnsi" w:cstheme="minorHAnsi"/>
                <w:bCs/>
                <w:i/>
                <w:iCs/>
                <w:sz w:val="20"/>
                <w:szCs w:val="20"/>
              </w:rPr>
              <w:t>*If you have rated the policy, service or function as having a high impact for any of these equality dimensions, it is necessary to carry out a detailed assessment and then complete section 2 of this form</w:t>
            </w:r>
          </w:p>
          <w:p w14:paraId="31E26A4F" w14:textId="77777777" w:rsidR="00C01058" w:rsidRPr="004745FC" w:rsidRDefault="00C01058" w:rsidP="00C166D4">
            <w:pPr>
              <w:spacing w:after="0" w:line="240" w:lineRule="auto"/>
              <w:rPr>
                <w:rFonts w:asciiTheme="minorHAnsi" w:hAnsiTheme="minorHAnsi" w:cstheme="minorHAnsi"/>
                <w:bCs/>
                <w:i/>
                <w:iCs/>
                <w:sz w:val="20"/>
                <w:szCs w:val="20"/>
              </w:rPr>
            </w:pPr>
          </w:p>
        </w:tc>
      </w:tr>
      <w:tr w:rsidR="00CF18C7" w:rsidRPr="004745FC" w14:paraId="4F0DB812" w14:textId="77777777" w:rsidTr="005A0061">
        <w:tc>
          <w:tcPr>
            <w:tcW w:w="9498" w:type="dxa"/>
            <w:gridSpan w:val="5"/>
            <w:vAlign w:val="center"/>
          </w:tcPr>
          <w:p w14:paraId="35BEF3F6" w14:textId="77777777" w:rsidR="00CF18C7"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 xml:space="preserve">1.9 Date for next review              </w:t>
            </w:r>
          </w:p>
          <w:p w14:paraId="0253EE98" w14:textId="77777777" w:rsidR="00C01058" w:rsidRDefault="00C01058" w:rsidP="00C166D4">
            <w:pPr>
              <w:spacing w:after="0" w:line="240" w:lineRule="auto"/>
              <w:rPr>
                <w:rFonts w:asciiTheme="minorHAnsi" w:hAnsiTheme="minorHAnsi" w:cstheme="minorHAnsi"/>
                <w:bCs/>
                <w:sz w:val="20"/>
                <w:szCs w:val="20"/>
              </w:rPr>
            </w:pPr>
            <w:r>
              <w:rPr>
                <w:rFonts w:asciiTheme="minorHAnsi" w:hAnsiTheme="minorHAnsi" w:cstheme="minorHAnsi"/>
                <w:bCs/>
                <w:sz w:val="20"/>
                <w:szCs w:val="20"/>
              </w:rPr>
              <w:t>September 2026</w:t>
            </w:r>
          </w:p>
          <w:p w14:paraId="0277F564" w14:textId="2BED6094" w:rsidR="00C01058" w:rsidRPr="00C01058" w:rsidRDefault="00C01058" w:rsidP="00C166D4">
            <w:pPr>
              <w:spacing w:after="0" w:line="240" w:lineRule="auto"/>
              <w:rPr>
                <w:rFonts w:asciiTheme="minorHAnsi" w:hAnsiTheme="minorHAnsi" w:cstheme="minorHAnsi"/>
                <w:bCs/>
                <w:sz w:val="20"/>
                <w:szCs w:val="20"/>
              </w:rPr>
            </w:pPr>
          </w:p>
        </w:tc>
      </w:tr>
      <w:bookmarkEnd w:id="4"/>
      <w:bookmarkEnd w:id="5"/>
    </w:tbl>
    <w:p w14:paraId="5C5B73F7" w14:textId="77777777" w:rsidR="00CF18C7" w:rsidRPr="004745FC" w:rsidRDefault="00CF18C7" w:rsidP="00C166D4">
      <w:pPr>
        <w:spacing w:after="0" w:line="240" w:lineRule="auto"/>
        <w:rPr>
          <w:rFonts w:asciiTheme="minorHAnsi" w:hAnsiTheme="minorHAnsi" w:cstheme="minorHAnsi"/>
          <w:sz w:val="20"/>
          <w:szCs w:val="20"/>
        </w:rPr>
        <w:sectPr w:rsidR="00CF18C7" w:rsidRPr="004745FC" w:rsidSect="009C2F0B">
          <w:headerReference w:type="default" r:id="rId21"/>
          <w:footerReference w:type="default" r:id="rId22"/>
          <w:headerReference w:type="first" r:id="rId23"/>
          <w:footerReference w:type="first" r:id="rId24"/>
          <w:type w:val="continuous"/>
          <w:pgSz w:w="11906" w:h="16838" w:code="9"/>
          <w:pgMar w:top="720" w:right="720" w:bottom="720" w:left="720" w:header="680" w:footer="454" w:gutter="0"/>
          <w:pgNumType w:start="1"/>
          <w:cols w:space="708"/>
          <w:docGrid w:linePitch="360"/>
        </w:sectPr>
      </w:pPr>
    </w:p>
    <w:p w14:paraId="3B7CAB04" w14:textId="68DBD16B" w:rsidR="00CF18C7" w:rsidRDefault="00CF18C7" w:rsidP="00A77CA5">
      <w:pPr>
        <w:keepNext/>
        <w:keepLines/>
        <w:spacing w:after="0" w:line="240" w:lineRule="auto"/>
        <w:ind w:left="-709"/>
        <w:outlineLvl w:val="0"/>
        <w:rPr>
          <w:rFonts w:asciiTheme="minorHAnsi" w:hAnsiTheme="minorHAnsi" w:cstheme="minorHAnsi"/>
          <w:b/>
          <w:bCs/>
          <w:color w:val="0070C0"/>
          <w:sz w:val="20"/>
          <w:szCs w:val="20"/>
        </w:rPr>
      </w:pPr>
      <w:r w:rsidRPr="004745FC">
        <w:rPr>
          <w:rFonts w:asciiTheme="minorHAnsi" w:hAnsiTheme="minorHAnsi" w:cstheme="minorHAnsi"/>
          <w:b/>
          <w:bCs/>
          <w:color w:val="0070C0"/>
          <w:sz w:val="20"/>
          <w:szCs w:val="20"/>
        </w:rPr>
        <w:t>Appendix 3 -</w:t>
      </w:r>
      <w:r w:rsidR="00513A10" w:rsidRPr="004745FC">
        <w:rPr>
          <w:rFonts w:asciiTheme="minorHAnsi" w:hAnsiTheme="minorHAnsi" w:cstheme="minorHAnsi"/>
          <w:b/>
          <w:bCs/>
          <w:color w:val="0070C0"/>
          <w:sz w:val="20"/>
          <w:szCs w:val="20"/>
        </w:rPr>
        <w:t xml:space="preserve"> </w:t>
      </w:r>
      <w:r w:rsidRPr="004745FC">
        <w:rPr>
          <w:rFonts w:asciiTheme="minorHAnsi" w:hAnsiTheme="minorHAnsi" w:cstheme="minorHAnsi"/>
          <w:b/>
          <w:bCs/>
          <w:color w:val="0070C0"/>
          <w:sz w:val="20"/>
          <w:szCs w:val="20"/>
        </w:rPr>
        <w:t>Checklist for review &amp; approval of Trust-wide policies</w:t>
      </w:r>
      <w:r w:rsidR="00B54D17" w:rsidRPr="004745FC">
        <w:rPr>
          <w:rFonts w:asciiTheme="minorHAnsi" w:hAnsiTheme="minorHAnsi" w:cstheme="minorHAnsi"/>
          <w:b/>
          <w:bCs/>
          <w:color w:val="0070C0"/>
          <w:sz w:val="20"/>
          <w:szCs w:val="20"/>
        </w:rPr>
        <w:t xml:space="preserve"> (example </w:t>
      </w:r>
      <w:r w:rsidR="00B62DE4" w:rsidRPr="004745FC">
        <w:rPr>
          <w:rFonts w:asciiTheme="minorHAnsi" w:hAnsiTheme="minorHAnsi" w:cstheme="minorHAnsi"/>
          <w:b/>
          <w:bCs/>
          <w:color w:val="0070C0"/>
          <w:sz w:val="20"/>
          <w:szCs w:val="20"/>
        </w:rPr>
        <w:t xml:space="preserve">of </w:t>
      </w:r>
      <w:r w:rsidR="00B54D17" w:rsidRPr="004745FC">
        <w:rPr>
          <w:rFonts w:asciiTheme="minorHAnsi" w:hAnsiTheme="minorHAnsi" w:cstheme="minorHAnsi"/>
          <w:b/>
          <w:bCs/>
          <w:color w:val="0070C0"/>
          <w:sz w:val="20"/>
          <w:szCs w:val="20"/>
        </w:rPr>
        <w:t>KCH</w:t>
      </w:r>
      <w:r w:rsidR="00B62DE4" w:rsidRPr="004745FC">
        <w:rPr>
          <w:rFonts w:asciiTheme="minorHAnsi" w:hAnsiTheme="minorHAnsi" w:cstheme="minorHAnsi"/>
          <w:b/>
          <w:bCs/>
          <w:color w:val="0070C0"/>
          <w:sz w:val="20"/>
          <w:szCs w:val="20"/>
        </w:rPr>
        <w:t xml:space="preserve"> checklist</w:t>
      </w:r>
      <w:r w:rsidR="00B54D17" w:rsidRPr="004745FC">
        <w:rPr>
          <w:rFonts w:asciiTheme="minorHAnsi" w:hAnsiTheme="minorHAnsi" w:cstheme="minorHAnsi"/>
          <w:b/>
          <w:bCs/>
          <w:color w:val="0070C0"/>
          <w:sz w:val="20"/>
          <w:szCs w:val="20"/>
        </w:rPr>
        <w:t>)</w:t>
      </w:r>
    </w:p>
    <w:p w14:paraId="18CB2271" w14:textId="77777777" w:rsidR="00C01058" w:rsidRPr="004745FC" w:rsidRDefault="00C01058" w:rsidP="00C166D4">
      <w:pPr>
        <w:keepNext/>
        <w:keepLines/>
        <w:spacing w:after="0" w:line="240" w:lineRule="auto"/>
        <w:outlineLvl w:val="0"/>
        <w:rPr>
          <w:rFonts w:asciiTheme="minorHAnsi" w:hAnsiTheme="minorHAnsi" w:cstheme="minorHAnsi"/>
          <w:color w:val="0070C0"/>
          <w:sz w:val="20"/>
          <w:szCs w:val="20"/>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000" w:firstRow="0" w:lastRow="0" w:firstColumn="0" w:lastColumn="0" w:noHBand="0" w:noVBand="0"/>
      </w:tblPr>
      <w:tblGrid>
        <w:gridCol w:w="1843"/>
        <w:gridCol w:w="4820"/>
        <w:gridCol w:w="2126"/>
        <w:gridCol w:w="1701"/>
      </w:tblGrid>
      <w:tr w:rsidR="00CF18C7" w:rsidRPr="004745FC" w14:paraId="718B27A8" w14:textId="77777777" w:rsidTr="00A77CA5">
        <w:trPr>
          <w:trHeight w:val="985"/>
          <w:tblHeader/>
        </w:trPr>
        <w:tc>
          <w:tcPr>
            <w:tcW w:w="1843" w:type="dxa"/>
            <w:shd w:val="clear" w:color="auto" w:fill="737373"/>
          </w:tcPr>
          <w:p w14:paraId="38B97B97" w14:textId="77777777" w:rsidR="00CF18C7" w:rsidRPr="004745FC" w:rsidRDefault="00CF18C7" w:rsidP="00C166D4">
            <w:pPr>
              <w:spacing w:after="0" w:line="240" w:lineRule="auto"/>
              <w:rPr>
                <w:rFonts w:asciiTheme="minorHAnsi" w:hAnsiTheme="minorHAnsi" w:cstheme="minorHAnsi"/>
                <w:b/>
                <w:bCs/>
                <w:sz w:val="20"/>
                <w:szCs w:val="20"/>
              </w:rPr>
            </w:pPr>
          </w:p>
        </w:tc>
        <w:tc>
          <w:tcPr>
            <w:tcW w:w="4820" w:type="dxa"/>
            <w:shd w:val="clear" w:color="auto" w:fill="737373"/>
          </w:tcPr>
          <w:p w14:paraId="3EC7201B"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Requirements</w:t>
            </w:r>
          </w:p>
        </w:tc>
        <w:tc>
          <w:tcPr>
            <w:tcW w:w="2126" w:type="dxa"/>
            <w:shd w:val="clear" w:color="auto" w:fill="737373"/>
          </w:tcPr>
          <w:p w14:paraId="782773E3"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Yes/no/</w:t>
            </w:r>
          </w:p>
          <w:p w14:paraId="1C95C1A1"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Unsure/Not applicable</w:t>
            </w:r>
          </w:p>
        </w:tc>
        <w:tc>
          <w:tcPr>
            <w:tcW w:w="1701" w:type="dxa"/>
            <w:shd w:val="clear" w:color="auto" w:fill="737373"/>
          </w:tcPr>
          <w:p w14:paraId="38320233"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Comments</w:t>
            </w:r>
          </w:p>
        </w:tc>
      </w:tr>
      <w:tr w:rsidR="00CF18C7" w:rsidRPr="004745FC" w14:paraId="5C32AC64" w14:textId="77777777" w:rsidTr="00A77CA5">
        <w:tc>
          <w:tcPr>
            <w:tcW w:w="1843" w:type="dxa"/>
            <w:vMerge w:val="restart"/>
          </w:tcPr>
          <w:p w14:paraId="027D3CAA"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1.</w:t>
            </w:r>
          </w:p>
        </w:tc>
        <w:tc>
          <w:tcPr>
            <w:tcW w:w="4820" w:type="dxa"/>
          </w:tcPr>
          <w:p w14:paraId="198CF723"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Style and format:</w:t>
            </w:r>
          </w:p>
        </w:tc>
        <w:tc>
          <w:tcPr>
            <w:tcW w:w="2126" w:type="dxa"/>
          </w:tcPr>
          <w:p w14:paraId="4FF1C817"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09960B0D"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4B937050" w14:textId="77777777" w:rsidTr="00A77CA5">
        <w:tc>
          <w:tcPr>
            <w:tcW w:w="1843" w:type="dxa"/>
            <w:vMerge/>
          </w:tcPr>
          <w:p w14:paraId="1F0C5AC9"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38039E6C" w14:textId="77777777" w:rsidR="00CF18C7" w:rsidRPr="004745FC" w:rsidRDefault="00CF18C7" w:rsidP="00C166D4">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Is the trust logo correct?</w:t>
            </w:r>
          </w:p>
        </w:tc>
        <w:tc>
          <w:tcPr>
            <w:tcW w:w="2126" w:type="dxa"/>
          </w:tcPr>
          <w:p w14:paraId="7DE1610F"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4A5575C2"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356E8324" w14:textId="77777777" w:rsidTr="00A77CA5">
        <w:tc>
          <w:tcPr>
            <w:tcW w:w="1843" w:type="dxa"/>
            <w:vMerge/>
          </w:tcPr>
          <w:p w14:paraId="724888EC"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63B9BA19" w14:textId="02207E20" w:rsidR="00C01058" w:rsidRPr="00C01058" w:rsidRDefault="00CF18C7" w:rsidP="00C01058">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 xml:space="preserve">Does the policy follow King’s corporate identity </w:t>
            </w:r>
            <w:r w:rsidRPr="004745FC">
              <w:rPr>
                <w:rFonts w:asciiTheme="minorHAnsi" w:hAnsiTheme="minorHAnsi" w:cstheme="minorHAnsi"/>
                <w:sz w:val="20"/>
                <w:szCs w:val="20"/>
              </w:rPr>
              <w:br/>
              <w:t xml:space="preserve">guidelines, i.e. language concise and clear, is text </w:t>
            </w:r>
            <w:r w:rsidRPr="004745FC">
              <w:rPr>
                <w:rFonts w:asciiTheme="minorHAnsi" w:hAnsiTheme="minorHAnsi" w:cstheme="minorHAnsi"/>
                <w:sz w:val="20"/>
                <w:szCs w:val="20"/>
              </w:rPr>
              <w:br/>
              <w:t>in Frutiger, Tahoma or Arial and at least 12pt font, are pages numbered?</w:t>
            </w:r>
          </w:p>
        </w:tc>
        <w:tc>
          <w:tcPr>
            <w:tcW w:w="2126" w:type="dxa"/>
          </w:tcPr>
          <w:p w14:paraId="67252E5E"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1870AB76"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7555E2FD" w14:textId="77777777" w:rsidTr="00A77CA5">
        <w:tc>
          <w:tcPr>
            <w:tcW w:w="1843" w:type="dxa"/>
          </w:tcPr>
          <w:p w14:paraId="6BA9DB89"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2.</w:t>
            </w:r>
          </w:p>
        </w:tc>
        <w:tc>
          <w:tcPr>
            <w:tcW w:w="4820" w:type="dxa"/>
          </w:tcPr>
          <w:p w14:paraId="6E580057"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Information on Front Cover</w:t>
            </w:r>
          </w:p>
        </w:tc>
        <w:tc>
          <w:tcPr>
            <w:tcW w:w="2126" w:type="dxa"/>
          </w:tcPr>
          <w:p w14:paraId="41120743"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6BAD6057"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02D33139" w14:textId="77777777" w:rsidTr="00A77CA5">
        <w:tc>
          <w:tcPr>
            <w:tcW w:w="1843" w:type="dxa"/>
          </w:tcPr>
          <w:p w14:paraId="7AF1E7A3" w14:textId="77777777" w:rsidR="00CF18C7" w:rsidRPr="004745FC" w:rsidRDefault="00CF18C7" w:rsidP="00C166D4">
            <w:pPr>
              <w:spacing w:after="0" w:line="240" w:lineRule="auto"/>
              <w:rPr>
                <w:rFonts w:asciiTheme="minorHAnsi" w:hAnsiTheme="minorHAnsi" w:cstheme="minorHAnsi"/>
                <w:b/>
                <w:bCs/>
                <w:sz w:val="20"/>
                <w:szCs w:val="20"/>
              </w:rPr>
            </w:pPr>
          </w:p>
        </w:tc>
        <w:tc>
          <w:tcPr>
            <w:tcW w:w="4820" w:type="dxa"/>
          </w:tcPr>
          <w:p w14:paraId="2D504F6D" w14:textId="77777777" w:rsidR="00CF18C7" w:rsidRPr="004745FC" w:rsidRDefault="00CF18C7" w:rsidP="00C166D4">
            <w:pPr>
              <w:tabs>
                <w:tab w:val="left" w:pos="452"/>
              </w:tabs>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Are all of the following details present:</w:t>
            </w:r>
          </w:p>
          <w:p w14:paraId="7D03E222" w14:textId="77777777" w:rsidR="00CF18C7" w:rsidRPr="004745FC" w:rsidRDefault="00CF18C7" w:rsidP="00DC6539">
            <w:pPr>
              <w:numPr>
                <w:ilvl w:val="2"/>
                <w:numId w:val="2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Version and version date</w:t>
            </w:r>
          </w:p>
          <w:p w14:paraId="190734E1" w14:textId="5DAFD7F2" w:rsidR="00CF18C7" w:rsidRPr="004745FC" w:rsidRDefault="00CF18C7" w:rsidP="00DC6539">
            <w:pPr>
              <w:numPr>
                <w:ilvl w:val="2"/>
                <w:numId w:val="23"/>
              </w:numPr>
              <w:tabs>
                <w:tab w:val="left" w:pos="372"/>
              </w:tabs>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Ratified by and date </w:t>
            </w:r>
            <w:r w:rsidR="00636043" w:rsidRPr="004745FC">
              <w:rPr>
                <w:rFonts w:asciiTheme="minorHAnsi" w:hAnsiTheme="minorHAnsi" w:cstheme="minorHAnsi"/>
                <w:sz w:val="20"/>
                <w:szCs w:val="20"/>
              </w:rPr>
              <w:t>ratified.</w:t>
            </w:r>
          </w:p>
          <w:p w14:paraId="44845F66" w14:textId="77777777" w:rsidR="00CF18C7" w:rsidRPr="004745FC" w:rsidRDefault="00CF18C7" w:rsidP="00DC6539">
            <w:pPr>
              <w:numPr>
                <w:ilvl w:val="2"/>
                <w:numId w:val="2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Author/s (name and job title)</w:t>
            </w:r>
          </w:p>
          <w:p w14:paraId="254CA6B8" w14:textId="77777777" w:rsidR="00CF18C7" w:rsidRPr="004745FC" w:rsidRDefault="00CF18C7" w:rsidP="00DC6539">
            <w:pPr>
              <w:numPr>
                <w:ilvl w:val="2"/>
                <w:numId w:val="2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Responsible director</w:t>
            </w:r>
          </w:p>
          <w:p w14:paraId="08A4B272" w14:textId="77777777" w:rsidR="00CF18C7" w:rsidRPr="004745FC" w:rsidRDefault="00CF18C7" w:rsidP="00DC6539">
            <w:pPr>
              <w:numPr>
                <w:ilvl w:val="2"/>
                <w:numId w:val="2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Responsible committee</w:t>
            </w:r>
          </w:p>
          <w:p w14:paraId="315E6B79" w14:textId="7348E064" w:rsidR="00CF18C7" w:rsidRPr="004745FC" w:rsidRDefault="00CF18C7" w:rsidP="00DC6539">
            <w:pPr>
              <w:numPr>
                <w:ilvl w:val="2"/>
                <w:numId w:val="2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Date policy comes into </w:t>
            </w:r>
            <w:r w:rsidR="00636043" w:rsidRPr="004745FC">
              <w:rPr>
                <w:rFonts w:asciiTheme="minorHAnsi" w:hAnsiTheme="minorHAnsi" w:cstheme="minorHAnsi"/>
                <w:sz w:val="20"/>
                <w:szCs w:val="20"/>
              </w:rPr>
              <w:t>effect.</w:t>
            </w:r>
          </w:p>
          <w:p w14:paraId="0E4DD34E" w14:textId="77777777" w:rsidR="00CF18C7" w:rsidRPr="004745FC" w:rsidRDefault="00CF18C7" w:rsidP="00DC6539">
            <w:pPr>
              <w:numPr>
                <w:ilvl w:val="2"/>
                <w:numId w:val="2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Review date</w:t>
            </w:r>
          </w:p>
          <w:p w14:paraId="5AB022B6" w14:textId="77777777" w:rsidR="00CF18C7" w:rsidRPr="004745FC" w:rsidRDefault="00CF18C7" w:rsidP="00DC6539">
            <w:pPr>
              <w:numPr>
                <w:ilvl w:val="2"/>
                <w:numId w:val="2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Target audience</w:t>
            </w:r>
          </w:p>
          <w:p w14:paraId="323095FB" w14:textId="5BB90CF9" w:rsidR="00C01058" w:rsidRPr="00C01058" w:rsidRDefault="00CF18C7" w:rsidP="00C01058">
            <w:pPr>
              <w:numPr>
                <w:ilvl w:val="2"/>
                <w:numId w:val="23"/>
              </w:num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Location of document</w:t>
            </w:r>
          </w:p>
        </w:tc>
        <w:tc>
          <w:tcPr>
            <w:tcW w:w="2126" w:type="dxa"/>
          </w:tcPr>
          <w:p w14:paraId="0CF68D50"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6997E258"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3B0A4E38" w14:textId="77777777" w:rsidTr="00A77CA5">
        <w:tc>
          <w:tcPr>
            <w:tcW w:w="1843" w:type="dxa"/>
          </w:tcPr>
          <w:p w14:paraId="7B1416B8"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3.</w:t>
            </w:r>
          </w:p>
        </w:tc>
        <w:tc>
          <w:tcPr>
            <w:tcW w:w="4820" w:type="dxa"/>
          </w:tcPr>
          <w:p w14:paraId="4CB887D5"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Document history:</w:t>
            </w:r>
          </w:p>
        </w:tc>
        <w:tc>
          <w:tcPr>
            <w:tcW w:w="2126" w:type="dxa"/>
          </w:tcPr>
          <w:p w14:paraId="5E3FD204"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5168C2E9"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63E5C028" w14:textId="77777777" w:rsidTr="00A77CA5">
        <w:tc>
          <w:tcPr>
            <w:tcW w:w="1843" w:type="dxa"/>
            <w:vMerge w:val="restart"/>
          </w:tcPr>
          <w:p w14:paraId="15679190" w14:textId="77777777" w:rsidR="00CF18C7" w:rsidRPr="004745FC" w:rsidRDefault="00CF18C7" w:rsidP="00C166D4">
            <w:pPr>
              <w:spacing w:after="0" w:line="240" w:lineRule="auto"/>
              <w:rPr>
                <w:rFonts w:asciiTheme="minorHAnsi" w:hAnsiTheme="minorHAnsi" w:cstheme="minorHAnsi"/>
                <w:b/>
                <w:bCs/>
                <w:sz w:val="20"/>
                <w:szCs w:val="20"/>
              </w:rPr>
            </w:pPr>
          </w:p>
        </w:tc>
        <w:tc>
          <w:tcPr>
            <w:tcW w:w="4820" w:type="dxa"/>
          </w:tcPr>
          <w:p w14:paraId="41480546" w14:textId="77777777" w:rsidR="00CF18C7" w:rsidRPr="004745FC" w:rsidRDefault="00CF18C7" w:rsidP="00C166D4">
            <w:pPr>
              <w:spacing w:after="0" w:line="240" w:lineRule="auto"/>
              <w:ind w:left="120"/>
              <w:rPr>
                <w:rFonts w:asciiTheme="minorHAnsi" w:hAnsiTheme="minorHAnsi" w:cstheme="minorHAnsi"/>
                <w:b/>
                <w:bCs/>
                <w:sz w:val="20"/>
                <w:szCs w:val="20"/>
              </w:rPr>
            </w:pPr>
            <w:r w:rsidRPr="004745FC">
              <w:rPr>
                <w:rFonts w:asciiTheme="minorHAnsi" w:hAnsiTheme="minorHAnsi" w:cstheme="minorHAnsi"/>
                <w:sz w:val="20"/>
                <w:szCs w:val="20"/>
              </w:rPr>
              <w:t>Is it clear what, if any, document this policy replaces?</w:t>
            </w:r>
          </w:p>
        </w:tc>
        <w:tc>
          <w:tcPr>
            <w:tcW w:w="2126" w:type="dxa"/>
          </w:tcPr>
          <w:p w14:paraId="02FF1E9B"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1045E16D"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27D3C9AE" w14:textId="77777777" w:rsidTr="00A77CA5">
        <w:tc>
          <w:tcPr>
            <w:tcW w:w="1843" w:type="dxa"/>
            <w:vMerge/>
          </w:tcPr>
          <w:p w14:paraId="000999CC"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0B5DE3BB" w14:textId="77777777" w:rsidR="00CF18C7" w:rsidRPr="004745FC" w:rsidRDefault="00CF18C7" w:rsidP="00C166D4">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 xml:space="preserve">Has the policy been consulted upon? </w:t>
            </w:r>
          </w:p>
        </w:tc>
        <w:tc>
          <w:tcPr>
            <w:tcW w:w="2126" w:type="dxa"/>
          </w:tcPr>
          <w:p w14:paraId="2BF62E64"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1E5E6EF7"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59CA03D0" w14:textId="77777777" w:rsidTr="00A77CA5">
        <w:tc>
          <w:tcPr>
            <w:tcW w:w="1843" w:type="dxa"/>
            <w:vMerge/>
          </w:tcPr>
          <w:p w14:paraId="02ECEAC9"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55F7DAF0" w14:textId="77777777" w:rsidR="00CF18C7" w:rsidRPr="004745FC" w:rsidRDefault="00CF18C7" w:rsidP="00C166D4">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Is there a dissemination schedule?</w:t>
            </w:r>
          </w:p>
        </w:tc>
        <w:tc>
          <w:tcPr>
            <w:tcW w:w="2126" w:type="dxa"/>
          </w:tcPr>
          <w:p w14:paraId="209712B1"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5EB4D130"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24713254" w14:textId="77777777" w:rsidTr="00A77CA5">
        <w:tc>
          <w:tcPr>
            <w:tcW w:w="1843" w:type="dxa"/>
            <w:vMerge w:val="restart"/>
          </w:tcPr>
          <w:p w14:paraId="3601398D"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4.</w:t>
            </w:r>
          </w:p>
        </w:tc>
        <w:tc>
          <w:tcPr>
            <w:tcW w:w="4820" w:type="dxa"/>
          </w:tcPr>
          <w:p w14:paraId="68099AC8"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Definitions:</w:t>
            </w:r>
          </w:p>
        </w:tc>
        <w:tc>
          <w:tcPr>
            <w:tcW w:w="2126" w:type="dxa"/>
          </w:tcPr>
          <w:p w14:paraId="5383CC36"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023E207E"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1BB53E28" w14:textId="77777777" w:rsidTr="00A77CA5">
        <w:tc>
          <w:tcPr>
            <w:tcW w:w="1843" w:type="dxa"/>
            <w:vMerge/>
          </w:tcPr>
          <w:p w14:paraId="25A48EF8"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350D9164" w14:textId="77777777" w:rsidR="00CF18C7" w:rsidRPr="004745FC" w:rsidRDefault="00CF18C7" w:rsidP="00C166D4">
            <w:pPr>
              <w:spacing w:after="0" w:line="240" w:lineRule="auto"/>
              <w:ind w:left="120"/>
              <w:rPr>
                <w:rFonts w:asciiTheme="minorHAnsi" w:hAnsiTheme="minorHAnsi" w:cstheme="minorHAnsi"/>
                <w:b/>
                <w:sz w:val="20"/>
                <w:szCs w:val="20"/>
              </w:rPr>
            </w:pPr>
            <w:r w:rsidRPr="004745FC">
              <w:rPr>
                <w:rFonts w:asciiTheme="minorHAnsi" w:hAnsiTheme="minorHAnsi" w:cstheme="minorHAnsi"/>
                <w:sz w:val="20"/>
                <w:szCs w:val="20"/>
              </w:rPr>
              <w:t>Are all unclear terms defined?</w:t>
            </w:r>
          </w:p>
        </w:tc>
        <w:tc>
          <w:tcPr>
            <w:tcW w:w="2126" w:type="dxa"/>
          </w:tcPr>
          <w:p w14:paraId="648F863D"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711DB4FD"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6E749584" w14:textId="77777777" w:rsidTr="00A77CA5">
        <w:tc>
          <w:tcPr>
            <w:tcW w:w="1843" w:type="dxa"/>
            <w:vMerge w:val="restart"/>
          </w:tcPr>
          <w:p w14:paraId="131E3BE8"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5.</w:t>
            </w:r>
          </w:p>
        </w:tc>
        <w:tc>
          <w:tcPr>
            <w:tcW w:w="4820" w:type="dxa"/>
          </w:tcPr>
          <w:p w14:paraId="09ECEFAD"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Purpose and scope:</w:t>
            </w:r>
          </w:p>
        </w:tc>
        <w:tc>
          <w:tcPr>
            <w:tcW w:w="2126" w:type="dxa"/>
          </w:tcPr>
          <w:p w14:paraId="61B382C2"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3EAC2E2F"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1FF506C8" w14:textId="77777777" w:rsidTr="00A77CA5">
        <w:tc>
          <w:tcPr>
            <w:tcW w:w="1843" w:type="dxa"/>
            <w:vMerge/>
          </w:tcPr>
          <w:p w14:paraId="0998DDFF" w14:textId="77777777" w:rsidR="00CF18C7" w:rsidRPr="004745FC" w:rsidRDefault="00CF18C7" w:rsidP="00C166D4">
            <w:pPr>
              <w:spacing w:after="0" w:line="240" w:lineRule="auto"/>
              <w:ind w:left="252" w:hanging="240"/>
              <w:rPr>
                <w:rFonts w:asciiTheme="minorHAnsi" w:hAnsiTheme="minorHAnsi" w:cstheme="minorHAnsi"/>
                <w:sz w:val="20"/>
                <w:szCs w:val="20"/>
              </w:rPr>
            </w:pPr>
          </w:p>
        </w:tc>
        <w:tc>
          <w:tcPr>
            <w:tcW w:w="4820" w:type="dxa"/>
          </w:tcPr>
          <w:p w14:paraId="4889289F" w14:textId="77777777" w:rsidR="00CF18C7" w:rsidRPr="004745FC" w:rsidRDefault="00CF18C7" w:rsidP="00C166D4">
            <w:pPr>
              <w:spacing w:after="0" w:line="240" w:lineRule="auto"/>
              <w:ind w:left="119"/>
              <w:rPr>
                <w:rFonts w:asciiTheme="minorHAnsi" w:hAnsiTheme="minorHAnsi" w:cstheme="minorHAnsi"/>
                <w:b/>
                <w:bCs/>
                <w:sz w:val="20"/>
                <w:szCs w:val="20"/>
              </w:rPr>
            </w:pPr>
            <w:r w:rsidRPr="004745FC">
              <w:rPr>
                <w:rFonts w:asciiTheme="minorHAnsi" w:hAnsiTheme="minorHAnsi" w:cstheme="minorHAnsi"/>
                <w:sz w:val="20"/>
                <w:szCs w:val="20"/>
              </w:rPr>
              <w:t>Is there a clear aim including the justification for the policy and how it links with trust priorities?</w:t>
            </w:r>
          </w:p>
        </w:tc>
        <w:tc>
          <w:tcPr>
            <w:tcW w:w="2126" w:type="dxa"/>
          </w:tcPr>
          <w:p w14:paraId="50E84350"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796B2EF3"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44BBB5F7" w14:textId="77777777" w:rsidTr="00A77CA5">
        <w:tc>
          <w:tcPr>
            <w:tcW w:w="1843" w:type="dxa"/>
            <w:vMerge/>
          </w:tcPr>
          <w:p w14:paraId="1611ECB8" w14:textId="77777777" w:rsidR="00CF18C7" w:rsidRPr="004745FC" w:rsidRDefault="00CF18C7" w:rsidP="00C166D4">
            <w:pPr>
              <w:spacing w:after="0" w:line="240" w:lineRule="auto"/>
              <w:ind w:left="252" w:hanging="240"/>
              <w:rPr>
                <w:rFonts w:asciiTheme="minorHAnsi" w:hAnsiTheme="minorHAnsi" w:cstheme="minorHAnsi"/>
                <w:sz w:val="20"/>
                <w:szCs w:val="20"/>
              </w:rPr>
            </w:pPr>
          </w:p>
        </w:tc>
        <w:tc>
          <w:tcPr>
            <w:tcW w:w="4820" w:type="dxa"/>
          </w:tcPr>
          <w:p w14:paraId="48B2FBF3" w14:textId="77777777" w:rsidR="00CF18C7" w:rsidRPr="004745FC" w:rsidRDefault="00CF18C7" w:rsidP="00C166D4">
            <w:pPr>
              <w:spacing w:after="0" w:line="240" w:lineRule="auto"/>
              <w:ind w:left="120"/>
              <w:rPr>
                <w:rFonts w:asciiTheme="minorHAnsi" w:hAnsiTheme="minorHAnsi" w:cstheme="minorHAnsi"/>
                <w:b/>
                <w:bCs/>
                <w:sz w:val="20"/>
                <w:szCs w:val="20"/>
              </w:rPr>
            </w:pPr>
            <w:r w:rsidRPr="004745FC">
              <w:rPr>
                <w:rFonts w:asciiTheme="minorHAnsi" w:hAnsiTheme="minorHAnsi" w:cstheme="minorHAnsi"/>
                <w:sz w:val="20"/>
                <w:szCs w:val="20"/>
              </w:rPr>
              <w:t xml:space="preserve">Is the scope of the policy clear (what is included </w:t>
            </w:r>
            <w:r w:rsidRPr="004745FC">
              <w:rPr>
                <w:rFonts w:asciiTheme="minorHAnsi" w:hAnsiTheme="minorHAnsi" w:cstheme="minorHAnsi"/>
                <w:sz w:val="20"/>
                <w:szCs w:val="20"/>
              </w:rPr>
              <w:br/>
              <w:t>&amp; excluded)?</w:t>
            </w:r>
          </w:p>
        </w:tc>
        <w:tc>
          <w:tcPr>
            <w:tcW w:w="2126" w:type="dxa"/>
          </w:tcPr>
          <w:p w14:paraId="15788075"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4AE4C08D"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448766F1" w14:textId="77777777" w:rsidTr="00A77CA5">
        <w:tc>
          <w:tcPr>
            <w:tcW w:w="1843" w:type="dxa"/>
            <w:vMerge w:val="restart"/>
          </w:tcPr>
          <w:p w14:paraId="7040AF47"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6.</w:t>
            </w:r>
          </w:p>
        </w:tc>
        <w:tc>
          <w:tcPr>
            <w:tcW w:w="4820" w:type="dxa"/>
          </w:tcPr>
          <w:p w14:paraId="7C911BDE"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Duties</w:t>
            </w:r>
          </w:p>
        </w:tc>
        <w:tc>
          <w:tcPr>
            <w:tcW w:w="2126" w:type="dxa"/>
          </w:tcPr>
          <w:p w14:paraId="65E71533"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6D25219D"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1E33FD10" w14:textId="77777777" w:rsidTr="00A77CA5">
        <w:tc>
          <w:tcPr>
            <w:tcW w:w="1843" w:type="dxa"/>
            <w:vMerge/>
          </w:tcPr>
          <w:p w14:paraId="1984FC67" w14:textId="77777777" w:rsidR="00CF18C7" w:rsidRPr="004745FC" w:rsidRDefault="00CF18C7" w:rsidP="00C166D4">
            <w:pPr>
              <w:spacing w:after="0" w:line="240" w:lineRule="auto"/>
              <w:rPr>
                <w:rFonts w:asciiTheme="minorHAnsi" w:hAnsiTheme="minorHAnsi" w:cstheme="minorHAnsi"/>
                <w:b/>
                <w:sz w:val="20"/>
                <w:szCs w:val="20"/>
              </w:rPr>
            </w:pPr>
          </w:p>
        </w:tc>
        <w:tc>
          <w:tcPr>
            <w:tcW w:w="4820" w:type="dxa"/>
          </w:tcPr>
          <w:p w14:paraId="1DD3AE85" w14:textId="77777777" w:rsidR="00CF18C7" w:rsidRPr="004745FC" w:rsidRDefault="00CF18C7" w:rsidP="00C166D4">
            <w:pPr>
              <w:spacing w:after="0" w:line="240" w:lineRule="auto"/>
              <w:ind w:left="120"/>
              <w:rPr>
                <w:rFonts w:asciiTheme="minorHAnsi" w:hAnsiTheme="minorHAnsi" w:cstheme="minorHAnsi"/>
                <w:b/>
                <w:sz w:val="20"/>
                <w:szCs w:val="20"/>
              </w:rPr>
            </w:pPr>
            <w:r w:rsidRPr="004745FC">
              <w:rPr>
                <w:rFonts w:asciiTheme="minorHAnsi" w:hAnsiTheme="minorHAnsi" w:cstheme="minorHAnsi"/>
                <w:sz w:val="20"/>
                <w:szCs w:val="20"/>
              </w:rPr>
              <w:t>Are duties included?</w:t>
            </w:r>
            <w:r w:rsidRPr="004745FC">
              <w:rPr>
                <w:rFonts w:asciiTheme="minorHAnsi" w:hAnsiTheme="minorHAnsi" w:cstheme="minorHAnsi"/>
                <w:b/>
                <w:sz w:val="20"/>
                <w:szCs w:val="20"/>
              </w:rPr>
              <w:t xml:space="preserve"> </w:t>
            </w:r>
          </w:p>
        </w:tc>
        <w:tc>
          <w:tcPr>
            <w:tcW w:w="2126" w:type="dxa"/>
          </w:tcPr>
          <w:p w14:paraId="5CDAF982"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57A2DE38"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5A897D74" w14:textId="77777777" w:rsidTr="00A77CA5">
        <w:tc>
          <w:tcPr>
            <w:tcW w:w="1843" w:type="dxa"/>
            <w:vMerge w:val="restart"/>
          </w:tcPr>
          <w:p w14:paraId="4B8005CF"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7.</w:t>
            </w:r>
          </w:p>
        </w:tc>
        <w:tc>
          <w:tcPr>
            <w:tcW w:w="4820" w:type="dxa"/>
          </w:tcPr>
          <w:p w14:paraId="096BBC7B"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Policy specific information: minimum requirements</w:t>
            </w:r>
          </w:p>
        </w:tc>
        <w:tc>
          <w:tcPr>
            <w:tcW w:w="2126" w:type="dxa"/>
          </w:tcPr>
          <w:p w14:paraId="052A6BD7"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4777D093"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6D03ED27" w14:textId="77777777" w:rsidTr="00A77CA5">
        <w:tc>
          <w:tcPr>
            <w:tcW w:w="1843" w:type="dxa"/>
            <w:vMerge/>
          </w:tcPr>
          <w:p w14:paraId="679EB41D" w14:textId="77777777" w:rsidR="00CF18C7" w:rsidRPr="004745FC" w:rsidRDefault="00CF18C7" w:rsidP="00C166D4">
            <w:pPr>
              <w:spacing w:after="0" w:line="240" w:lineRule="auto"/>
              <w:rPr>
                <w:rFonts w:asciiTheme="minorHAnsi" w:hAnsiTheme="minorHAnsi" w:cstheme="minorHAnsi"/>
                <w:b/>
                <w:sz w:val="20"/>
                <w:szCs w:val="20"/>
              </w:rPr>
            </w:pPr>
          </w:p>
        </w:tc>
        <w:tc>
          <w:tcPr>
            <w:tcW w:w="4820" w:type="dxa"/>
          </w:tcPr>
          <w:p w14:paraId="4E70A8BB" w14:textId="77777777" w:rsidR="00CF18C7" w:rsidRPr="004745FC" w:rsidRDefault="00CF18C7" w:rsidP="00C166D4">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As a minimum does the policy address the appropriate NHSLA Risk Management Standards at Level 1 where relevant?</w:t>
            </w:r>
          </w:p>
        </w:tc>
        <w:tc>
          <w:tcPr>
            <w:tcW w:w="2126" w:type="dxa"/>
          </w:tcPr>
          <w:p w14:paraId="5305F2DC"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2642D577"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7A024344" w14:textId="77777777" w:rsidTr="00A77CA5">
        <w:tc>
          <w:tcPr>
            <w:tcW w:w="1843" w:type="dxa"/>
            <w:vMerge w:val="restart"/>
          </w:tcPr>
          <w:p w14:paraId="4AADD07A"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8.</w:t>
            </w:r>
          </w:p>
        </w:tc>
        <w:tc>
          <w:tcPr>
            <w:tcW w:w="4820" w:type="dxa"/>
          </w:tcPr>
          <w:p w14:paraId="0923B3F6"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Review date</w:t>
            </w:r>
          </w:p>
        </w:tc>
        <w:tc>
          <w:tcPr>
            <w:tcW w:w="2126" w:type="dxa"/>
          </w:tcPr>
          <w:p w14:paraId="39BB9D77"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6D94A170"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7F13438E" w14:textId="77777777" w:rsidTr="00A77CA5">
        <w:trPr>
          <w:trHeight w:val="411"/>
        </w:trPr>
        <w:tc>
          <w:tcPr>
            <w:tcW w:w="1843" w:type="dxa"/>
            <w:vMerge/>
          </w:tcPr>
          <w:p w14:paraId="43DB7207"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54B246CA" w14:textId="77777777" w:rsidR="00CF18C7" w:rsidRPr="004745FC" w:rsidRDefault="00CF18C7" w:rsidP="00C166D4">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Has the review date been made explicit?</w:t>
            </w:r>
          </w:p>
        </w:tc>
        <w:tc>
          <w:tcPr>
            <w:tcW w:w="2126" w:type="dxa"/>
          </w:tcPr>
          <w:p w14:paraId="5652A1D3"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3B1711D1"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4AED6C23" w14:textId="77777777" w:rsidTr="00A77CA5">
        <w:tc>
          <w:tcPr>
            <w:tcW w:w="1843" w:type="dxa"/>
            <w:vMerge w:val="restart"/>
          </w:tcPr>
          <w:p w14:paraId="2113AD7A"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9.</w:t>
            </w:r>
          </w:p>
        </w:tc>
        <w:tc>
          <w:tcPr>
            <w:tcW w:w="4820" w:type="dxa"/>
          </w:tcPr>
          <w:p w14:paraId="0AF2E3C9"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Control of documents, including archiving arrangements</w:t>
            </w:r>
          </w:p>
        </w:tc>
        <w:tc>
          <w:tcPr>
            <w:tcW w:w="2126" w:type="dxa"/>
          </w:tcPr>
          <w:p w14:paraId="23194DEB"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1CCEF72E"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6BCE4049" w14:textId="77777777" w:rsidTr="00A77CA5">
        <w:tc>
          <w:tcPr>
            <w:tcW w:w="1843" w:type="dxa"/>
            <w:vMerge/>
          </w:tcPr>
          <w:p w14:paraId="115A5F0C"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52FD0B27" w14:textId="77777777" w:rsidR="00CF18C7" w:rsidRPr="004745FC" w:rsidRDefault="00CF18C7" w:rsidP="00C166D4">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 xml:space="preserve">Is it described in the document where it will be held/stored? </w:t>
            </w:r>
          </w:p>
        </w:tc>
        <w:tc>
          <w:tcPr>
            <w:tcW w:w="2126" w:type="dxa"/>
          </w:tcPr>
          <w:p w14:paraId="50A1AF0F"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65C5AEC2"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16D460FA" w14:textId="77777777" w:rsidTr="00A77CA5">
        <w:tc>
          <w:tcPr>
            <w:tcW w:w="1843" w:type="dxa"/>
            <w:vMerge/>
          </w:tcPr>
          <w:p w14:paraId="62851B5E"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2777BFE3" w14:textId="77777777" w:rsidR="00CF18C7" w:rsidRPr="004745FC" w:rsidRDefault="00CF18C7" w:rsidP="00C166D4">
            <w:pPr>
              <w:spacing w:after="0" w:line="240" w:lineRule="auto"/>
              <w:ind w:left="120"/>
              <w:rPr>
                <w:rFonts w:asciiTheme="minorHAnsi" w:hAnsiTheme="minorHAnsi" w:cstheme="minorHAnsi"/>
                <w:b/>
                <w:sz w:val="20"/>
                <w:szCs w:val="20"/>
              </w:rPr>
            </w:pPr>
            <w:r w:rsidRPr="004745FC">
              <w:rPr>
                <w:rFonts w:asciiTheme="minorHAnsi" w:hAnsiTheme="minorHAnsi" w:cstheme="minorHAnsi"/>
                <w:sz w:val="20"/>
                <w:szCs w:val="20"/>
              </w:rPr>
              <w:t>Have the archive details of any superseded document been described in the document?</w:t>
            </w:r>
          </w:p>
        </w:tc>
        <w:tc>
          <w:tcPr>
            <w:tcW w:w="2126" w:type="dxa"/>
          </w:tcPr>
          <w:p w14:paraId="38094008"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55EA4135"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535BF30B" w14:textId="77777777" w:rsidTr="00A77CA5">
        <w:tc>
          <w:tcPr>
            <w:tcW w:w="1843" w:type="dxa"/>
          </w:tcPr>
          <w:p w14:paraId="6C991EAD"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10.</w:t>
            </w:r>
          </w:p>
        </w:tc>
        <w:tc>
          <w:tcPr>
            <w:tcW w:w="4820" w:type="dxa"/>
          </w:tcPr>
          <w:p w14:paraId="493AB41B"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Implementation:</w:t>
            </w:r>
          </w:p>
        </w:tc>
        <w:tc>
          <w:tcPr>
            <w:tcW w:w="2126" w:type="dxa"/>
          </w:tcPr>
          <w:p w14:paraId="6C1C40F4"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12F4C5FB"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69AE9CC1" w14:textId="77777777" w:rsidTr="00A77CA5">
        <w:tc>
          <w:tcPr>
            <w:tcW w:w="1843" w:type="dxa"/>
          </w:tcPr>
          <w:p w14:paraId="0987C411"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38797633" w14:textId="77777777" w:rsidR="00CF18C7" w:rsidRPr="004745FC" w:rsidRDefault="00CF18C7" w:rsidP="00C166D4">
            <w:pPr>
              <w:spacing w:after="0" w:line="240" w:lineRule="auto"/>
              <w:ind w:left="120"/>
              <w:rPr>
                <w:rFonts w:asciiTheme="minorHAnsi" w:hAnsiTheme="minorHAnsi" w:cstheme="minorHAnsi"/>
                <w:b/>
                <w:sz w:val="20"/>
                <w:szCs w:val="20"/>
              </w:rPr>
            </w:pPr>
            <w:r w:rsidRPr="004745FC">
              <w:rPr>
                <w:rFonts w:asciiTheme="minorHAnsi" w:hAnsiTheme="minorHAnsi" w:cstheme="minorHAnsi"/>
                <w:sz w:val="20"/>
                <w:szCs w:val="20"/>
              </w:rPr>
              <w:t>Is implementation described, including any training and /or support implications?</w:t>
            </w:r>
          </w:p>
        </w:tc>
        <w:tc>
          <w:tcPr>
            <w:tcW w:w="2126" w:type="dxa"/>
          </w:tcPr>
          <w:p w14:paraId="26B85AF2"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No</w:t>
            </w:r>
          </w:p>
        </w:tc>
        <w:tc>
          <w:tcPr>
            <w:tcW w:w="1701" w:type="dxa"/>
          </w:tcPr>
          <w:p w14:paraId="0985B648"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Appendix to be added</w:t>
            </w:r>
          </w:p>
        </w:tc>
      </w:tr>
      <w:tr w:rsidR="00CF18C7" w:rsidRPr="004745FC" w14:paraId="1669CD74" w14:textId="77777777" w:rsidTr="00A77CA5">
        <w:tc>
          <w:tcPr>
            <w:tcW w:w="1843" w:type="dxa"/>
          </w:tcPr>
          <w:p w14:paraId="6AC08595"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11.</w:t>
            </w:r>
          </w:p>
        </w:tc>
        <w:tc>
          <w:tcPr>
            <w:tcW w:w="4820" w:type="dxa"/>
          </w:tcPr>
          <w:p w14:paraId="76D18D6D"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 xml:space="preserve">Process for monitoring compliance </w:t>
            </w:r>
          </w:p>
        </w:tc>
        <w:tc>
          <w:tcPr>
            <w:tcW w:w="2126" w:type="dxa"/>
          </w:tcPr>
          <w:p w14:paraId="602B88CE"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012C2A92"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61A82999" w14:textId="77777777" w:rsidTr="00A77CA5">
        <w:tc>
          <w:tcPr>
            <w:tcW w:w="1843" w:type="dxa"/>
          </w:tcPr>
          <w:p w14:paraId="73FB8746"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13816D40" w14:textId="77777777" w:rsidR="00CF18C7" w:rsidRPr="004745FC" w:rsidRDefault="00CF18C7" w:rsidP="00C166D4">
            <w:pPr>
              <w:spacing w:after="0" w:line="240" w:lineRule="auto"/>
              <w:ind w:left="120"/>
              <w:rPr>
                <w:rFonts w:asciiTheme="minorHAnsi" w:hAnsiTheme="minorHAnsi" w:cstheme="minorHAnsi"/>
                <w:b/>
                <w:sz w:val="20"/>
                <w:szCs w:val="20"/>
              </w:rPr>
            </w:pPr>
            <w:r w:rsidRPr="004745FC">
              <w:rPr>
                <w:rFonts w:asciiTheme="minorHAnsi" w:hAnsiTheme="minorHAnsi" w:cstheme="minorHAnsi"/>
                <w:sz w:val="20"/>
                <w:szCs w:val="20"/>
              </w:rPr>
              <w:t xml:space="preserve">Is it clear how compliance with the policy will be </w:t>
            </w:r>
            <w:r w:rsidRPr="004745FC">
              <w:rPr>
                <w:rFonts w:asciiTheme="minorHAnsi" w:hAnsiTheme="minorHAnsi" w:cstheme="minorHAnsi"/>
                <w:sz w:val="20"/>
                <w:szCs w:val="20"/>
              </w:rPr>
              <w:br/>
              <w:t>monitored?</w:t>
            </w:r>
          </w:p>
        </w:tc>
        <w:tc>
          <w:tcPr>
            <w:tcW w:w="2126" w:type="dxa"/>
          </w:tcPr>
          <w:p w14:paraId="6748DFD4"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No</w:t>
            </w:r>
          </w:p>
        </w:tc>
        <w:tc>
          <w:tcPr>
            <w:tcW w:w="1701" w:type="dxa"/>
          </w:tcPr>
          <w:p w14:paraId="71BFAEF7"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Appendix to be added</w:t>
            </w:r>
          </w:p>
        </w:tc>
      </w:tr>
      <w:tr w:rsidR="00CF18C7" w:rsidRPr="004745FC" w14:paraId="3FA2F908" w14:textId="77777777" w:rsidTr="00A77CA5">
        <w:tc>
          <w:tcPr>
            <w:tcW w:w="1843" w:type="dxa"/>
          </w:tcPr>
          <w:p w14:paraId="0B50B3C4"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12.</w:t>
            </w:r>
          </w:p>
        </w:tc>
        <w:tc>
          <w:tcPr>
            <w:tcW w:w="4820" w:type="dxa"/>
          </w:tcPr>
          <w:p w14:paraId="320D303C"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Associated documents</w:t>
            </w:r>
          </w:p>
        </w:tc>
        <w:tc>
          <w:tcPr>
            <w:tcW w:w="2126" w:type="dxa"/>
          </w:tcPr>
          <w:p w14:paraId="3F0032F5"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05AFAD96"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1AAAEC01" w14:textId="77777777" w:rsidTr="00A77CA5">
        <w:tc>
          <w:tcPr>
            <w:tcW w:w="1843" w:type="dxa"/>
          </w:tcPr>
          <w:p w14:paraId="6A3881D1"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14D92DEF" w14:textId="77777777" w:rsidR="00CF18C7" w:rsidRPr="004745FC" w:rsidRDefault="00CF18C7" w:rsidP="00C166D4">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Are associated King’s documents listed?</w:t>
            </w:r>
          </w:p>
        </w:tc>
        <w:tc>
          <w:tcPr>
            <w:tcW w:w="2126" w:type="dxa"/>
          </w:tcPr>
          <w:p w14:paraId="6AC3D8BA"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765E4C88"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260FE36A" w14:textId="77777777" w:rsidTr="00A77CA5">
        <w:tc>
          <w:tcPr>
            <w:tcW w:w="1843" w:type="dxa"/>
          </w:tcPr>
          <w:p w14:paraId="2A2C99BD"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13.</w:t>
            </w:r>
          </w:p>
        </w:tc>
        <w:tc>
          <w:tcPr>
            <w:tcW w:w="4820" w:type="dxa"/>
          </w:tcPr>
          <w:p w14:paraId="0C12A40E" w14:textId="77777777" w:rsidR="00CF18C7" w:rsidRPr="004745FC" w:rsidRDefault="00CF18C7" w:rsidP="00C166D4">
            <w:pPr>
              <w:spacing w:after="0" w:line="240" w:lineRule="auto"/>
              <w:rPr>
                <w:rFonts w:asciiTheme="minorHAnsi" w:hAnsiTheme="minorHAnsi" w:cstheme="minorHAnsi"/>
                <w:b/>
                <w:sz w:val="20"/>
                <w:szCs w:val="20"/>
              </w:rPr>
            </w:pPr>
            <w:r w:rsidRPr="004745FC">
              <w:rPr>
                <w:rFonts w:asciiTheme="minorHAnsi" w:hAnsiTheme="minorHAnsi" w:cstheme="minorHAnsi"/>
                <w:b/>
                <w:sz w:val="20"/>
                <w:szCs w:val="20"/>
              </w:rPr>
              <w:t>References</w:t>
            </w:r>
          </w:p>
        </w:tc>
        <w:tc>
          <w:tcPr>
            <w:tcW w:w="2126" w:type="dxa"/>
          </w:tcPr>
          <w:p w14:paraId="422C6FFF"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3DD16B58"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37FDAF61" w14:textId="77777777" w:rsidTr="00A77CA5">
        <w:tc>
          <w:tcPr>
            <w:tcW w:w="1843" w:type="dxa"/>
          </w:tcPr>
          <w:p w14:paraId="4A94282F"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30D66246" w14:textId="77777777" w:rsidR="00CF18C7" w:rsidRPr="004745FC" w:rsidRDefault="00CF18C7" w:rsidP="00C166D4">
            <w:pPr>
              <w:spacing w:after="0" w:line="240" w:lineRule="auto"/>
              <w:ind w:left="120"/>
              <w:rPr>
                <w:rFonts w:asciiTheme="minorHAnsi" w:hAnsiTheme="minorHAnsi" w:cstheme="minorHAnsi"/>
                <w:sz w:val="20"/>
                <w:szCs w:val="20"/>
              </w:rPr>
            </w:pPr>
            <w:r w:rsidRPr="004745FC">
              <w:rPr>
                <w:rFonts w:asciiTheme="minorHAnsi" w:hAnsiTheme="minorHAnsi" w:cstheme="minorHAnsi"/>
                <w:sz w:val="20"/>
                <w:szCs w:val="20"/>
              </w:rPr>
              <w:t>Are supporting references listed?</w:t>
            </w:r>
          </w:p>
        </w:tc>
        <w:tc>
          <w:tcPr>
            <w:tcW w:w="2126" w:type="dxa"/>
          </w:tcPr>
          <w:p w14:paraId="2B84F10C"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N/A</w:t>
            </w:r>
          </w:p>
        </w:tc>
        <w:tc>
          <w:tcPr>
            <w:tcW w:w="1701" w:type="dxa"/>
          </w:tcPr>
          <w:p w14:paraId="26201621"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409D3C72" w14:textId="77777777" w:rsidTr="00A77CA5">
        <w:tc>
          <w:tcPr>
            <w:tcW w:w="1843" w:type="dxa"/>
          </w:tcPr>
          <w:p w14:paraId="1A3DE958" w14:textId="77777777" w:rsidR="00CF18C7" w:rsidRPr="004745FC" w:rsidRDefault="00CF18C7" w:rsidP="00C166D4">
            <w:pPr>
              <w:spacing w:after="0" w:line="240" w:lineRule="auto"/>
              <w:rPr>
                <w:rFonts w:asciiTheme="minorHAnsi" w:hAnsiTheme="minorHAnsi" w:cstheme="minorHAnsi"/>
                <w:sz w:val="20"/>
                <w:szCs w:val="20"/>
              </w:rPr>
            </w:pPr>
            <w:r w:rsidRPr="004745FC">
              <w:rPr>
                <w:rFonts w:asciiTheme="minorHAnsi" w:hAnsiTheme="minorHAnsi" w:cstheme="minorHAnsi"/>
                <w:b/>
                <w:sz w:val="20"/>
                <w:szCs w:val="20"/>
              </w:rPr>
              <w:t>14.</w:t>
            </w:r>
          </w:p>
        </w:tc>
        <w:tc>
          <w:tcPr>
            <w:tcW w:w="4820" w:type="dxa"/>
          </w:tcPr>
          <w:p w14:paraId="542D84EC" w14:textId="77777777" w:rsidR="00CF18C7" w:rsidRPr="004745FC" w:rsidRDefault="00CF18C7" w:rsidP="00C166D4">
            <w:pPr>
              <w:spacing w:after="0" w:line="240" w:lineRule="auto"/>
              <w:rPr>
                <w:rFonts w:asciiTheme="minorHAnsi" w:hAnsiTheme="minorHAnsi" w:cstheme="minorHAnsi"/>
                <w:b/>
                <w:bCs/>
                <w:sz w:val="20"/>
                <w:szCs w:val="20"/>
              </w:rPr>
            </w:pPr>
            <w:r w:rsidRPr="004745FC">
              <w:rPr>
                <w:rFonts w:asciiTheme="minorHAnsi" w:hAnsiTheme="minorHAnsi" w:cstheme="minorHAnsi"/>
                <w:b/>
                <w:bCs/>
                <w:sz w:val="20"/>
                <w:szCs w:val="20"/>
              </w:rPr>
              <w:t>Equality Impact Assessment:</w:t>
            </w:r>
          </w:p>
        </w:tc>
        <w:tc>
          <w:tcPr>
            <w:tcW w:w="2126" w:type="dxa"/>
          </w:tcPr>
          <w:p w14:paraId="71513529" w14:textId="77777777" w:rsidR="00CF18C7" w:rsidRPr="004745FC" w:rsidRDefault="00CF18C7" w:rsidP="00C166D4">
            <w:pPr>
              <w:spacing w:after="0" w:line="240" w:lineRule="auto"/>
              <w:jc w:val="center"/>
              <w:rPr>
                <w:rFonts w:asciiTheme="minorHAnsi" w:hAnsiTheme="minorHAnsi" w:cstheme="minorHAnsi"/>
                <w:sz w:val="20"/>
                <w:szCs w:val="20"/>
              </w:rPr>
            </w:pPr>
          </w:p>
        </w:tc>
        <w:tc>
          <w:tcPr>
            <w:tcW w:w="1701" w:type="dxa"/>
          </w:tcPr>
          <w:p w14:paraId="53716785" w14:textId="77777777" w:rsidR="00CF18C7" w:rsidRPr="004745FC" w:rsidRDefault="00CF18C7" w:rsidP="00C166D4">
            <w:pPr>
              <w:spacing w:after="0" w:line="240" w:lineRule="auto"/>
              <w:rPr>
                <w:rFonts w:asciiTheme="minorHAnsi" w:hAnsiTheme="minorHAnsi" w:cstheme="minorHAnsi"/>
                <w:sz w:val="20"/>
                <w:szCs w:val="20"/>
              </w:rPr>
            </w:pPr>
          </w:p>
        </w:tc>
      </w:tr>
      <w:tr w:rsidR="00CF18C7" w:rsidRPr="004745FC" w14:paraId="0D776333" w14:textId="77777777" w:rsidTr="00A77CA5">
        <w:tc>
          <w:tcPr>
            <w:tcW w:w="1843" w:type="dxa"/>
          </w:tcPr>
          <w:p w14:paraId="6B24C72A" w14:textId="77777777" w:rsidR="00CF18C7" w:rsidRPr="004745FC" w:rsidRDefault="00CF18C7" w:rsidP="00C166D4">
            <w:pPr>
              <w:spacing w:after="0" w:line="240" w:lineRule="auto"/>
              <w:rPr>
                <w:rFonts w:asciiTheme="minorHAnsi" w:hAnsiTheme="minorHAnsi" w:cstheme="minorHAnsi"/>
                <w:sz w:val="20"/>
                <w:szCs w:val="20"/>
              </w:rPr>
            </w:pPr>
          </w:p>
        </w:tc>
        <w:tc>
          <w:tcPr>
            <w:tcW w:w="4820" w:type="dxa"/>
          </w:tcPr>
          <w:p w14:paraId="7CF989B8" w14:textId="77777777" w:rsidR="00CF18C7" w:rsidRPr="004745FC" w:rsidRDefault="00CF18C7" w:rsidP="00C166D4">
            <w:pPr>
              <w:spacing w:after="0" w:line="240" w:lineRule="auto"/>
              <w:ind w:firstLine="120"/>
              <w:rPr>
                <w:rFonts w:asciiTheme="minorHAnsi" w:hAnsiTheme="minorHAnsi" w:cstheme="minorHAnsi"/>
                <w:b/>
                <w:bCs/>
                <w:sz w:val="20"/>
                <w:szCs w:val="20"/>
              </w:rPr>
            </w:pPr>
            <w:r w:rsidRPr="004745FC">
              <w:rPr>
                <w:rFonts w:asciiTheme="minorHAnsi" w:hAnsiTheme="minorHAnsi" w:cstheme="minorHAnsi"/>
                <w:sz w:val="20"/>
                <w:szCs w:val="20"/>
              </w:rPr>
              <w:t>Is an equality impact assessment included?</w:t>
            </w:r>
          </w:p>
        </w:tc>
        <w:tc>
          <w:tcPr>
            <w:tcW w:w="2126" w:type="dxa"/>
          </w:tcPr>
          <w:p w14:paraId="0C25549A" w14:textId="77777777" w:rsidR="00CF18C7" w:rsidRPr="004745FC" w:rsidRDefault="00CF18C7" w:rsidP="00C166D4">
            <w:pPr>
              <w:spacing w:after="0" w:line="240" w:lineRule="auto"/>
              <w:jc w:val="center"/>
              <w:rPr>
                <w:rFonts w:asciiTheme="minorHAnsi" w:hAnsiTheme="minorHAnsi" w:cstheme="minorHAnsi"/>
                <w:sz w:val="20"/>
                <w:szCs w:val="20"/>
              </w:rPr>
            </w:pPr>
            <w:r w:rsidRPr="004745FC">
              <w:rPr>
                <w:rFonts w:asciiTheme="minorHAnsi" w:hAnsiTheme="minorHAnsi" w:cstheme="minorHAnsi"/>
                <w:sz w:val="20"/>
                <w:szCs w:val="20"/>
              </w:rPr>
              <w:t>Yes</w:t>
            </w:r>
          </w:p>
        </w:tc>
        <w:tc>
          <w:tcPr>
            <w:tcW w:w="1701" w:type="dxa"/>
          </w:tcPr>
          <w:p w14:paraId="0F2B5C0F" w14:textId="77777777" w:rsidR="00CF18C7" w:rsidRPr="004745FC" w:rsidRDefault="00CF18C7" w:rsidP="00C166D4">
            <w:pPr>
              <w:spacing w:after="0" w:line="240" w:lineRule="auto"/>
              <w:rPr>
                <w:rFonts w:asciiTheme="minorHAnsi" w:hAnsiTheme="minorHAnsi" w:cstheme="minorHAnsi"/>
                <w:sz w:val="20"/>
                <w:szCs w:val="20"/>
              </w:rPr>
            </w:pPr>
          </w:p>
        </w:tc>
      </w:tr>
    </w:tbl>
    <w:p w14:paraId="38255466" w14:textId="77777777" w:rsidR="00CF18C7" w:rsidRPr="004745FC" w:rsidRDefault="00CF18C7" w:rsidP="00C166D4">
      <w:pPr>
        <w:pStyle w:val="Subtitle"/>
        <w:rPr>
          <w:rFonts w:asciiTheme="minorHAnsi" w:hAnsiTheme="minorHAnsi" w:cstheme="minorHAnsi"/>
          <w:sz w:val="20"/>
        </w:rPr>
      </w:pPr>
      <w:r w:rsidRPr="004745FC">
        <w:rPr>
          <w:rFonts w:asciiTheme="minorHAnsi" w:hAnsiTheme="minorHAnsi" w:cstheme="minorHAnsi"/>
          <w:sz w:val="20"/>
        </w:rPr>
        <w:br w:type="page"/>
      </w:r>
    </w:p>
    <w:p w14:paraId="0B23A1BA" w14:textId="77777777" w:rsidR="00CF18C7" w:rsidRPr="004745FC" w:rsidRDefault="00CF18C7" w:rsidP="00A77CA5">
      <w:pPr>
        <w:spacing w:after="0" w:line="240" w:lineRule="auto"/>
        <w:ind w:left="-709"/>
        <w:rPr>
          <w:rFonts w:asciiTheme="minorHAnsi" w:hAnsiTheme="minorHAnsi" w:cstheme="minorHAnsi"/>
          <w:color w:val="0070C0"/>
          <w:sz w:val="20"/>
          <w:szCs w:val="20"/>
        </w:rPr>
      </w:pPr>
      <w:r w:rsidRPr="004745FC">
        <w:rPr>
          <w:rFonts w:asciiTheme="minorHAnsi" w:hAnsiTheme="minorHAnsi" w:cstheme="minorHAnsi"/>
          <w:b/>
          <w:bCs/>
          <w:color w:val="0070C0"/>
          <w:sz w:val="20"/>
          <w:szCs w:val="20"/>
        </w:rPr>
        <w:t xml:space="preserve">Appendix 4 - INTER-PROVIDER ADMINISTRATIVE DATA TRANSFER SAMPLE DATA COLLECTION TEMPLATE: </w:t>
      </w:r>
      <w:r w:rsidRPr="004745FC">
        <w:rPr>
          <w:rFonts w:asciiTheme="minorHAnsi" w:hAnsiTheme="minorHAnsi" w:cstheme="minorHAnsi"/>
          <w:color w:val="0070C0"/>
          <w:sz w:val="20"/>
          <w:szCs w:val="20"/>
        </w:rPr>
        <w:t>Referring organisation to complete and send within 48 hours of decision to refer.</w:t>
      </w:r>
    </w:p>
    <w:p w14:paraId="710019C9" w14:textId="77777777" w:rsidR="00CF18C7" w:rsidRPr="004745FC" w:rsidRDefault="00CF18C7" w:rsidP="00C166D4">
      <w:pPr>
        <w:spacing w:after="0" w:line="240" w:lineRule="auto"/>
        <w:rPr>
          <w:rFonts w:asciiTheme="minorHAnsi" w:hAnsiTheme="minorHAnsi" w:cstheme="minorHAnsi"/>
          <w:sz w:val="20"/>
          <w:szCs w:val="20"/>
        </w:rPr>
      </w:pPr>
    </w:p>
    <w:tbl>
      <w:tblPr>
        <w:tblW w:w="54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50"/>
        <w:gridCol w:w="159"/>
        <w:gridCol w:w="4692"/>
      </w:tblGrid>
      <w:tr w:rsidR="00CF18C7" w:rsidRPr="004745FC" w14:paraId="4F6FC815" w14:textId="77777777" w:rsidTr="00A77CA5">
        <w:trPr>
          <w:trHeight w:val="215"/>
          <w:jc w:val="center"/>
        </w:trPr>
        <w:tc>
          <w:tcPr>
            <w:tcW w:w="5000" w:type="pct"/>
            <w:gridSpan w:val="3"/>
            <w:shd w:val="clear" w:color="auto" w:fill="CCCCCC"/>
            <w:vAlign w:val="center"/>
          </w:tcPr>
          <w:p w14:paraId="2BEA1D38" w14:textId="2905ED4E" w:rsidR="00CF18C7" w:rsidRPr="00C01058" w:rsidRDefault="00CF18C7" w:rsidP="00A77CA5">
            <w:pPr>
              <w:spacing w:after="0" w:line="240" w:lineRule="auto"/>
              <w:rPr>
                <w:rFonts w:asciiTheme="minorHAnsi" w:hAnsiTheme="minorHAnsi" w:cstheme="minorHAnsi"/>
                <w:sz w:val="20"/>
                <w:szCs w:val="20"/>
              </w:rPr>
            </w:pPr>
            <w:r w:rsidRPr="00C01058">
              <w:rPr>
                <w:rFonts w:asciiTheme="minorHAnsi" w:hAnsiTheme="minorHAnsi" w:cstheme="minorHAnsi"/>
                <w:b/>
                <w:bCs/>
                <w:sz w:val="20"/>
                <w:szCs w:val="20"/>
              </w:rPr>
              <w:t>For Referring Organisation:</w:t>
            </w:r>
          </w:p>
        </w:tc>
      </w:tr>
      <w:tr w:rsidR="00CF18C7" w:rsidRPr="004745FC" w14:paraId="33DB0265" w14:textId="77777777" w:rsidTr="00A77CA5">
        <w:trPr>
          <w:trHeight w:val="687"/>
          <w:jc w:val="center"/>
        </w:trPr>
        <w:tc>
          <w:tcPr>
            <w:tcW w:w="2622" w:type="pct"/>
            <w:vAlign w:val="center"/>
          </w:tcPr>
          <w:p w14:paraId="0E5BA633"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Referring organisation name:</w:t>
            </w:r>
          </w:p>
          <w:p w14:paraId="6D039A76" w14:textId="77777777" w:rsidR="00CF18C7" w:rsidRPr="00C01058" w:rsidRDefault="00CF18C7" w:rsidP="00C01058">
            <w:pPr>
              <w:spacing w:after="0" w:line="240" w:lineRule="auto"/>
              <w:rPr>
                <w:rFonts w:asciiTheme="minorHAnsi" w:hAnsiTheme="minorHAnsi" w:cstheme="minorHAnsi"/>
                <w:sz w:val="20"/>
                <w:szCs w:val="20"/>
              </w:rPr>
            </w:pPr>
          </w:p>
        </w:tc>
        <w:tc>
          <w:tcPr>
            <w:tcW w:w="2378" w:type="pct"/>
            <w:gridSpan w:val="2"/>
            <w:vAlign w:val="center"/>
          </w:tcPr>
          <w:p w14:paraId="3E4999F4"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Referring organisation code:   </w:t>
            </w:r>
          </w:p>
          <w:p w14:paraId="28A3ED80" w14:textId="77777777" w:rsidR="00CF18C7" w:rsidRPr="00C01058" w:rsidRDefault="00CF18C7" w:rsidP="00C01058">
            <w:pPr>
              <w:spacing w:after="0" w:line="240" w:lineRule="auto"/>
              <w:jc w:val="right"/>
              <w:rPr>
                <w:rFonts w:asciiTheme="minorHAnsi" w:hAnsiTheme="minorHAnsi" w:cstheme="minorHAnsi"/>
                <w:sz w:val="20"/>
                <w:szCs w:val="20"/>
              </w:rPr>
            </w:pPr>
          </w:p>
        </w:tc>
      </w:tr>
      <w:tr w:rsidR="00CF18C7" w:rsidRPr="004745FC" w14:paraId="4818768F" w14:textId="77777777" w:rsidTr="00A77CA5">
        <w:trPr>
          <w:trHeight w:val="229"/>
          <w:jc w:val="center"/>
        </w:trPr>
        <w:tc>
          <w:tcPr>
            <w:tcW w:w="2622" w:type="pct"/>
            <w:vAlign w:val="center"/>
          </w:tcPr>
          <w:p w14:paraId="73F7ADB0"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Referring clinician: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"Clinician"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«Clinician»</w:t>
            </w:r>
            <w:r w:rsidRPr="00C01058">
              <w:rPr>
                <w:rFonts w:asciiTheme="minorHAnsi" w:hAnsiTheme="minorHAnsi" w:cstheme="minorHAnsi"/>
                <w:sz w:val="20"/>
                <w:szCs w:val="20"/>
              </w:rPr>
              <w:fldChar w:fldCharType="end"/>
            </w:r>
          </w:p>
        </w:tc>
        <w:tc>
          <w:tcPr>
            <w:tcW w:w="2378" w:type="pct"/>
            <w:gridSpan w:val="2"/>
            <w:vAlign w:val="center"/>
          </w:tcPr>
          <w:p w14:paraId="7FCF2056"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Referring clinician registration code:</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"ClinicianQualif"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«ClinicianQualif»</w:t>
            </w:r>
            <w:r w:rsidRPr="00C01058">
              <w:rPr>
                <w:rFonts w:asciiTheme="minorHAnsi" w:hAnsiTheme="minorHAnsi" w:cstheme="minorHAnsi"/>
                <w:sz w:val="20"/>
                <w:szCs w:val="20"/>
              </w:rPr>
              <w:fldChar w:fldCharType="end"/>
            </w:r>
          </w:p>
        </w:tc>
      </w:tr>
      <w:tr w:rsidR="00CF18C7" w:rsidRPr="004745FC" w14:paraId="3FBBD93F" w14:textId="77777777" w:rsidTr="00A77CA5">
        <w:trPr>
          <w:trHeight w:val="512"/>
          <w:jc w:val="center"/>
        </w:trPr>
        <w:tc>
          <w:tcPr>
            <w:tcW w:w="2622" w:type="pct"/>
            <w:vAlign w:val="center"/>
          </w:tcPr>
          <w:p w14:paraId="6D891467"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Referring treatment function code:</w:t>
            </w:r>
          </w:p>
          <w:p w14:paraId="3EE0A60F"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"ClinicianSpecialty"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«ClinicianSpecialty»</w:t>
            </w:r>
            <w:r w:rsidRPr="00C01058">
              <w:rPr>
                <w:rFonts w:asciiTheme="minorHAnsi" w:hAnsiTheme="minorHAnsi" w:cstheme="minorHAnsi"/>
                <w:sz w:val="20"/>
                <w:szCs w:val="20"/>
              </w:rPr>
              <w:fldChar w:fldCharType="end"/>
            </w:r>
          </w:p>
        </w:tc>
        <w:tc>
          <w:tcPr>
            <w:tcW w:w="2378" w:type="pct"/>
            <w:gridSpan w:val="2"/>
            <w:vAlign w:val="center"/>
          </w:tcPr>
          <w:p w14:paraId="4B4F63FE" w14:textId="77777777" w:rsidR="00CF18C7" w:rsidRPr="00C01058" w:rsidRDefault="00CF18C7" w:rsidP="00C01058">
            <w:pPr>
              <w:keepNext/>
              <w:spacing w:after="0" w:line="240" w:lineRule="auto"/>
              <w:outlineLvl w:val="0"/>
              <w:rPr>
                <w:rFonts w:asciiTheme="minorHAnsi" w:hAnsiTheme="minorHAnsi" w:cstheme="minorHAnsi"/>
                <w:kern w:val="32"/>
                <w:sz w:val="20"/>
                <w:szCs w:val="20"/>
                <w:lang w:eastAsia="en-GB"/>
              </w:rPr>
            </w:pPr>
            <w:r w:rsidRPr="00C01058">
              <w:rPr>
                <w:rFonts w:asciiTheme="minorHAnsi" w:hAnsiTheme="minorHAnsi" w:cstheme="minorHAnsi"/>
                <w:kern w:val="32"/>
                <w:sz w:val="20"/>
                <w:szCs w:val="20"/>
                <w:lang w:eastAsia="en-GB"/>
              </w:rPr>
              <w:t>Contact name:</w:t>
            </w:r>
          </w:p>
        </w:tc>
      </w:tr>
      <w:tr w:rsidR="00CF18C7" w:rsidRPr="004745FC" w14:paraId="72716CA0" w14:textId="77777777" w:rsidTr="00A77CA5">
        <w:trPr>
          <w:trHeight w:val="458"/>
          <w:jc w:val="center"/>
        </w:trPr>
        <w:tc>
          <w:tcPr>
            <w:tcW w:w="2622" w:type="pct"/>
            <w:vAlign w:val="center"/>
          </w:tcPr>
          <w:p w14:paraId="248A14CA"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Contact phone: </w:t>
            </w:r>
          </w:p>
        </w:tc>
        <w:tc>
          <w:tcPr>
            <w:tcW w:w="2378" w:type="pct"/>
            <w:gridSpan w:val="2"/>
            <w:vAlign w:val="center"/>
          </w:tcPr>
          <w:p w14:paraId="604C471F"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Contact e-mail:</w:t>
            </w:r>
          </w:p>
          <w:p w14:paraId="695163E0" w14:textId="77777777" w:rsidR="00CF18C7" w:rsidRPr="00C01058" w:rsidRDefault="00CF18C7" w:rsidP="00C01058">
            <w:pPr>
              <w:spacing w:after="0" w:line="240" w:lineRule="auto"/>
              <w:rPr>
                <w:rFonts w:asciiTheme="minorHAnsi" w:hAnsiTheme="minorHAnsi" w:cstheme="minorHAnsi"/>
                <w:sz w:val="20"/>
                <w:szCs w:val="20"/>
              </w:rPr>
            </w:pPr>
          </w:p>
        </w:tc>
      </w:tr>
      <w:tr w:rsidR="00CF18C7" w:rsidRPr="004745FC" w14:paraId="20A1C3F0" w14:textId="77777777" w:rsidTr="00A77CA5">
        <w:trPr>
          <w:trHeight w:val="229"/>
          <w:jc w:val="center"/>
        </w:trPr>
        <w:tc>
          <w:tcPr>
            <w:tcW w:w="5000" w:type="pct"/>
            <w:gridSpan w:val="3"/>
            <w:shd w:val="clear" w:color="auto" w:fill="CCCCCC"/>
            <w:vAlign w:val="center"/>
          </w:tcPr>
          <w:p w14:paraId="046137AE" w14:textId="77777777" w:rsidR="00CF18C7" w:rsidRPr="00C01058" w:rsidRDefault="00CF18C7" w:rsidP="00C01058">
            <w:pPr>
              <w:spacing w:after="0" w:line="240" w:lineRule="auto"/>
              <w:rPr>
                <w:rFonts w:asciiTheme="minorHAnsi" w:hAnsiTheme="minorHAnsi" w:cstheme="minorHAnsi"/>
                <w:b/>
                <w:bCs/>
                <w:sz w:val="20"/>
                <w:szCs w:val="20"/>
              </w:rPr>
            </w:pPr>
            <w:r w:rsidRPr="00C01058">
              <w:rPr>
                <w:rFonts w:asciiTheme="minorHAnsi" w:hAnsiTheme="minorHAnsi" w:cstheme="minorHAnsi"/>
                <w:b/>
                <w:bCs/>
                <w:sz w:val="20"/>
                <w:szCs w:val="20"/>
              </w:rPr>
              <w:t>Patient Details:</w:t>
            </w:r>
          </w:p>
        </w:tc>
      </w:tr>
      <w:tr w:rsidR="00CF18C7" w:rsidRPr="004745FC" w14:paraId="1928C746" w14:textId="77777777" w:rsidTr="00A77CA5">
        <w:trPr>
          <w:trHeight w:val="674"/>
          <w:jc w:val="center"/>
        </w:trPr>
        <w:tc>
          <w:tcPr>
            <w:tcW w:w="2622" w:type="pct"/>
            <w:vAlign w:val="center"/>
          </w:tcPr>
          <w:p w14:paraId="78E68ABA"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Patient’s family name:</w:t>
            </w:r>
          </w:p>
          <w:p w14:paraId="3F64F8C8"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"PatientSurname"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«PatientSurname»</w:t>
            </w:r>
            <w:r w:rsidRPr="00C01058">
              <w:rPr>
                <w:rFonts w:asciiTheme="minorHAnsi" w:hAnsiTheme="minorHAnsi" w:cstheme="minorHAnsi"/>
                <w:sz w:val="20"/>
                <w:szCs w:val="20"/>
              </w:rPr>
              <w:fldChar w:fldCharType="end"/>
            </w:r>
          </w:p>
        </w:tc>
        <w:tc>
          <w:tcPr>
            <w:tcW w:w="2378" w:type="pct"/>
            <w:gridSpan w:val="2"/>
            <w:vAlign w:val="center"/>
          </w:tcPr>
          <w:p w14:paraId="1FA8EA33"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Patient’s fore name: </w:t>
            </w:r>
          </w:p>
          <w:p w14:paraId="2E2D5C54"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"PatientForename"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«PatientForename»</w:t>
            </w:r>
            <w:r w:rsidRPr="00C01058">
              <w:rPr>
                <w:rFonts w:asciiTheme="minorHAnsi" w:hAnsiTheme="minorHAnsi" w:cstheme="minorHAnsi"/>
                <w:sz w:val="20"/>
                <w:szCs w:val="20"/>
              </w:rPr>
              <w:fldChar w:fldCharType="end"/>
            </w:r>
          </w:p>
          <w:p w14:paraId="1D3BC607" w14:textId="77777777" w:rsidR="00CF18C7" w:rsidRPr="00C01058" w:rsidRDefault="00CF18C7" w:rsidP="00C01058">
            <w:pPr>
              <w:spacing w:after="0" w:line="240" w:lineRule="auto"/>
              <w:rPr>
                <w:rFonts w:asciiTheme="minorHAnsi" w:hAnsiTheme="minorHAnsi" w:cstheme="minorHAnsi"/>
                <w:sz w:val="20"/>
                <w:szCs w:val="20"/>
              </w:rPr>
            </w:pPr>
          </w:p>
        </w:tc>
      </w:tr>
      <w:tr w:rsidR="00CF18C7" w:rsidRPr="004745FC" w14:paraId="7D69E721" w14:textId="77777777" w:rsidTr="00A77CA5">
        <w:trPr>
          <w:trHeight w:val="458"/>
          <w:jc w:val="center"/>
        </w:trPr>
        <w:tc>
          <w:tcPr>
            <w:tcW w:w="2622" w:type="pct"/>
            <w:vAlign w:val="center"/>
          </w:tcPr>
          <w:p w14:paraId="4C717BE8"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Title: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"PatientTitle"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«PatientTitle»</w:t>
            </w:r>
            <w:r w:rsidRPr="00C01058">
              <w:rPr>
                <w:rFonts w:asciiTheme="minorHAnsi" w:hAnsiTheme="minorHAnsi" w:cstheme="minorHAnsi"/>
                <w:sz w:val="20"/>
                <w:szCs w:val="20"/>
              </w:rPr>
              <w:fldChar w:fldCharType="end"/>
            </w:r>
          </w:p>
        </w:tc>
        <w:tc>
          <w:tcPr>
            <w:tcW w:w="2378" w:type="pct"/>
            <w:gridSpan w:val="2"/>
            <w:vAlign w:val="center"/>
          </w:tcPr>
          <w:p w14:paraId="38AB44F4"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Date of Birth: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"PatientDateOfBirth"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«PatientDateOfBirth»</w:t>
            </w:r>
            <w:r w:rsidRPr="00C01058">
              <w:rPr>
                <w:rFonts w:asciiTheme="minorHAnsi" w:hAnsiTheme="minorHAnsi" w:cstheme="minorHAnsi"/>
                <w:sz w:val="20"/>
                <w:szCs w:val="20"/>
              </w:rPr>
              <w:fldChar w:fldCharType="end"/>
            </w:r>
          </w:p>
          <w:p w14:paraId="1D811E08" w14:textId="77777777" w:rsidR="00CF18C7" w:rsidRPr="00C01058" w:rsidRDefault="00CF18C7" w:rsidP="00C01058">
            <w:pPr>
              <w:spacing w:after="0" w:line="240" w:lineRule="auto"/>
              <w:rPr>
                <w:rFonts w:asciiTheme="minorHAnsi" w:hAnsiTheme="minorHAnsi" w:cstheme="minorHAnsi"/>
                <w:sz w:val="20"/>
                <w:szCs w:val="20"/>
              </w:rPr>
            </w:pPr>
          </w:p>
        </w:tc>
      </w:tr>
      <w:tr w:rsidR="00CF18C7" w:rsidRPr="004745FC" w14:paraId="2EC25954" w14:textId="77777777" w:rsidTr="00A77CA5">
        <w:trPr>
          <w:trHeight w:val="444"/>
          <w:jc w:val="center"/>
        </w:trPr>
        <w:tc>
          <w:tcPr>
            <w:tcW w:w="2622" w:type="pct"/>
            <w:vAlign w:val="center"/>
          </w:tcPr>
          <w:p w14:paraId="62D4CF1A"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NHS number: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"PatientNHSNumber"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«PatientNHSNumber»</w:t>
            </w:r>
            <w:r w:rsidRPr="00C01058">
              <w:rPr>
                <w:rFonts w:asciiTheme="minorHAnsi" w:hAnsiTheme="minorHAnsi" w:cstheme="minorHAnsi"/>
                <w:sz w:val="20"/>
                <w:szCs w:val="20"/>
              </w:rPr>
              <w:fldChar w:fldCharType="end"/>
            </w:r>
          </w:p>
        </w:tc>
        <w:tc>
          <w:tcPr>
            <w:tcW w:w="2378" w:type="pct"/>
            <w:gridSpan w:val="2"/>
            <w:vAlign w:val="center"/>
          </w:tcPr>
          <w:p w14:paraId="191A0ADD"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Local Patient Identifier: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"PatientID"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«PatientID»</w:t>
            </w:r>
            <w:r w:rsidRPr="00C01058">
              <w:rPr>
                <w:rFonts w:asciiTheme="minorHAnsi" w:hAnsiTheme="minorHAnsi" w:cstheme="minorHAnsi"/>
                <w:sz w:val="20"/>
                <w:szCs w:val="20"/>
              </w:rPr>
              <w:fldChar w:fldCharType="end"/>
            </w:r>
          </w:p>
          <w:p w14:paraId="171F81C6" w14:textId="77777777" w:rsidR="00CF18C7" w:rsidRPr="00C01058" w:rsidRDefault="00CF18C7" w:rsidP="00C01058">
            <w:pPr>
              <w:spacing w:after="0" w:line="240" w:lineRule="auto"/>
              <w:rPr>
                <w:rFonts w:asciiTheme="minorHAnsi" w:hAnsiTheme="minorHAnsi" w:cstheme="minorHAnsi"/>
                <w:sz w:val="20"/>
                <w:szCs w:val="20"/>
              </w:rPr>
            </w:pPr>
          </w:p>
        </w:tc>
      </w:tr>
      <w:tr w:rsidR="00CF18C7" w:rsidRPr="004745FC" w14:paraId="1895E24F" w14:textId="77777777" w:rsidTr="00A77CA5">
        <w:trPr>
          <w:trHeight w:val="1604"/>
          <w:jc w:val="center"/>
        </w:trPr>
        <w:tc>
          <w:tcPr>
            <w:tcW w:w="2622" w:type="pct"/>
            <w:vAlign w:val="center"/>
          </w:tcPr>
          <w:p w14:paraId="70E9C188"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Correspondence address:</w:t>
            </w:r>
          </w:p>
          <w:p w14:paraId="52B26C53"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"PatientAddressLine1"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«PatientAddressLine1»</w:t>
            </w:r>
            <w:r w:rsidRPr="00C01058">
              <w:rPr>
                <w:rFonts w:asciiTheme="minorHAnsi" w:hAnsiTheme="minorHAnsi" w:cstheme="minorHAnsi"/>
                <w:sz w:val="20"/>
                <w:szCs w:val="20"/>
              </w:rPr>
              <w:fldChar w:fldCharType="end"/>
            </w:r>
          </w:p>
          <w:p w14:paraId="21F297FA"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"PatientAddressLine2"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«PatientAddressLine2»</w:t>
            </w:r>
            <w:r w:rsidRPr="00C01058">
              <w:rPr>
                <w:rFonts w:asciiTheme="minorHAnsi" w:hAnsiTheme="minorHAnsi" w:cstheme="minorHAnsi"/>
                <w:sz w:val="20"/>
                <w:szCs w:val="20"/>
              </w:rPr>
              <w:fldChar w:fldCharType="end"/>
            </w:r>
          </w:p>
          <w:p w14:paraId="72BD13E8"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"PatientAddressLine3"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«PatientAddressLine3»</w:t>
            </w:r>
            <w:r w:rsidRPr="00C01058">
              <w:rPr>
                <w:rFonts w:asciiTheme="minorHAnsi" w:hAnsiTheme="minorHAnsi" w:cstheme="minorHAnsi"/>
                <w:sz w:val="20"/>
                <w:szCs w:val="20"/>
              </w:rPr>
              <w:fldChar w:fldCharType="end"/>
            </w:r>
          </w:p>
          <w:p w14:paraId="5AB18D10"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"PatientAddressLine4"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«PatientAddressLine4»</w:t>
            </w:r>
            <w:r w:rsidRPr="00C01058">
              <w:rPr>
                <w:rFonts w:asciiTheme="minorHAnsi" w:hAnsiTheme="minorHAnsi" w:cstheme="minorHAnsi"/>
                <w:sz w:val="20"/>
                <w:szCs w:val="20"/>
              </w:rPr>
              <w:fldChar w:fldCharType="end"/>
            </w:r>
          </w:p>
          <w:p w14:paraId="687D7A4C" w14:textId="77777777" w:rsidR="00CF18C7" w:rsidRPr="00C01058" w:rsidRDefault="00CF18C7" w:rsidP="00C01058">
            <w:pPr>
              <w:spacing w:after="0" w:line="240" w:lineRule="auto"/>
              <w:rPr>
                <w:rFonts w:asciiTheme="minorHAnsi" w:hAnsiTheme="minorHAnsi" w:cstheme="minorHAnsi"/>
                <w:sz w:val="20"/>
                <w:szCs w:val="20"/>
              </w:rPr>
            </w:pPr>
          </w:p>
          <w:p w14:paraId="30C9AD7F"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Post code: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"PatientPostCode"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«PatientPostCode»</w:t>
            </w:r>
            <w:r w:rsidRPr="00C01058">
              <w:rPr>
                <w:rFonts w:asciiTheme="minorHAnsi" w:hAnsiTheme="minorHAnsi" w:cstheme="minorHAnsi"/>
                <w:sz w:val="20"/>
                <w:szCs w:val="20"/>
              </w:rPr>
              <w:fldChar w:fldCharType="end"/>
            </w:r>
          </w:p>
        </w:tc>
        <w:tc>
          <w:tcPr>
            <w:tcW w:w="2378" w:type="pct"/>
            <w:gridSpan w:val="2"/>
            <w:vAlign w:val="center"/>
          </w:tcPr>
          <w:p w14:paraId="4411AC97"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Contact details:</w:t>
            </w:r>
          </w:p>
          <w:p w14:paraId="7516F352"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Contact Home Tel No: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"PatientTelNumber"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«PatientTelNumber»</w:t>
            </w:r>
            <w:r w:rsidRPr="00C01058">
              <w:rPr>
                <w:rFonts w:asciiTheme="minorHAnsi" w:hAnsiTheme="minorHAnsi" w:cstheme="minorHAnsi"/>
                <w:sz w:val="20"/>
                <w:szCs w:val="20"/>
              </w:rPr>
              <w:fldChar w:fldCharType="end"/>
            </w:r>
          </w:p>
          <w:p w14:paraId="0C818229"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Contact Work Tel No: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"PatientWorkTelNumber"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«PatientWorkTelNumber»</w:t>
            </w:r>
            <w:r w:rsidRPr="00C01058">
              <w:rPr>
                <w:rFonts w:asciiTheme="minorHAnsi" w:hAnsiTheme="minorHAnsi" w:cstheme="minorHAnsi"/>
                <w:sz w:val="20"/>
                <w:szCs w:val="20"/>
              </w:rPr>
              <w:fldChar w:fldCharType="end"/>
            </w:r>
          </w:p>
          <w:p w14:paraId="5F6B0BA0"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Contact Mobile: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"PatientMobilePhoneNumber"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«PatientMobilePhoneNumber»</w:t>
            </w:r>
            <w:r w:rsidRPr="00C01058">
              <w:rPr>
                <w:rFonts w:asciiTheme="minorHAnsi" w:hAnsiTheme="minorHAnsi" w:cstheme="minorHAnsi"/>
                <w:sz w:val="20"/>
                <w:szCs w:val="20"/>
              </w:rPr>
              <w:fldChar w:fldCharType="end"/>
            </w:r>
          </w:p>
          <w:p w14:paraId="28A9E3D3"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Contact e-mail: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"PatientEmailAddress"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«PatientEmailAddress»</w:t>
            </w:r>
            <w:r w:rsidRPr="00C01058">
              <w:rPr>
                <w:rFonts w:asciiTheme="minorHAnsi" w:hAnsiTheme="minorHAnsi" w:cstheme="minorHAnsi"/>
                <w:sz w:val="20"/>
                <w:szCs w:val="20"/>
              </w:rPr>
              <w:fldChar w:fldCharType="end"/>
            </w:r>
          </w:p>
        </w:tc>
      </w:tr>
      <w:tr w:rsidR="00CF18C7" w:rsidRPr="004745FC" w14:paraId="29F6D00C" w14:textId="77777777" w:rsidTr="00A77CA5">
        <w:trPr>
          <w:trHeight w:val="215"/>
          <w:jc w:val="center"/>
        </w:trPr>
        <w:tc>
          <w:tcPr>
            <w:tcW w:w="5000" w:type="pct"/>
            <w:gridSpan w:val="3"/>
            <w:shd w:val="clear" w:color="auto" w:fill="CCCCCC"/>
            <w:vAlign w:val="center"/>
          </w:tcPr>
          <w:p w14:paraId="49179D35" w14:textId="77777777" w:rsidR="00CF18C7" w:rsidRPr="00C01058" w:rsidRDefault="00CF18C7" w:rsidP="00C01058">
            <w:pPr>
              <w:spacing w:after="0" w:line="240" w:lineRule="auto"/>
              <w:rPr>
                <w:rFonts w:asciiTheme="minorHAnsi" w:hAnsiTheme="minorHAnsi" w:cstheme="minorHAnsi"/>
                <w:b/>
                <w:bCs/>
                <w:sz w:val="20"/>
                <w:szCs w:val="20"/>
              </w:rPr>
            </w:pPr>
            <w:r w:rsidRPr="00C01058">
              <w:rPr>
                <w:rFonts w:asciiTheme="minorHAnsi" w:hAnsiTheme="minorHAnsi" w:cstheme="minorHAnsi"/>
                <w:b/>
                <w:bCs/>
                <w:sz w:val="20"/>
                <w:szCs w:val="20"/>
              </w:rPr>
              <w:t xml:space="preserve">GP Details </w:t>
            </w:r>
          </w:p>
        </w:tc>
      </w:tr>
      <w:tr w:rsidR="00CF18C7" w:rsidRPr="004745FC" w14:paraId="3B613532" w14:textId="77777777" w:rsidTr="00A77CA5">
        <w:trPr>
          <w:trHeight w:val="458"/>
          <w:jc w:val="center"/>
        </w:trPr>
        <w:tc>
          <w:tcPr>
            <w:tcW w:w="2622" w:type="pct"/>
            <w:vAlign w:val="center"/>
          </w:tcPr>
          <w:p w14:paraId="7C98355F"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GP name: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"GPTitle"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«GPTitle»</w:t>
            </w:r>
            <w:r w:rsidRPr="00C01058">
              <w:rPr>
                <w:rFonts w:asciiTheme="minorHAnsi" w:hAnsiTheme="minorHAnsi" w:cstheme="minorHAnsi"/>
                <w:sz w:val="20"/>
                <w:szCs w:val="20"/>
              </w:rPr>
              <w:fldChar w:fldCharType="end"/>
            </w:r>
            <w:r w:rsidRPr="00C01058">
              <w:rPr>
                <w:rFonts w:asciiTheme="minorHAnsi" w:hAnsiTheme="minorHAnsi" w:cstheme="minorHAnsi"/>
                <w:sz w:val="20"/>
                <w:szCs w:val="20"/>
              </w:rPr>
              <w:t xml:space="preserve">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"GPForename"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«GPForename»</w:t>
            </w:r>
            <w:r w:rsidRPr="00C01058">
              <w:rPr>
                <w:rFonts w:asciiTheme="minorHAnsi" w:hAnsiTheme="minorHAnsi" w:cstheme="minorHAnsi"/>
                <w:sz w:val="20"/>
                <w:szCs w:val="20"/>
              </w:rPr>
              <w:fldChar w:fldCharType="end"/>
            </w:r>
            <w:r w:rsidRPr="00C01058">
              <w:rPr>
                <w:rFonts w:asciiTheme="minorHAnsi" w:hAnsiTheme="minorHAnsi" w:cstheme="minorHAnsi"/>
                <w:sz w:val="20"/>
                <w:szCs w:val="20"/>
              </w:rPr>
              <w:t xml:space="preserve">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"GPSurname"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«GPSurname»</w:t>
            </w:r>
            <w:r w:rsidRPr="00C01058">
              <w:rPr>
                <w:rFonts w:asciiTheme="minorHAnsi" w:hAnsiTheme="minorHAnsi" w:cstheme="minorHAnsi"/>
                <w:sz w:val="20"/>
                <w:szCs w:val="20"/>
              </w:rPr>
              <w:fldChar w:fldCharType="end"/>
            </w:r>
          </w:p>
        </w:tc>
        <w:tc>
          <w:tcPr>
            <w:tcW w:w="2378" w:type="pct"/>
            <w:gridSpan w:val="2"/>
            <w:vAlign w:val="center"/>
          </w:tcPr>
          <w:p w14:paraId="7644759E"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GP practice code: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"GPProviderNo"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«GPProviderNo»</w:t>
            </w:r>
            <w:r w:rsidRPr="00C01058">
              <w:rPr>
                <w:rFonts w:asciiTheme="minorHAnsi" w:hAnsiTheme="minorHAnsi" w:cstheme="minorHAnsi"/>
                <w:sz w:val="20"/>
                <w:szCs w:val="20"/>
              </w:rPr>
              <w:fldChar w:fldCharType="end"/>
            </w:r>
          </w:p>
        </w:tc>
      </w:tr>
      <w:tr w:rsidR="00CF18C7" w:rsidRPr="004745FC" w14:paraId="63A71C09" w14:textId="77777777" w:rsidTr="00A77CA5">
        <w:trPr>
          <w:trHeight w:val="215"/>
          <w:jc w:val="center"/>
        </w:trPr>
        <w:tc>
          <w:tcPr>
            <w:tcW w:w="5000" w:type="pct"/>
            <w:gridSpan w:val="3"/>
            <w:shd w:val="clear" w:color="auto" w:fill="CCCCCC"/>
            <w:vAlign w:val="center"/>
          </w:tcPr>
          <w:p w14:paraId="1B429050" w14:textId="77777777" w:rsidR="00CF18C7" w:rsidRPr="00C01058" w:rsidRDefault="00CF18C7" w:rsidP="00C01058">
            <w:pPr>
              <w:spacing w:after="0" w:line="240" w:lineRule="auto"/>
              <w:rPr>
                <w:rFonts w:asciiTheme="minorHAnsi" w:hAnsiTheme="minorHAnsi" w:cstheme="minorHAnsi"/>
                <w:b/>
                <w:bCs/>
                <w:sz w:val="20"/>
                <w:szCs w:val="20"/>
              </w:rPr>
            </w:pPr>
            <w:r w:rsidRPr="00C01058">
              <w:rPr>
                <w:rFonts w:asciiTheme="minorHAnsi" w:hAnsiTheme="minorHAnsi" w:cstheme="minorHAnsi"/>
                <w:b/>
                <w:bCs/>
                <w:sz w:val="20"/>
                <w:szCs w:val="20"/>
              </w:rPr>
              <w:t xml:space="preserve">Referral To Treatment Information: </w:t>
            </w:r>
          </w:p>
        </w:tc>
      </w:tr>
      <w:tr w:rsidR="00CF18C7" w:rsidRPr="004745FC" w14:paraId="4A03AE7C" w14:textId="77777777" w:rsidTr="00A77CA5">
        <w:trPr>
          <w:trHeight w:val="687"/>
          <w:jc w:val="center"/>
        </w:trPr>
        <w:tc>
          <w:tcPr>
            <w:tcW w:w="2622" w:type="pct"/>
            <w:vAlign w:val="center"/>
          </w:tcPr>
          <w:p w14:paraId="1CEB7058"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Patient Pathway Identifier: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"UBRN"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«UBRN»</w:t>
            </w:r>
            <w:r w:rsidRPr="00C01058">
              <w:rPr>
                <w:rFonts w:asciiTheme="minorHAnsi" w:hAnsiTheme="minorHAnsi" w:cstheme="minorHAnsi"/>
                <w:sz w:val="20"/>
                <w:szCs w:val="20"/>
              </w:rPr>
              <w:fldChar w:fldCharType="end"/>
            </w:r>
          </w:p>
          <w:p w14:paraId="0F41A91A" w14:textId="77777777" w:rsidR="00CF18C7" w:rsidRPr="00C01058" w:rsidRDefault="00CF18C7" w:rsidP="00C01058">
            <w:pPr>
              <w:spacing w:after="0" w:line="240" w:lineRule="auto"/>
              <w:rPr>
                <w:rFonts w:asciiTheme="minorHAnsi" w:hAnsiTheme="minorHAnsi" w:cstheme="minorHAnsi"/>
                <w:sz w:val="20"/>
                <w:szCs w:val="20"/>
              </w:rPr>
            </w:pPr>
          </w:p>
        </w:tc>
        <w:tc>
          <w:tcPr>
            <w:tcW w:w="2378" w:type="pct"/>
            <w:gridSpan w:val="2"/>
            <w:vAlign w:val="center"/>
          </w:tcPr>
          <w:p w14:paraId="650108B5"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Allocated by (organisational code):</w:t>
            </w:r>
          </w:p>
          <w:p w14:paraId="73B805C8" w14:textId="77777777" w:rsidR="00CF18C7" w:rsidRPr="00C01058" w:rsidRDefault="00CF18C7" w:rsidP="00C01058">
            <w:pPr>
              <w:spacing w:after="0" w:line="240" w:lineRule="auto"/>
              <w:rPr>
                <w:rFonts w:asciiTheme="minorHAnsi" w:hAnsiTheme="minorHAnsi" w:cstheme="minorHAnsi"/>
                <w:sz w:val="20"/>
                <w:szCs w:val="20"/>
              </w:rPr>
            </w:pPr>
          </w:p>
          <w:p w14:paraId="75C2B76C" w14:textId="77777777" w:rsidR="00CF18C7" w:rsidRPr="00C01058" w:rsidRDefault="00CF18C7" w:rsidP="00C01058">
            <w:pPr>
              <w:spacing w:after="0" w:line="240" w:lineRule="auto"/>
              <w:rPr>
                <w:rFonts w:asciiTheme="minorHAnsi" w:hAnsiTheme="minorHAnsi" w:cstheme="minorHAnsi"/>
                <w:sz w:val="20"/>
                <w:szCs w:val="20"/>
              </w:rPr>
            </w:pPr>
          </w:p>
        </w:tc>
      </w:tr>
      <w:tr w:rsidR="00CF18C7" w:rsidRPr="004745FC" w14:paraId="001664A2" w14:textId="77777777" w:rsidTr="00A77CA5">
        <w:trPr>
          <w:trHeight w:val="458"/>
          <w:jc w:val="center"/>
        </w:trPr>
        <w:tc>
          <w:tcPr>
            <w:tcW w:w="5000" w:type="pct"/>
            <w:gridSpan w:val="3"/>
            <w:vAlign w:val="center"/>
          </w:tcPr>
          <w:p w14:paraId="0A499574"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Is the patient on an 18 Weeks RTT pathway:</w:t>
            </w:r>
          </w:p>
          <w:p w14:paraId="43F744C7"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Yes    □                              No   □</w:t>
            </w:r>
          </w:p>
        </w:tc>
      </w:tr>
      <w:tr w:rsidR="00CF18C7" w:rsidRPr="004745FC" w14:paraId="26154D03" w14:textId="77777777" w:rsidTr="00A77CA5">
        <w:trPr>
          <w:trHeight w:val="903"/>
          <w:jc w:val="center"/>
        </w:trPr>
        <w:tc>
          <w:tcPr>
            <w:tcW w:w="5000" w:type="pct"/>
            <w:gridSpan w:val="3"/>
            <w:vAlign w:val="center"/>
          </w:tcPr>
          <w:p w14:paraId="761F4243" w14:textId="77777777" w:rsidR="00CF18C7" w:rsidRPr="00C01058" w:rsidRDefault="00CF18C7" w:rsidP="00C01058">
            <w:pPr>
              <w:tabs>
                <w:tab w:val="left" w:pos="7565"/>
                <w:tab w:val="left" w:pos="7700"/>
              </w:tabs>
              <w:spacing w:after="0" w:line="240" w:lineRule="auto"/>
              <w:rPr>
                <w:rFonts w:asciiTheme="minorHAnsi" w:hAnsiTheme="minorHAnsi" w:cstheme="minorHAnsi"/>
                <w:sz w:val="20"/>
                <w:szCs w:val="20"/>
              </w:rPr>
            </w:pPr>
            <w:r w:rsidRPr="00C01058">
              <w:rPr>
                <w:rFonts w:asciiTheme="minorHAnsi" w:hAnsiTheme="minorHAnsi" w:cstheme="minorHAnsi"/>
                <w:sz w:val="20"/>
                <w:szCs w:val="20"/>
              </w:rPr>
              <w:t>Is this referral the:</w:t>
            </w:r>
          </w:p>
          <w:p w14:paraId="283DF303" w14:textId="77777777" w:rsidR="00CF18C7" w:rsidRPr="00C01058" w:rsidRDefault="00CF18C7" w:rsidP="00C01058">
            <w:pPr>
              <w:tabs>
                <w:tab w:val="right" w:pos="7535"/>
                <w:tab w:val="left" w:pos="7565"/>
                <w:tab w:val="left" w:pos="7700"/>
              </w:tabs>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Start of a new pathway - (New condition or change of treatment)                       </w:t>
            </w:r>
            <w:r w:rsidRPr="00C01058">
              <w:rPr>
                <w:rFonts w:asciiTheme="minorHAnsi" w:hAnsiTheme="minorHAnsi" w:cstheme="minorHAnsi"/>
                <w:sz w:val="20"/>
                <w:szCs w:val="20"/>
              </w:rPr>
              <w:tab/>
              <w:t xml:space="preserve">□  </w:t>
            </w:r>
          </w:p>
          <w:p w14:paraId="6BA08624" w14:textId="77777777" w:rsidR="00CF18C7" w:rsidRPr="00C01058" w:rsidRDefault="00CF18C7" w:rsidP="00C01058">
            <w:pPr>
              <w:tabs>
                <w:tab w:val="right" w:pos="7535"/>
                <w:tab w:val="left" w:pos="7565"/>
                <w:tab w:val="left" w:pos="7700"/>
              </w:tabs>
              <w:spacing w:after="0" w:line="240" w:lineRule="auto"/>
              <w:rPr>
                <w:rFonts w:asciiTheme="minorHAnsi" w:hAnsiTheme="minorHAnsi" w:cstheme="minorHAnsi"/>
                <w:sz w:val="20"/>
                <w:szCs w:val="20"/>
              </w:rPr>
            </w:pPr>
            <w:r w:rsidRPr="00C01058">
              <w:rPr>
                <w:rFonts w:asciiTheme="minorHAnsi" w:hAnsiTheme="minorHAnsi" w:cstheme="minorHAnsi"/>
                <w:sz w:val="20"/>
                <w:szCs w:val="20"/>
              </w:rPr>
              <w:t>Continuation of an active pathway – (1</w:t>
            </w:r>
            <w:r w:rsidRPr="00C01058">
              <w:rPr>
                <w:rFonts w:asciiTheme="minorHAnsi" w:hAnsiTheme="minorHAnsi" w:cstheme="minorHAnsi"/>
                <w:sz w:val="20"/>
                <w:szCs w:val="20"/>
                <w:vertAlign w:val="superscript"/>
              </w:rPr>
              <w:t>st</w:t>
            </w:r>
            <w:r w:rsidRPr="00C01058">
              <w:rPr>
                <w:rFonts w:asciiTheme="minorHAnsi" w:hAnsiTheme="minorHAnsi" w:cstheme="minorHAnsi"/>
                <w:sz w:val="20"/>
                <w:szCs w:val="20"/>
              </w:rPr>
              <w:t xml:space="preserve"> definitive treatment not given)             </w:t>
            </w:r>
            <w:r w:rsidRPr="00C01058">
              <w:rPr>
                <w:rFonts w:asciiTheme="minorHAnsi" w:hAnsiTheme="minorHAnsi" w:cstheme="minorHAnsi"/>
                <w:sz w:val="20"/>
                <w:szCs w:val="20"/>
              </w:rPr>
              <w:tab/>
              <w:t>□</w:t>
            </w:r>
          </w:p>
          <w:p w14:paraId="0846FAEF" w14:textId="77777777" w:rsidR="00CF18C7" w:rsidRPr="00C01058" w:rsidRDefault="00CF18C7" w:rsidP="00C01058">
            <w:pPr>
              <w:tabs>
                <w:tab w:val="right" w:pos="7535"/>
                <w:tab w:val="left" w:pos="7565"/>
                <w:tab w:val="left" w:pos="7700"/>
              </w:tabs>
              <w:spacing w:after="0" w:line="240" w:lineRule="auto"/>
              <w:rPr>
                <w:rFonts w:asciiTheme="minorHAnsi" w:hAnsiTheme="minorHAnsi" w:cstheme="minorHAnsi"/>
                <w:sz w:val="20"/>
                <w:szCs w:val="20"/>
              </w:rPr>
            </w:pPr>
            <w:r w:rsidRPr="00C01058">
              <w:rPr>
                <w:rFonts w:asciiTheme="minorHAnsi" w:hAnsiTheme="minorHAnsi" w:cstheme="minorHAnsi"/>
                <w:sz w:val="20"/>
                <w:szCs w:val="20"/>
              </w:rPr>
              <w:t>Continuing treatment for a stopped pathway – (1</w:t>
            </w:r>
            <w:r w:rsidRPr="00C01058">
              <w:rPr>
                <w:rFonts w:asciiTheme="minorHAnsi" w:hAnsiTheme="minorHAnsi" w:cstheme="minorHAnsi"/>
                <w:sz w:val="20"/>
                <w:szCs w:val="20"/>
                <w:vertAlign w:val="superscript"/>
              </w:rPr>
              <w:t>st</w:t>
            </w:r>
            <w:r w:rsidRPr="00C01058">
              <w:rPr>
                <w:rFonts w:asciiTheme="minorHAnsi" w:hAnsiTheme="minorHAnsi" w:cstheme="minorHAnsi"/>
                <w:sz w:val="20"/>
                <w:szCs w:val="20"/>
              </w:rPr>
              <w:t xml:space="preserve"> definitive treatment given)   </w:t>
            </w:r>
            <w:r w:rsidRPr="00C01058">
              <w:rPr>
                <w:rFonts w:asciiTheme="minorHAnsi" w:hAnsiTheme="minorHAnsi" w:cstheme="minorHAnsi"/>
                <w:sz w:val="20"/>
                <w:szCs w:val="20"/>
              </w:rPr>
              <w:tab/>
              <w:t>□</w:t>
            </w:r>
          </w:p>
        </w:tc>
      </w:tr>
      <w:tr w:rsidR="00CF18C7" w:rsidRPr="004745FC" w14:paraId="3FB06CCE" w14:textId="77777777" w:rsidTr="00A77CA5">
        <w:trPr>
          <w:trHeight w:val="687"/>
          <w:jc w:val="center"/>
        </w:trPr>
        <w:tc>
          <w:tcPr>
            <w:tcW w:w="5000" w:type="pct"/>
            <w:gridSpan w:val="3"/>
            <w:vAlign w:val="center"/>
          </w:tcPr>
          <w:p w14:paraId="1A3829AF"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Is this referral for:</w:t>
            </w:r>
          </w:p>
          <w:p w14:paraId="77A3DDE3"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Diagnostic tests only         □</w:t>
            </w:r>
          </w:p>
          <w:p w14:paraId="648439F6"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Opinion only                      □</w:t>
            </w:r>
          </w:p>
        </w:tc>
      </w:tr>
      <w:tr w:rsidR="00CF18C7" w:rsidRPr="004745FC" w14:paraId="15A58F37" w14:textId="77777777" w:rsidTr="00A77CA5">
        <w:trPr>
          <w:trHeight w:val="687"/>
          <w:jc w:val="center"/>
        </w:trPr>
        <w:tc>
          <w:tcPr>
            <w:tcW w:w="2700" w:type="pct"/>
            <w:gridSpan w:val="2"/>
            <w:vAlign w:val="center"/>
          </w:tcPr>
          <w:p w14:paraId="6E4AFDE3" w14:textId="77777777" w:rsidR="00CF18C7" w:rsidRPr="00C01058" w:rsidRDefault="00CF18C7" w:rsidP="00C01058">
            <w:pPr>
              <w:spacing w:after="0" w:line="240" w:lineRule="auto"/>
              <w:rPr>
                <w:rFonts w:asciiTheme="minorHAnsi" w:hAnsiTheme="minorHAnsi" w:cstheme="minorHAnsi"/>
                <w:sz w:val="20"/>
                <w:szCs w:val="20"/>
              </w:rPr>
            </w:pPr>
            <w:r w:rsidRPr="00C01058">
              <w:rPr>
                <w:rFonts w:asciiTheme="minorHAnsi" w:hAnsiTheme="minorHAnsi" w:cstheme="minorHAnsi"/>
                <w:sz w:val="20"/>
                <w:szCs w:val="20"/>
              </w:rPr>
              <w:t xml:space="preserve">Date of decision to refer to receiving organisation: </w:t>
            </w:r>
            <w:r w:rsidRPr="00C01058">
              <w:rPr>
                <w:rFonts w:asciiTheme="minorHAnsi" w:hAnsiTheme="minorHAnsi" w:cstheme="minorHAnsi"/>
                <w:sz w:val="20"/>
                <w:szCs w:val="20"/>
              </w:rPr>
              <w:fldChar w:fldCharType="begin"/>
            </w:r>
            <w:r w:rsidRPr="00C01058">
              <w:rPr>
                <w:rFonts w:asciiTheme="minorHAnsi" w:hAnsiTheme="minorHAnsi" w:cstheme="minorHAnsi"/>
                <w:sz w:val="20"/>
                <w:szCs w:val="20"/>
              </w:rPr>
              <w:instrText xml:space="preserve"> MERGEFIELD "ApptDate" </w:instrText>
            </w:r>
            <w:r w:rsidRPr="00C01058">
              <w:rPr>
                <w:rFonts w:asciiTheme="minorHAnsi" w:hAnsiTheme="minorHAnsi" w:cstheme="minorHAnsi"/>
                <w:sz w:val="20"/>
                <w:szCs w:val="20"/>
              </w:rPr>
              <w:fldChar w:fldCharType="separate"/>
            </w:r>
            <w:r w:rsidRPr="00C01058">
              <w:rPr>
                <w:rFonts w:asciiTheme="minorHAnsi" w:hAnsiTheme="minorHAnsi" w:cstheme="minorHAnsi"/>
                <w:noProof/>
                <w:sz w:val="20"/>
                <w:szCs w:val="20"/>
              </w:rPr>
              <w:t>«ApptDate»</w:t>
            </w:r>
            <w:r w:rsidRPr="00C01058">
              <w:rPr>
                <w:rFonts w:asciiTheme="minorHAnsi" w:hAnsiTheme="minorHAnsi" w:cstheme="minorHAnsi"/>
                <w:sz w:val="20"/>
                <w:szCs w:val="20"/>
              </w:rPr>
              <w:fldChar w:fldCharType="end"/>
            </w:r>
          </w:p>
        </w:tc>
        <w:tc>
          <w:tcPr>
            <w:tcW w:w="2300" w:type="pct"/>
            <w:vAlign w:val="center"/>
          </w:tcPr>
          <w:p w14:paraId="4DFAF29D" w14:textId="77777777" w:rsidR="00CF18C7" w:rsidRPr="00C01058" w:rsidRDefault="00CF18C7" w:rsidP="00C01058">
            <w:pPr>
              <w:spacing w:after="0" w:line="240" w:lineRule="auto"/>
              <w:rPr>
                <w:rFonts w:asciiTheme="minorHAnsi" w:hAnsiTheme="minorHAnsi" w:cstheme="minorHAnsi"/>
                <w:b/>
                <w:bCs/>
                <w:color w:val="FF0000"/>
                <w:sz w:val="20"/>
                <w:szCs w:val="20"/>
              </w:rPr>
            </w:pPr>
            <w:r w:rsidRPr="00C01058">
              <w:rPr>
                <w:rFonts w:asciiTheme="minorHAnsi" w:hAnsiTheme="minorHAnsi" w:cstheme="minorHAnsi"/>
                <w:b/>
                <w:bCs/>
                <w:color w:val="FF0000"/>
                <w:sz w:val="20"/>
                <w:szCs w:val="20"/>
              </w:rPr>
              <w:t xml:space="preserve">Clock start: </w:t>
            </w:r>
          </w:p>
          <w:p w14:paraId="2F3A4255" w14:textId="77777777" w:rsidR="00CF18C7" w:rsidRPr="00C01058" w:rsidRDefault="00CF18C7" w:rsidP="00C01058">
            <w:pPr>
              <w:spacing w:after="0" w:line="240" w:lineRule="auto"/>
              <w:rPr>
                <w:rFonts w:asciiTheme="minorHAnsi" w:hAnsiTheme="minorHAnsi" w:cstheme="minorHAnsi"/>
                <w:b/>
                <w:bCs/>
                <w:color w:val="FF0000"/>
                <w:sz w:val="20"/>
                <w:szCs w:val="20"/>
              </w:rPr>
            </w:pPr>
          </w:p>
          <w:p w14:paraId="690F93CA" w14:textId="77777777" w:rsidR="00CF18C7" w:rsidRPr="00C01058" w:rsidRDefault="00CF18C7" w:rsidP="00C01058">
            <w:pPr>
              <w:spacing w:after="0" w:line="240" w:lineRule="auto"/>
              <w:rPr>
                <w:rFonts w:asciiTheme="minorHAnsi" w:hAnsiTheme="minorHAnsi" w:cstheme="minorHAnsi"/>
                <w:color w:val="FF0000"/>
                <w:sz w:val="20"/>
                <w:szCs w:val="20"/>
              </w:rPr>
            </w:pPr>
          </w:p>
        </w:tc>
      </w:tr>
    </w:tbl>
    <w:p w14:paraId="0B73FADD" w14:textId="4EF733B0" w:rsidR="00CF18C7" w:rsidRPr="004745FC" w:rsidRDefault="00CF18C7" w:rsidP="00C166D4">
      <w:pPr>
        <w:keepNext/>
        <w:keepLines/>
        <w:spacing w:after="0" w:line="240" w:lineRule="auto"/>
        <w:outlineLvl w:val="0"/>
        <w:rPr>
          <w:rFonts w:asciiTheme="minorHAnsi" w:hAnsiTheme="minorHAnsi" w:cstheme="minorHAnsi"/>
          <w:b/>
          <w:bCs/>
          <w:sz w:val="20"/>
          <w:szCs w:val="20"/>
        </w:rPr>
      </w:pPr>
      <w:r w:rsidRPr="004745FC">
        <w:rPr>
          <w:rFonts w:asciiTheme="minorHAnsi" w:hAnsiTheme="minorHAnsi" w:cstheme="minorHAnsi"/>
          <w:b/>
          <w:bCs/>
          <w:sz w:val="20"/>
          <w:szCs w:val="20"/>
        </w:rPr>
        <w:br/>
      </w:r>
      <w:r w:rsidRPr="004745FC">
        <w:rPr>
          <w:rFonts w:asciiTheme="minorHAnsi" w:hAnsiTheme="minorHAnsi" w:cstheme="minorHAnsi"/>
          <w:b/>
          <w:bCs/>
          <w:sz w:val="20"/>
          <w:szCs w:val="20"/>
        </w:rPr>
        <w:br/>
      </w:r>
      <w:r w:rsidRPr="004745FC">
        <w:rPr>
          <w:rFonts w:asciiTheme="minorHAnsi" w:hAnsiTheme="minorHAnsi" w:cstheme="minorHAnsi"/>
          <w:b/>
          <w:bCs/>
          <w:sz w:val="20"/>
          <w:szCs w:val="20"/>
        </w:rPr>
        <w:br/>
      </w:r>
      <w:r w:rsidRPr="004745FC">
        <w:rPr>
          <w:rFonts w:asciiTheme="minorHAnsi" w:hAnsiTheme="minorHAnsi" w:cstheme="minorHAnsi"/>
          <w:b/>
          <w:bCs/>
          <w:sz w:val="20"/>
          <w:szCs w:val="20"/>
        </w:rPr>
        <w:br/>
      </w:r>
      <w:r w:rsidRPr="004745FC">
        <w:rPr>
          <w:rFonts w:asciiTheme="minorHAnsi" w:hAnsiTheme="minorHAnsi" w:cstheme="minorHAnsi"/>
          <w:b/>
          <w:bCs/>
          <w:sz w:val="20"/>
          <w:szCs w:val="20"/>
        </w:rPr>
        <w:br/>
      </w:r>
    </w:p>
    <w:p w14:paraId="3C7CC683" w14:textId="6ABF00CD" w:rsidR="001F5EC3" w:rsidRDefault="00CF18C7" w:rsidP="00A77CA5">
      <w:pPr>
        <w:spacing w:after="0" w:line="240" w:lineRule="auto"/>
        <w:ind w:left="-709"/>
        <w:rPr>
          <w:rFonts w:asciiTheme="minorHAnsi" w:hAnsiTheme="minorHAnsi" w:cstheme="minorHAnsi"/>
          <w:b/>
          <w:bCs/>
          <w:color w:val="0070C0"/>
          <w:sz w:val="20"/>
          <w:szCs w:val="20"/>
        </w:rPr>
      </w:pPr>
      <w:r w:rsidRPr="004745FC">
        <w:rPr>
          <w:rFonts w:asciiTheme="minorHAnsi" w:hAnsiTheme="minorHAnsi" w:cstheme="minorHAnsi"/>
          <w:b/>
          <w:bCs/>
          <w:sz w:val="20"/>
          <w:szCs w:val="20"/>
        </w:rPr>
        <w:br w:type="page"/>
      </w:r>
      <w:r w:rsidRPr="004745FC">
        <w:rPr>
          <w:rFonts w:asciiTheme="minorHAnsi" w:hAnsiTheme="minorHAnsi" w:cstheme="minorHAnsi"/>
          <w:b/>
          <w:bCs/>
          <w:color w:val="0070C0"/>
          <w:sz w:val="20"/>
          <w:szCs w:val="20"/>
        </w:rPr>
        <w:t>Appendix 5 – Example of KCH Clinic Outcome form</w:t>
      </w:r>
    </w:p>
    <w:p w14:paraId="4AAE7240" w14:textId="77777777" w:rsidR="00A77CA5" w:rsidRDefault="00A77CA5" w:rsidP="00A77CA5">
      <w:pPr>
        <w:spacing w:after="0" w:line="240" w:lineRule="auto"/>
        <w:ind w:left="-709"/>
        <w:rPr>
          <w:rFonts w:asciiTheme="minorHAnsi" w:hAnsiTheme="minorHAnsi" w:cstheme="minorHAnsi"/>
          <w:b/>
          <w:bCs/>
          <w:sz w:val="20"/>
          <w:szCs w:val="20"/>
        </w:rPr>
      </w:pPr>
    </w:p>
    <w:p w14:paraId="44AB55AC" w14:textId="00C3019B" w:rsidR="00A77CA5" w:rsidRPr="00A77CA5" w:rsidRDefault="00066AA0" w:rsidP="00A77CA5">
      <w:pPr>
        <w:spacing w:after="0" w:line="240" w:lineRule="auto"/>
        <w:ind w:left="-709"/>
        <w:rPr>
          <w:rFonts w:asciiTheme="minorHAnsi" w:hAnsiTheme="minorHAnsi" w:cstheme="minorHAnsi"/>
          <w:b/>
          <w:bCs/>
          <w:sz w:val="20"/>
          <w:szCs w:val="20"/>
        </w:rPr>
      </w:pPr>
      <w:del w:id="6" w:author="BOYDELL, Tabby (LEWISHAM AND GREENWICH NHS TRUST)" w:date="2025-09-08T17:08:00Z" w16du:dateUtc="2025-09-08T16:08:00Z">
        <w:r w:rsidRPr="004745FC" w:rsidDel="00C83BDC">
          <w:rPr>
            <w:rFonts w:asciiTheme="minorHAnsi" w:hAnsiTheme="minorHAnsi" w:cstheme="minorHAnsi"/>
            <w:noProof/>
            <w:sz w:val="20"/>
            <w:szCs w:val="20"/>
          </w:rPr>
          <w:drawing>
            <wp:inline distT="0" distB="0" distL="0" distR="0" wp14:anchorId="542157D2" wp14:editId="49A29012">
              <wp:extent cx="5926455" cy="7547610"/>
              <wp:effectExtent l="0" t="0" r="0" b="0"/>
              <wp:docPr id="19" name="Picture 19"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ocument with text and images&#10;&#10;AI-generated content may be incorrect."/>
                      <pic:cNvPicPr/>
                    </pic:nvPicPr>
                    <pic:blipFill>
                      <a:blip r:embed="rId25"/>
                      <a:stretch>
                        <a:fillRect/>
                      </a:stretch>
                    </pic:blipFill>
                    <pic:spPr>
                      <a:xfrm>
                        <a:off x="0" y="0"/>
                        <a:ext cx="5926455" cy="7547610"/>
                      </a:xfrm>
                      <a:prstGeom prst="rect">
                        <a:avLst/>
                      </a:prstGeom>
                    </pic:spPr>
                  </pic:pic>
                </a:graphicData>
              </a:graphic>
            </wp:inline>
          </w:drawing>
        </w:r>
      </w:del>
    </w:p>
    <w:p w14:paraId="06192B34" w14:textId="77777777" w:rsidR="003A6FE6" w:rsidRDefault="003A6FE6" w:rsidP="00C166D4">
      <w:pPr>
        <w:spacing w:after="0" w:line="240" w:lineRule="auto"/>
        <w:jc w:val="center"/>
        <w:rPr>
          <w:rFonts w:asciiTheme="minorHAnsi" w:hAnsiTheme="minorHAnsi" w:cstheme="minorHAnsi"/>
          <w:b/>
          <w:bCs/>
          <w:color w:val="002060"/>
          <w:sz w:val="20"/>
          <w:szCs w:val="20"/>
        </w:rPr>
      </w:pPr>
    </w:p>
    <w:p w14:paraId="733B9548" w14:textId="77777777" w:rsidR="00A77CA5" w:rsidRDefault="00A77CA5" w:rsidP="00C166D4">
      <w:pPr>
        <w:spacing w:after="0" w:line="240" w:lineRule="auto"/>
        <w:jc w:val="center"/>
        <w:rPr>
          <w:rFonts w:asciiTheme="minorHAnsi" w:hAnsiTheme="minorHAnsi" w:cstheme="minorHAnsi"/>
          <w:b/>
          <w:bCs/>
          <w:color w:val="002060"/>
          <w:sz w:val="20"/>
          <w:szCs w:val="20"/>
        </w:rPr>
      </w:pPr>
    </w:p>
    <w:p w14:paraId="1B928509" w14:textId="77777777" w:rsidR="00A77CA5" w:rsidRDefault="00A77CA5" w:rsidP="00C166D4">
      <w:pPr>
        <w:spacing w:after="0" w:line="240" w:lineRule="auto"/>
        <w:jc w:val="center"/>
        <w:rPr>
          <w:rFonts w:asciiTheme="minorHAnsi" w:hAnsiTheme="minorHAnsi" w:cstheme="minorHAnsi"/>
          <w:b/>
          <w:bCs/>
          <w:color w:val="002060"/>
          <w:sz w:val="20"/>
          <w:szCs w:val="20"/>
        </w:rPr>
      </w:pPr>
    </w:p>
    <w:p w14:paraId="1363CD42" w14:textId="77777777" w:rsidR="00A77CA5" w:rsidRDefault="00A77CA5" w:rsidP="00C166D4">
      <w:pPr>
        <w:spacing w:after="0" w:line="240" w:lineRule="auto"/>
        <w:jc w:val="center"/>
        <w:rPr>
          <w:rFonts w:asciiTheme="minorHAnsi" w:hAnsiTheme="minorHAnsi" w:cstheme="minorHAnsi"/>
          <w:b/>
          <w:bCs/>
          <w:color w:val="002060"/>
          <w:sz w:val="20"/>
          <w:szCs w:val="20"/>
        </w:rPr>
      </w:pPr>
    </w:p>
    <w:p w14:paraId="3C44F99F" w14:textId="77777777" w:rsidR="00A77CA5" w:rsidRDefault="00A77CA5" w:rsidP="00A77CA5">
      <w:pPr>
        <w:spacing w:after="0" w:line="240" w:lineRule="auto"/>
        <w:jc w:val="both"/>
        <w:rPr>
          <w:rFonts w:asciiTheme="minorHAnsi" w:hAnsiTheme="minorHAnsi" w:cstheme="minorHAnsi"/>
          <w:b/>
          <w:bCs/>
          <w:color w:val="0070C0"/>
          <w:sz w:val="20"/>
          <w:szCs w:val="20"/>
        </w:rPr>
      </w:pPr>
    </w:p>
    <w:p w14:paraId="648B57A5" w14:textId="7E0FB94F" w:rsidR="003A6FE6" w:rsidRPr="004745FC" w:rsidRDefault="00A23E1D" w:rsidP="00A77CA5">
      <w:pPr>
        <w:spacing w:after="0" w:line="240" w:lineRule="auto"/>
        <w:ind w:left="-709"/>
        <w:jc w:val="both"/>
        <w:rPr>
          <w:rFonts w:asciiTheme="minorHAnsi" w:hAnsiTheme="minorHAnsi" w:cstheme="minorHAnsi"/>
          <w:b/>
          <w:bCs/>
          <w:color w:val="3476B1" w:themeColor="accent2" w:themeShade="BF"/>
          <w:sz w:val="20"/>
          <w:szCs w:val="20"/>
        </w:rPr>
      </w:pPr>
      <w:r w:rsidRPr="004745FC">
        <w:rPr>
          <w:rFonts w:asciiTheme="minorHAnsi" w:hAnsiTheme="minorHAnsi" w:cstheme="minorHAnsi"/>
          <w:b/>
          <w:bCs/>
          <w:color w:val="0070C0"/>
          <w:sz w:val="20"/>
          <w:szCs w:val="20"/>
        </w:rPr>
        <w:t xml:space="preserve">Appendix 6 – </w:t>
      </w:r>
      <w:r w:rsidRPr="004745FC">
        <w:rPr>
          <w:rFonts w:asciiTheme="minorHAnsi" w:hAnsiTheme="minorHAnsi" w:cstheme="minorHAnsi"/>
          <w:b/>
          <w:bCs/>
          <w:color w:val="3476B1" w:themeColor="accent2" w:themeShade="BF"/>
          <w:sz w:val="20"/>
          <w:szCs w:val="20"/>
        </w:rPr>
        <w:t>Clinician Guidance to SEL Cancer Access Policies</w:t>
      </w:r>
    </w:p>
    <w:p w14:paraId="16C2AE2F" w14:textId="77777777" w:rsidR="00C804F4" w:rsidRPr="004745FC" w:rsidRDefault="00C804F4" w:rsidP="00A77CA5">
      <w:pPr>
        <w:spacing w:after="0" w:line="240" w:lineRule="auto"/>
        <w:jc w:val="both"/>
        <w:rPr>
          <w:rFonts w:asciiTheme="minorHAnsi" w:hAnsiTheme="minorHAnsi" w:cstheme="minorHAnsi"/>
          <w:b/>
          <w:bCs/>
          <w:color w:val="3476B1" w:themeColor="accent2" w:themeShade="BF"/>
          <w:sz w:val="20"/>
          <w:szCs w:val="20"/>
        </w:rPr>
      </w:pPr>
    </w:p>
    <w:tbl>
      <w:tblPr>
        <w:tblStyle w:val="TableGrid"/>
        <w:tblW w:w="10490" w:type="dxa"/>
        <w:tblInd w:w="-714" w:type="dxa"/>
        <w:tblLook w:val="04A0" w:firstRow="1" w:lastRow="0" w:firstColumn="1" w:lastColumn="0" w:noHBand="0" w:noVBand="1"/>
      </w:tblPr>
      <w:tblGrid>
        <w:gridCol w:w="2429"/>
        <w:gridCol w:w="8061"/>
      </w:tblGrid>
      <w:tr w:rsidR="003A6FE6" w:rsidRPr="004745FC" w14:paraId="2DC73235" w14:textId="77777777" w:rsidTr="00A77CA5">
        <w:trPr>
          <w:trHeight w:val="218"/>
        </w:trPr>
        <w:tc>
          <w:tcPr>
            <w:tcW w:w="2429" w:type="dxa"/>
          </w:tcPr>
          <w:p w14:paraId="50AE36CC" w14:textId="77777777" w:rsidR="003A6FE6" w:rsidRPr="004745FC" w:rsidRDefault="003A6FE6" w:rsidP="00A77CA5">
            <w:pPr>
              <w:spacing w:after="0" w:line="240" w:lineRule="auto"/>
              <w:jc w:val="right"/>
              <w:rPr>
                <w:rFonts w:asciiTheme="minorHAnsi" w:hAnsiTheme="minorHAnsi" w:cstheme="minorHAnsi"/>
                <w:b/>
                <w:bCs/>
                <w:sz w:val="20"/>
                <w:szCs w:val="20"/>
              </w:rPr>
            </w:pPr>
            <w:r w:rsidRPr="004745FC">
              <w:rPr>
                <w:rFonts w:asciiTheme="minorHAnsi" w:hAnsiTheme="minorHAnsi" w:cstheme="minorHAnsi"/>
                <w:b/>
                <w:bCs/>
                <w:sz w:val="20"/>
                <w:szCs w:val="20"/>
              </w:rPr>
              <w:t>Version &amp; Date</w:t>
            </w:r>
          </w:p>
        </w:tc>
        <w:tc>
          <w:tcPr>
            <w:tcW w:w="8061" w:type="dxa"/>
          </w:tcPr>
          <w:p w14:paraId="4679127D" w14:textId="77777777" w:rsidR="003A6FE6" w:rsidRPr="004745FC" w:rsidRDefault="003A6FE6" w:rsidP="00A77CA5">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v1.0_01/10/2021</w:t>
            </w:r>
          </w:p>
        </w:tc>
      </w:tr>
      <w:tr w:rsidR="003A6FE6" w:rsidRPr="004745FC" w14:paraId="326C6A4E" w14:textId="77777777" w:rsidTr="00A77CA5">
        <w:trPr>
          <w:trHeight w:val="601"/>
        </w:trPr>
        <w:tc>
          <w:tcPr>
            <w:tcW w:w="2429" w:type="dxa"/>
          </w:tcPr>
          <w:p w14:paraId="4DDDEB34" w14:textId="77777777" w:rsidR="003A6FE6" w:rsidRPr="004745FC" w:rsidRDefault="003A6FE6" w:rsidP="00A77CA5">
            <w:pPr>
              <w:spacing w:after="0" w:line="240" w:lineRule="auto"/>
              <w:jc w:val="right"/>
              <w:rPr>
                <w:rFonts w:asciiTheme="minorHAnsi" w:hAnsiTheme="minorHAnsi" w:cstheme="minorHAnsi"/>
                <w:b/>
                <w:bCs/>
                <w:sz w:val="20"/>
                <w:szCs w:val="20"/>
              </w:rPr>
            </w:pPr>
            <w:r w:rsidRPr="004745FC">
              <w:rPr>
                <w:rFonts w:asciiTheme="minorHAnsi" w:hAnsiTheme="minorHAnsi" w:cstheme="minorHAnsi"/>
                <w:b/>
                <w:bCs/>
                <w:sz w:val="20"/>
                <w:szCs w:val="20"/>
              </w:rPr>
              <w:t>Author</w:t>
            </w:r>
          </w:p>
        </w:tc>
        <w:tc>
          <w:tcPr>
            <w:tcW w:w="8061" w:type="dxa"/>
          </w:tcPr>
          <w:p w14:paraId="5594FC76" w14:textId="77777777" w:rsidR="003A6FE6" w:rsidRPr="004745FC" w:rsidRDefault="003A6FE6" w:rsidP="00A77CA5">
            <w:pPr>
              <w:spacing w:after="0" w:line="240" w:lineRule="auto"/>
              <w:rPr>
                <w:rFonts w:asciiTheme="minorHAnsi" w:hAnsiTheme="minorHAnsi" w:cstheme="minorHAnsi"/>
                <w:i/>
                <w:iCs/>
                <w:sz w:val="20"/>
                <w:szCs w:val="20"/>
              </w:rPr>
            </w:pPr>
            <w:r w:rsidRPr="004745FC">
              <w:rPr>
                <w:rFonts w:asciiTheme="minorHAnsi" w:hAnsiTheme="minorHAnsi" w:cstheme="minorHAnsi"/>
                <w:sz w:val="20"/>
                <w:szCs w:val="20"/>
              </w:rPr>
              <w:t xml:space="preserve">Sean McCloy, </w:t>
            </w:r>
            <w:r w:rsidRPr="004745FC">
              <w:rPr>
                <w:rFonts w:asciiTheme="minorHAnsi" w:hAnsiTheme="minorHAnsi" w:cstheme="minorHAnsi"/>
                <w:i/>
                <w:iCs/>
                <w:sz w:val="20"/>
                <w:szCs w:val="20"/>
              </w:rPr>
              <w:t>Managing Director - SEL Cancer Alliance</w:t>
            </w:r>
          </w:p>
          <w:p w14:paraId="4FA61B26" w14:textId="77777777" w:rsidR="003A6FE6" w:rsidRPr="004745FC" w:rsidRDefault="003A6FE6" w:rsidP="00A77CA5">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David I’Anson, </w:t>
            </w:r>
            <w:r w:rsidRPr="004745FC">
              <w:rPr>
                <w:rFonts w:asciiTheme="minorHAnsi" w:hAnsiTheme="minorHAnsi" w:cstheme="minorHAnsi"/>
                <w:i/>
                <w:iCs/>
                <w:sz w:val="20"/>
                <w:szCs w:val="20"/>
              </w:rPr>
              <w:t>Cancer Commissioning Manager – NHS SEL CCG</w:t>
            </w:r>
          </w:p>
        </w:tc>
      </w:tr>
      <w:tr w:rsidR="003A6FE6" w:rsidRPr="004745FC" w14:paraId="1C686334" w14:textId="77777777" w:rsidTr="00A77CA5">
        <w:trPr>
          <w:trHeight w:val="233"/>
        </w:trPr>
        <w:tc>
          <w:tcPr>
            <w:tcW w:w="2429" w:type="dxa"/>
          </w:tcPr>
          <w:p w14:paraId="04370297" w14:textId="77777777" w:rsidR="003A6FE6" w:rsidRPr="004745FC" w:rsidRDefault="003A6FE6" w:rsidP="00A77CA5">
            <w:pPr>
              <w:spacing w:after="0" w:line="240" w:lineRule="auto"/>
              <w:jc w:val="right"/>
              <w:rPr>
                <w:rFonts w:asciiTheme="minorHAnsi" w:hAnsiTheme="minorHAnsi" w:cstheme="minorHAnsi"/>
                <w:b/>
                <w:bCs/>
                <w:sz w:val="20"/>
                <w:szCs w:val="20"/>
              </w:rPr>
            </w:pPr>
            <w:r w:rsidRPr="004745FC">
              <w:rPr>
                <w:rFonts w:asciiTheme="minorHAnsi" w:hAnsiTheme="minorHAnsi" w:cstheme="minorHAnsi"/>
                <w:b/>
                <w:bCs/>
                <w:sz w:val="20"/>
                <w:szCs w:val="20"/>
              </w:rPr>
              <w:t>Reviewed</w:t>
            </w:r>
          </w:p>
        </w:tc>
        <w:tc>
          <w:tcPr>
            <w:tcW w:w="8061" w:type="dxa"/>
          </w:tcPr>
          <w:p w14:paraId="4D6AFC93" w14:textId="77777777" w:rsidR="003A6FE6" w:rsidRPr="004745FC" w:rsidRDefault="003A6FE6" w:rsidP="00A77CA5">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 xml:space="preserve">Cancer Services General Management, Cancer Data Team Leads </w:t>
            </w:r>
          </w:p>
        </w:tc>
      </w:tr>
      <w:tr w:rsidR="003A6FE6" w:rsidRPr="004745FC" w14:paraId="31B7D2B7" w14:textId="77777777" w:rsidTr="00A77CA5">
        <w:trPr>
          <w:trHeight w:val="251"/>
        </w:trPr>
        <w:tc>
          <w:tcPr>
            <w:tcW w:w="2429" w:type="dxa"/>
          </w:tcPr>
          <w:p w14:paraId="6BB28686" w14:textId="77777777" w:rsidR="003A6FE6" w:rsidRPr="004745FC" w:rsidRDefault="003A6FE6" w:rsidP="00A77CA5">
            <w:pPr>
              <w:spacing w:after="0" w:line="240" w:lineRule="auto"/>
              <w:jc w:val="right"/>
              <w:rPr>
                <w:rFonts w:asciiTheme="minorHAnsi" w:hAnsiTheme="minorHAnsi" w:cstheme="minorHAnsi"/>
                <w:b/>
                <w:bCs/>
                <w:sz w:val="20"/>
                <w:szCs w:val="20"/>
              </w:rPr>
            </w:pPr>
            <w:r w:rsidRPr="004745FC">
              <w:rPr>
                <w:rFonts w:asciiTheme="minorHAnsi" w:hAnsiTheme="minorHAnsi" w:cstheme="minorHAnsi"/>
                <w:b/>
                <w:bCs/>
                <w:sz w:val="20"/>
                <w:szCs w:val="20"/>
              </w:rPr>
              <w:t>Approved</w:t>
            </w:r>
          </w:p>
        </w:tc>
        <w:tc>
          <w:tcPr>
            <w:tcW w:w="8061" w:type="dxa"/>
          </w:tcPr>
          <w:p w14:paraId="3ADFAB35" w14:textId="77777777" w:rsidR="003A6FE6" w:rsidRPr="004745FC" w:rsidRDefault="003A6FE6" w:rsidP="00A77CA5">
            <w:pPr>
              <w:spacing w:after="0" w:line="240" w:lineRule="auto"/>
              <w:rPr>
                <w:rFonts w:asciiTheme="minorHAnsi" w:hAnsiTheme="minorHAnsi" w:cstheme="minorHAnsi"/>
                <w:sz w:val="20"/>
                <w:szCs w:val="20"/>
              </w:rPr>
            </w:pPr>
            <w:r w:rsidRPr="004745FC">
              <w:rPr>
                <w:rFonts w:asciiTheme="minorHAnsi" w:hAnsiTheme="minorHAnsi" w:cstheme="minorHAnsi"/>
                <w:sz w:val="20"/>
                <w:szCs w:val="20"/>
              </w:rPr>
              <w:t>South East London 62 Day Leadership Group</w:t>
            </w:r>
          </w:p>
        </w:tc>
      </w:tr>
    </w:tbl>
    <w:p w14:paraId="741B94BD" w14:textId="77777777" w:rsidR="003A6FE6" w:rsidRPr="004745FC" w:rsidRDefault="003A6FE6" w:rsidP="00A77CA5">
      <w:pPr>
        <w:spacing w:after="0" w:line="240" w:lineRule="auto"/>
        <w:rPr>
          <w:rFonts w:asciiTheme="minorHAnsi" w:hAnsiTheme="minorHAnsi" w:cstheme="minorHAnsi"/>
          <w:sz w:val="20"/>
          <w:szCs w:val="20"/>
        </w:rPr>
      </w:pPr>
    </w:p>
    <w:p w14:paraId="612603D4" w14:textId="77777777" w:rsidR="003A6FE6" w:rsidRPr="00A77CA5" w:rsidRDefault="003A6FE6" w:rsidP="00A77CA5">
      <w:pPr>
        <w:spacing w:after="0" w:line="240" w:lineRule="auto"/>
        <w:ind w:left="-709"/>
        <w:rPr>
          <w:rFonts w:asciiTheme="minorHAnsi" w:hAnsiTheme="minorHAnsi" w:cstheme="minorHAnsi"/>
          <w:b/>
          <w:bCs/>
          <w:color w:val="0070C0"/>
          <w:sz w:val="20"/>
          <w:szCs w:val="20"/>
        </w:rPr>
      </w:pPr>
      <w:r w:rsidRPr="00A77CA5">
        <w:rPr>
          <w:rFonts w:asciiTheme="minorHAnsi" w:hAnsiTheme="minorHAnsi" w:cstheme="minorHAnsi"/>
          <w:b/>
          <w:bCs/>
          <w:color w:val="0070C0"/>
          <w:sz w:val="20"/>
          <w:szCs w:val="20"/>
        </w:rPr>
        <w:t>Purpose:</w:t>
      </w:r>
    </w:p>
    <w:p w14:paraId="4FD17671" w14:textId="77777777" w:rsidR="00C01058" w:rsidRPr="004745FC" w:rsidRDefault="00C01058" w:rsidP="00A77CA5">
      <w:pPr>
        <w:spacing w:after="0" w:line="240" w:lineRule="auto"/>
        <w:ind w:left="-709"/>
        <w:rPr>
          <w:rFonts w:asciiTheme="minorHAnsi" w:hAnsiTheme="minorHAnsi" w:cstheme="minorHAnsi"/>
          <w:b/>
          <w:bCs/>
          <w:color w:val="002060"/>
          <w:sz w:val="20"/>
          <w:szCs w:val="20"/>
        </w:rPr>
      </w:pPr>
    </w:p>
    <w:p w14:paraId="31A67909" w14:textId="6844C585" w:rsidR="003A6FE6" w:rsidRDefault="003A6FE6" w:rsidP="00A77CA5">
      <w:pPr>
        <w:spacing w:after="0" w:line="240" w:lineRule="auto"/>
        <w:ind w:left="-709"/>
        <w:rPr>
          <w:rFonts w:asciiTheme="minorHAnsi" w:hAnsiTheme="minorHAnsi" w:cstheme="minorHAnsi"/>
          <w:sz w:val="20"/>
          <w:szCs w:val="20"/>
        </w:rPr>
      </w:pPr>
      <w:r w:rsidRPr="004745FC">
        <w:rPr>
          <w:rFonts w:asciiTheme="minorHAnsi" w:hAnsiTheme="minorHAnsi" w:cstheme="minorHAnsi"/>
          <w:sz w:val="20"/>
          <w:szCs w:val="20"/>
        </w:rPr>
        <w:t xml:space="preserve">This clinician guidance has been produced in order to support decision making during clinical reviews of patients on a cancer pathway, and ensure decisions are aligned to the cancer access policies in South East London. This guidance has been drafted in close alignment to existing Trust </w:t>
      </w:r>
      <w:r w:rsidR="00636043" w:rsidRPr="004745FC">
        <w:rPr>
          <w:rFonts w:asciiTheme="minorHAnsi" w:hAnsiTheme="minorHAnsi" w:cstheme="minorHAnsi"/>
          <w:sz w:val="20"/>
          <w:szCs w:val="20"/>
        </w:rPr>
        <w:t>policies and</w:t>
      </w:r>
      <w:r w:rsidRPr="004745FC">
        <w:rPr>
          <w:rFonts w:asciiTheme="minorHAnsi" w:hAnsiTheme="minorHAnsi" w:cstheme="minorHAnsi"/>
          <w:sz w:val="20"/>
          <w:szCs w:val="20"/>
        </w:rPr>
        <w:t xml:space="preserve"> does not replace Trust policies. However, where variation exists between Trust policies, the unifying principles have been reviewed and agreed by the relevant bodies in SEL (see above) to ensure compliance with the appropriate rules &amp; guidance. </w:t>
      </w:r>
    </w:p>
    <w:p w14:paraId="3A472A5F" w14:textId="77777777" w:rsidR="00C01058" w:rsidRPr="004745FC" w:rsidRDefault="00C01058" w:rsidP="00A77CA5">
      <w:pPr>
        <w:spacing w:after="0" w:line="240" w:lineRule="auto"/>
        <w:rPr>
          <w:rFonts w:asciiTheme="minorHAnsi" w:hAnsiTheme="minorHAnsi" w:cstheme="minorHAnsi"/>
          <w:sz w:val="20"/>
          <w:szCs w:val="20"/>
        </w:rPr>
      </w:pPr>
    </w:p>
    <w:tbl>
      <w:tblPr>
        <w:tblStyle w:val="TableGrid"/>
        <w:tblW w:w="10490" w:type="dxa"/>
        <w:tblInd w:w="-724" w:type="dxa"/>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Look w:val="04A0" w:firstRow="1" w:lastRow="0" w:firstColumn="1" w:lastColumn="0" w:noHBand="0" w:noVBand="1"/>
      </w:tblPr>
      <w:tblGrid>
        <w:gridCol w:w="10490"/>
      </w:tblGrid>
      <w:tr w:rsidR="003A6FE6" w:rsidRPr="004745FC" w14:paraId="1EC9E0BD" w14:textId="77777777" w:rsidTr="00A77CA5">
        <w:tc>
          <w:tcPr>
            <w:tcW w:w="10490" w:type="dxa"/>
          </w:tcPr>
          <w:p w14:paraId="3576849A" w14:textId="18337E29" w:rsidR="003A6FE6" w:rsidRPr="004745FC" w:rsidRDefault="003A6FE6" w:rsidP="00E81E3F">
            <w:pPr>
              <w:pStyle w:val="Heading1"/>
            </w:pPr>
            <w:bookmarkStart w:id="7" w:name="_Toc75866103"/>
            <w:r w:rsidRPr="004745FC">
              <w:t>Fundamental Principle:</w:t>
            </w:r>
            <w:bookmarkEnd w:id="7"/>
            <w:r w:rsidR="00066AA0">
              <w:t xml:space="preserve"> </w:t>
            </w:r>
            <w:r w:rsidRPr="00066AA0">
              <w:t>Patients have a constitutional right to be seen within the cancer waiting times standards</w:t>
            </w:r>
            <w:r w:rsidRPr="00066AA0">
              <w:rPr>
                <w:rStyle w:val="FootnoteReference"/>
                <w:b w:val="0"/>
                <w:bCs w:val="0"/>
                <w:color w:val="000000" w:themeColor="text1"/>
              </w:rPr>
              <w:footnoteReference w:id="1"/>
            </w:r>
            <w:r w:rsidRPr="00066AA0">
              <w:t>. It is also the expectation of staff within the NHS to follow all relevant guidance and standards in their roles</w:t>
            </w:r>
            <w:r w:rsidRPr="00066AA0">
              <w:rPr>
                <w:rStyle w:val="FootnoteReference"/>
                <w:b w:val="0"/>
                <w:bCs w:val="0"/>
                <w:color w:val="000000" w:themeColor="text1"/>
              </w:rPr>
              <w:footnoteReference w:id="2"/>
            </w:r>
            <w:r w:rsidRPr="00066AA0">
              <w:t xml:space="preserve">. Given this, the expectation is that the GP is aware of the cancer waiting times and at the point of referral has ensured the patient is actively willing to engage with the urgency of cancer timed pathways to reach diagnosis by 28 days, and treatment within 62 days, of referral. </w:t>
            </w:r>
          </w:p>
        </w:tc>
      </w:tr>
    </w:tbl>
    <w:p w14:paraId="1A67EE42" w14:textId="77777777" w:rsidR="00C01058" w:rsidRDefault="00C01058" w:rsidP="00E81E3F">
      <w:pPr>
        <w:pStyle w:val="Heading1"/>
      </w:pPr>
      <w:bookmarkStart w:id="8" w:name="_Toc75866104"/>
    </w:p>
    <w:p w14:paraId="41BF6F81" w14:textId="573153C7" w:rsidR="003A6FE6" w:rsidRDefault="003A6FE6" w:rsidP="00E81E3F">
      <w:pPr>
        <w:pStyle w:val="Heading1"/>
      </w:pPr>
      <w:r w:rsidRPr="004745FC">
        <w:t>Clinical Review Checklist:</w:t>
      </w:r>
      <w:bookmarkEnd w:id="8"/>
    </w:p>
    <w:p w14:paraId="02B24DF7" w14:textId="77777777" w:rsidR="00A77CA5" w:rsidRDefault="00A77CA5" w:rsidP="00A77CA5">
      <w:pPr>
        <w:spacing w:after="0" w:line="240" w:lineRule="auto"/>
        <w:ind w:left="-709"/>
      </w:pPr>
    </w:p>
    <w:p w14:paraId="68256E38" w14:textId="2F7DA867" w:rsidR="003A6FE6" w:rsidRPr="004745FC" w:rsidRDefault="003A6FE6" w:rsidP="00A77CA5">
      <w:pPr>
        <w:spacing w:after="0" w:line="240" w:lineRule="auto"/>
        <w:ind w:left="-709"/>
        <w:rPr>
          <w:rFonts w:asciiTheme="minorHAnsi" w:hAnsiTheme="minorHAnsi" w:cstheme="minorHAnsi"/>
          <w:sz w:val="20"/>
          <w:szCs w:val="20"/>
        </w:rPr>
      </w:pPr>
      <w:r w:rsidRPr="004745FC">
        <w:rPr>
          <w:rFonts w:asciiTheme="minorHAnsi" w:hAnsiTheme="minorHAnsi" w:cstheme="minorHAnsi"/>
          <w:sz w:val="20"/>
          <w:szCs w:val="20"/>
        </w:rPr>
        <w:t>The following checklist is intended to be used by clinicians at the point of clinical review, which is used throughout cancer access policies as a means to decide if a patient should remain on pathway/waiting list or be discharged back to GP.</w:t>
      </w:r>
    </w:p>
    <w:p w14:paraId="7F0249AF" w14:textId="77777777" w:rsidR="003A6FE6" w:rsidRPr="004745FC" w:rsidRDefault="003A6FE6" w:rsidP="00A77CA5">
      <w:pPr>
        <w:spacing w:after="0" w:line="240" w:lineRule="auto"/>
        <w:ind w:left="-709"/>
        <w:rPr>
          <w:rFonts w:asciiTheme="minorHAnsi" w:hAnsiTheme="minorHAnsi" w:cstheme="minorHAnsi"/>
          <w:sz w:val="20"/>
          <w:szCs w:val="20"/>
        </w:rPr>
      </w:pPr>
      <w:r w:rsidRPr="004745FC">
        <w:rPr>
          <w:rFonts w:asciiTheme="minorHAnsi" w:hAnsiTheme="minorHAnsi" w:cstheme="minorHAnsi"/>
          <w:sz w:val="20"/>
          <w:szCs w:val="20"/>
        </w:rPr>
        <w:t>The purpose of the checklist is to ensure that these decisions can be demonstrated to be compliant with cancer waiting times guidance and SEL cancer access policies.</w:t>
      </w:r>
    </w:p>
    <w:p w14:paraId="15D1BBA2" w14:textId="3B574450" w:rsidR="003A6FE6" w:rsidRPr="004745FC" w:rsidRDefault="001D44E6" w:rsidP="00A77CA5">
      <w:pPr>
        <w:spacing w:after="0" w:line="240" w:lineRule="auto"/>
        <w:ind w:left="-709"/>
        <w:rPr>
          <w:rFonts w:asciiTheme="minorHAnsi" w:hAnsiTheme="minorHAnsi" w:cstheme="minorHAnsi"/>
          <w:sz w:val="20"/>
          <w:szCs w:val="20"/>
        </w:rPr>
      </w:pPr>
      <w:sdt>
        <w:sdtPr>
          <w:rPr>
            <w:rFonts w:asciiTheme="minorHAnsi" w:eastAsia="MS Gothic" w:hAnsiTheme="minorHAnsi" w:cstheme="minorHAnsi"/>
            <w:sz w:val="20"/>
            <w:szCs w:val="20"/>
          </w:rPr>
          <w:id w:val="1633129480"/>
          <w14:checkbox>
            <w14:checked w14:val="0"/>
            <w14:checkedState w14:val="2612" w14:font="MS Gothic"/>
            <w14:uncheckedState w14:val="2610" w14:font="MS Gothic"/>
          </w14:checkbox>
        </w:sdtPr>
        <w:sdtEndPr/>
        <w:sdtContent>
          <w:r w:rsidR="00A77CA5">
            <w:rPr>
              <w:rFonts w:ascii="MS Gothic" w:eastAsia="MS Gothic" w:hAnsi="MS Gothic" w:cstheme="minorHAnsi" w:hint="eastAsia"/>
              <w:sz w:val="20"/>
              <w:szCs w:val="20"/>
            </w:rPr>
            <w:t>☐</w:t>
          </w:r>
        </w:sdtContent>
      </w:sdt>
      <w:r w:rsidR="003A6FE6" w:rsidRPr="004745FC">
        <w:rPr>
          <w:rFonts w:asciiTheme="minorHAnsi" w:hAnsiTheme="minorHAnsi" w:cstheme="minorHAnsi"/>
          <w:sz w:val="20"/>
          <w:szCs w:val="20"/>
        </w:rPr>
        <w:t xml:space="preserve"> Have the offers of appointments been reasonable? (</w:t>
      </w:r>
      <w:r w:rsidR="003A6FE6" w:rsidRPr="00A77CA5">
        <w:rPr>
          <w:rFonts w:asciiTheme="minorHAnsi" w:hAnsiTheme="minorHAnsi" w:cstheme="minorHAnsi"/>
          <w:i/>
          <w:iCs/>
          <w:color w:val="0070C0"/>
          <w:sz w:val="20"/>
          <w:szCs w:val="20"/>
        </w:rPr>
        <w:t xml:space="preserve">see definition of </w:t>
      </w:r>
      <w:r w:rsidR="003A6FE6" w:rsidRPr="00A77CA5">
        <w:rPr>
          <w:rFonts w:asciiTheme="minorHAnsi" w:hAnsiTheme="minorHAnsi" w:cstheme="minorHAnsi"/>
          <w:i/>
          <w:iCs/>
          <w:color w:val="0070C0"/>
          <w:sz w:val="20"/>
          <w:szCs w:val="20"/>
        </w:rPr>
        <w:fldChar w:fldCharType="begin"/>
      </w:r>
      <w:r w:rsidR="003A6FE6" w:rsidRPr="00A77CA5">
        <w:rPr>
          <w:rFonts w:asciiTheme="minorHAnsi" w:hAnsiTheme="minorHAnsi" w:cstheme="minorHAnsi"/>
          <w:i/>
          <w:iCs/>
          <w:color w:val="0070C0"/>
          <w:sz w:val="20"/>
          <w:szCs w:val="20"/>
        </w:rPr>
        <w:instrText xml:space="preserve"> REF _Ref77842924 \h  \* MERGEFORMAT </w:instrText>
      </w:r>
      <w:r w:rsidR="003A6FE6" w:rsidRPr="00A77CA5">
        <w:rPr>
          <w:rFonts w:asciiTheme="minorHAnsi" w:hAnsiTheme="minorHAnsi" w:cstheme="minorHAnsi"/>
          <w:i/>
          <w:iCs/>
          <w:color w:val="0070C0"/>
          <w:sz w:val="20"/>
          <w:szCs w:val="20"/>
        </w:rPr>
      </w:r>
      <w:r w:rsidR="003A6FE6" w:rsidRPr="00A77CA5">
        <w:rPr>
          <w:rFonts w:asciiTheme="minorHAnsi" w:hAnsiTheme="minorHAnsi" w:cstheme="minorHAnsi"/>
          <w:i/>
          <w:iCs/>
          <w:color w:val="0070C0"/>
          <w:sz w:val="20"/>
          <w:szCs w:val="20"/>
        </w:rPr>
        <w:fldChar w:fldCharType="separate"/>
      </w:r>
      <w:r w:rsidR="003A6FE6" w:rsidRPr="00A77CA5">
        <w:rPr>
          <w:rFonts w:asciiTheme="minorHAnsi" w:hAnsiTheme="minorHAnsi" w:cstheme="minorHAnsi"/>
          <w:i/>
          <w:iCs/>
          <w:color w:val="0070C0"/>
          <w:sz w:val="20"/>
          <w:szCs w:val="20"/>
        </w:rPr>
        <w:t>reasonableness</w:t>
      </w:r>
      <w:r w:rsidR="003A6FE6" w:rsidRPr="00A77CA5">
        <w:rPr>
          <w:rFonts w:asciiTheme="minorHAnsi" w:hAnsiTheme="minorHAnsi" w:cstheme="minorHAnsi"/>
          <w:i/>
          <w:iCs/>
          <w:color w:val="0070C0"/>
          <w:sz w:val="20"/>
          <w:szCs w:val="20"/>
        </w:rPr>
        <w:fldChar w:fldCharType="end"/>
      </w:r>
      <w:r w:rsidR="003A6FE6" w:rsidRPr="004745FC">
        <w:rPr>
          <w:rFonts w:asciiTheme="minorHAnsi" w:hAnsiTheme="minorHAnsi" w:cstheme="minorHAnsi"/>
          <w:sz w:val="20"/>
          <w:szCs w:val="20"/>
        </w:rPr>
        <w:t xml:space="preserve">) </w:t>
      </w:r>
    </w:p>
    <w:p w14:paraId="2A17EF79" w14:textId="77777777" w:rsidR="003A6FE6" w:rsidRPr="004745FC" w:rsidRDefault="001D44E6" w:rsidP="00A77CA5">
      <w:pPr>
        <w:spacing w:after="0" w:line="240" w:lineRule="auto"/>
        <w:ind w:left="-709"/>
        <w:rPr>
          <w:rFonts w:asciiTheme="minorHAnsi" w:hAnsiTheme="minorHAnsi" w:cstheme="minorHAnsi"/>
          <w:sz w:val="20"/>
          <w:szCs w:val="20"/>
        </w:rPr>
      </w:pPr>
      <w:sdt>
        <w:sdtPr>
          <w:rPr>
            <w:rFonts w:asciiTheme="minorHAnsi" w:hAnsiTheme="minorHAnsi" w:cstheme="minorHAnsi"/>
            <w:sz w:val="20"/>
            <w:szCs w:val="20"/>
          </w:rPr>
          <w:id w:val="882681508"/>
          <w14:checkbox>
            <w14:checked w14:val="0"/>
            <w14:checkedState w14:val="2612" w14:font="MS Gothic"/>
            <w14:uncheckedState w14:val="2610" w14:font="MS Gothic"/>
          </w14:checkbox>
        </w:sdtPr>
        <w:sdtEndPr/>
        <w:sdtContent>
          <w:r w:rsidR="003A6FE6" w:rsidRPr="004745FC">
            <w:rPr>
              <w:rFonts w:ascii="Segoe UI Symbol" w:eastAsia="MS Gothic" w:hAnsi="Segoe UI Symbol" w:cs="Segoe UI Symbol"/>
              <w:sz w:val="20"/>
              <w:szCs w:val="20"/>
            </w:rPr>
            <w:t>☐</w:t>
          </w:r>
        </w:sdtContent>
      </w:sdt>
      <w:r w:rsidR="003A6FE6" w:rsidRPr="004745FC">
        <w:rPr>
          <w:rFonts w:asciiTheme="minorHAnsi" w:hAnsiTheme="minorHAnsi" w:cstheme="minorHAnsi"/>
          <w:sz w:val="20"/>
          <w:szCs w:val="20"/>
        </w:rPr>
        <w:t xml:space="preserve"> Can you confirm the patient is NOT vulnerable?</w:t>
      </w:r>
    </w:p>
    <w:p w14:paraId="734AC294" w14:textId="0FF7E083" w:rsidR="003A6FE6" w:rsidRPr="004745FC" w:rsidRDefault="001D44E6" w:rsidP="00A77CA5">
      <w:pPr>
        <w:spacing w:after="0" w:line="240" w:lineRule="auto"/>
        <w:ind w:left="-709"/>
        <w:rPr>
          <w:rFonts w:asciiTheme="minorHAnsi" w:hAnsiTheme="minorHAnsi" w:cstheme="minorHAnsi"/>
          <w:sz w:val="20"/>
          <w:szCs w:val="20"/>
        </w:rPr>
      </w:pPr>
      <w:sdt>
        <w:sdtPr>
          <w:rPr>
            <w:rFonts w:asciiTheme="minorHAnsi" w:hAnsiTheme="minorHAnsi" w:cstheme="minorHAnsi"/>
            <w:sz w:val="20"/>
            <w:szCs w:val="20"/>
          </w:rPr>
          <w:id w:val="-398746023"/>
          <w14:checkbox>
            <w14:checked w14:val="0"/>
            <w14:checkedState w14:val="2612" w14:font="MS Gothic"/>
            <w14:uncheckedState w14:val="2610" w14:font="MS Gothic"/>
          </w14:checkbox>
        </w:sdtPr>
        <w:sdtEndPr/>
        <w:sdtContent>
          <w:r w:rsidR="00A77CA5">
            <w:rPr>
              <w:rFonts w:ascii="MS Gothic" w:eastAsia="MS Gothic" w:hAnsi="MS Gothic" w:cstheme="minorHAnsi" w:hint="eastAsia"/>
              <w:sz w:val="20"/>
              <w:szCs w:val="20"/>
            </w:rPr>
            <w:t>☐</w:t>
          </w:r>
        </w:sdtContent>
      </w:sdt>
      <w:r w:rsidR="003A6FE6" w:rsidRPr="004745FC">
        <w:rPr>
          <w:rFonts w:asciiTheme="minorHAnsi" w:hAnsiTheme="minorHAnsi" w:cstheme="minorHAnsi"/>
          <w:sz w:val="20"/>
          <w:szCs w:val="20"/>
        </w:rPr>
        <w:t xml:space="preserve"> Can you be confident the patient did not/does not require further support to help engage with their cancer pathway? (e.g. interpreter, advocate, transport etc.)</w:t>
      </w:r>
    </w:p>
    <w:p w14:paraId="1617AEDD" w14:textId="77777777" w:rsidR="003A6FE6" w:rsidRPr="004745FC" w:rsidRDefault="001D44E6" w:rsidP="00A77CA5">
      <w:pPr>
        <w:spacing w:after="0" w:line="240" w:lineRule="auto"/>
        <w:ind w:left="-709"/>
        <w:rPr>
          <w:rFonts w:asciiTheme="minorHAnsi" w:hAnsiTheme="minorHAnsi" w:cstheme="minorHAnsi"/>
          <w:sz w:val="20"/>
          <w:szCs w:val="20"/>
        </w:rPr>
      </w:pPr>
      <w:sdt>
        <w:sdtPr>
          <w:rPr>
            <w:rFonts w:asciiTheme="minorHAnsi" w:hAnsiTheme="minorHAnsi" w:cstheme="minorHAnsi"/>
            <w:sz w:val="20"/>
            <w:szCs w:val="20"/>
          </w:rPr>
          <w:id w:val="-1161613363"/>
          <w14:checkbox>
            <w14:checked w14:val="0"/>
            <w14:checkedState w14:val="2612" w14:font="MS Gothic"/>
            <w14:uncheckedState w14:val="2610" w14:font="MS Gothic"/>
          </w14:checkbox>
        </w:sdtPr>
        <w:sdtEndPr/>
        <w:sdtContent>
          <w:r w:rsidR="003A6FE6" w:rsidRPr="004745FC">
            <w:rPr>
              <w:rFonts w:ascii="Segoe UI Symbol" w:eastAsia="MS Gothic" w:hAnsi="Segoe UI Symbol" w:cs="Segoe UI Symbol"/>
              <w:sz w:val="20"/>
              <w:szCs w:val="20"/>
            </w:rPr>
            <w:t>☐</w:t>
          </w:r>
        </w:sdtContent>
      </w:sdt>
      <w:r w:rsidR="003A6FE6" w:rsidRPr="004745FC">
        <w:rPr>
          <w:rFonts w:asciiTheme="minorHAnsi" w:hAnsiTheme="minorHAnsi" w:cstheme="minorHAnsi"/>
          <w:sz w:val="20"/>
          <w:szCs w:val="20"/>
        </w:rPr>
        <w:t xml:space="preserve"> Have you spoken to the GP and requested they support the patient in engaging with their cancer pathway?</w:t>
      </w:r>
    </w:p>
    <w:p w14:paraId="259C1AF2" w14:textId="77777777" w:rsidR="003A6FE6" w:rsidRPr="004745FC" w:rsidRDefault="001D44E6" w:rsidP="00A77CA5">
      <w:pPr>
        <w:spacing w:after="0" w:line="240" w:lineRule="auto"/>
        <w:ind w:left="-709"/>
        <w:rPr>
          <w:rFonts w:asciiTheme="minorHAnsi" w:hAnsiTheme="minorHAnsi" w:cstheme="minorHAnsi"/>
          <w:sz w:val="20"/>
          <w:szCs w:val="20"/>
        </w:rPr>
      </w:pPr>
      <w:sdt>
        <w:sdtPr>
          <w:rPr>
            <w:rFonts w:asciiTheme="minorHAnsi" w:hAnsiTheme="minorHAnsi" w:cstheme="minorHAnsi"/>
            <w:sz w:val="20"/>
            <w:szCs w:val="20"/>
          </w:rPr>
          <w:id w:val="-1261754323"/>
          <w14:checkbox>
            <w14:checked w14:val="0"/>
            <w14:checkedState w14:val="2612" w14:font="MS Gothic"/>
            <w14:uncheckedState w14:val="2610" w14:font="MS Gothic"/>
          </w14:checkbox>
        </w:sdtPr>
        <w:sdtEndPr/>
        <w:sdtContent>
          <w:r w:rsidR="003A6FE6" w:rsidRPr="004745FC">
            <w:rPr>
              <w:rFonts w:ascii="Segoe UI Symbol" w:eastAsia="MS Gothic" w:hAnsi="Segoe UI Symbol" w:cs="Segoe UI Symbol"/>
              <w:sz w:val="20"/>
              <w:szCs w:val="20"/>
            </w:rPr>
            <w:t>☐</w:t>
          </w:r>
        </w:sdtContent>
      </w:sdt>
      <w:r w:rsidR="003A6FE6" w:rsidRPr="004745FC">
        <w:rPr>
          <w:rFonts w:asciiTheme="minorHAnsi" w:hAnsiTheme="minorHAnsi" w:cstheme="minorHAnsi"/>
          <w:sz w:val="20"/>
          <w:szCs w:val="20"/>
        </w:rPr>
        <w:t xml:space="preserve"> As far as is reasonable, is there minimal clinical risk in discharging this patient from pathway?</w:t>
      </w:r>
    </w:p>
    <w:p w14:paraId="4AEC999A" w14:textId="77777777" w:rsidR="003A6FE6" w:rsidRPr="004745FC" w:rsidRDefault="001D44E6" w:rsidP="00A77CA5">
      <w:pPr>
        <w:spacing w:after="0" w:line="240" w:lineRule="auto"/>
        <w:ind w:left="-709"/>
        <w:rPr>
          <w:rFonts w:asciiTheme="minorHAnsi" w:hAnsiTheme="minorHAnsi" w:cstheme="minorHAnsi"/>
          <w:sz w:val="20"/>
          <w:szCs w:val="20"/>
        </w:rPr>
      </w:pPr>
      <w:sdt>
        <w:sdtPr>
          <w:rPr>
            <w:rFonts w:asciiTheme="minorHAnsi" w:hAnsiTheme="minorHAnsi" w:cstheme="minorHAnsi"/>
            <w:sz w:val="20"/>
            <w:szCs w:val="20"/>
          </w:rPr>
          <w:id w:val="1074397620"/>
          <w14:checkbox>
            <w14:checked w14:val="0"/>
            <w14:checkedState w14:val="2612" w14:font="MS Gothic"/>
            <w14:uncheckedState w14:val="2610" w14:font="MS Gothic"/>
          </w14:checkbox>
        </w:sdtPr>
        <w:sdtEndPr/>
        <w:sdtContent>
          <w:r w:rsidR="003A6FE6" w:rsidRPr="004745FC">
            <w:rPr>
              <w:rFonts w:ascii="Segoe UI Symbol" w:eastAsia="MS Gothic" w:hAnsi="Segoe UI Symbol" w:cs="Segoe UI Symbol"/>
              <w:sz w:val="20"/>
              <w:szCs w:val="20"/>
            </w:rPr>
            <w:t>☐</w:t>
          </w:r>
        </w:sdtContent>
      </w:sdt>
      <w:r w:rsidR="003A6FE6" w:rsidRPr="004745FC">
        <w:rPr>
          <w:rFonts w:asciiTheme="minorHAnsi" w:hAnsiTheme="minorHAnsi" w:cstheme="minorHAnsi"/>
          <w:sz w:val="20"/>
          <w:szCs w:val="20"/>
        </w:rPr>
        <w:t xml:space="preserve"> Is the patient &amp; GP aware of how to make contact in order to return to pathway if they decide to do so?</w:t>
      </w:r>
    </w:p>
    <w:p w14:paraId="6EF87FFD" w14:textId="4C574486" w:rsidR="003A6FE6" w:rsidRDefault="003A6FE6" w:rsidP="00A77CA5">
      <w:pPr>
        <w:spacing w:after="0" w:line="240" w:lineRule="auto"/>
        <w:ind w:left="-709"/>
        <w:rPr>
          <w:rFonts w:asciiTheme="minorHAnsi" w:hAnsiTheme="minorHAnsi" w:cstheme="minorHAnsi"/>
          <w:sz w:val="20"/>
          <w:szCs w:val="20"/>
        </w:rPr>
      </w:pPr>
      <w:r w:rsidRPr="004745FC">
        <w:rPr>
          <w:rFonts w:asciiTheme="minorHAnsi" w:hAnsiTheme="minorHAnsi" w:cstheme="minorHAnsi"/>
          <w:sz w:val="20"/>
          <w:szCs w:val="20"/>
        </w:rPr>
        <w:t>If the answers to the above questions can be answered yes, then the clinician can be confident that a decision to remove a patient from the cancer pathway is compliant with SEL access policies.</w:t>
      </w:r>
    </w:p>
    <w:p w14:paraId="31C38A94" w14:textId="77777777" w:rsidR="00A77CA5" w:rsidRPr="004745FC" w:rsidRDefault="00A77CA5" w:rsidP="00A77CA5">
      <w:pPr>
        <w:spacing w:after="0" w:line="240" w:lineRule="auto"/>
        <w:ind w:left="-709"/>
        <w:rPr>
          <w:rFonts w:asciiTheme="minorHAnsi" w:hAnsiTheme="minorHAnsi" w:cstheme="minorHAnsi"/>
          <w:sz w:val="20"/>
          <w:szCs w:val="20"/>
        </w:rPr>
      </w:pPr>
    </w:p>
    <w:p w14:paraId="4E52EE64" w14:textId="77777777" w:rsidR="003A6FE6" w:rsidRPr="004745FC" w:rsidRDefault="003A6FE6" w:rsidP="00A77CA5">
      <w:pPr>
        <w:spacing w:after="0" w:line="240" w:lineRule="auto"/>
        <w:ind w:left="-709"/>
        <w:rPr>
          <w:rFonts w:asciiTheme="minorHAnsi" w:hAnsiTheme="minorHAnsi" w:cstheme="minorHAnsi"/>
          <w:sz w:val="20"/>
          <w:szCs w:val="20"/>
        </w:rPr>
      </w:pPr>
    </w:p>
    <w:p w14:paraId="5E90584E" w14:textId="77777777" w:rsidR="003A6FE6" w:rsidRDefault="003A6FE6" w:rsidP="00E81E3F">
      <w:pPr>
        <w:pStyle w:val="Heading1"/>
      </w:pPr>
      <w:bookmarkStart w:id="9" w:name="_Toc75866105"/>
      <w:r w:rsidRPr="004745FC">
        <w:rPr>
          <w:noProof/>
          <w:lang w:eastAsia="en-GB"/>
        </w:rPr>
        <mc:AlternateContent>
          <mc:Choice Requires="wps">
            <w:drawing>
              <wp:anchor distT="0" distB="0" distL="114300" distR="114300" simplePos="0" relativeHeight="251722752" behindDoc="0" locked="0" layoutInCell="1" allowOverlap="1" wp14:anchorId="3BC4A7F8" wp14:editId="026CB1C9">
                <wp:simplePos x="0" y="0"/>
                <wp:positionH relativeFrom="margin">
                  <wp:posOffset>-419100</wp:posOffset>
                </wp:positionH>
                <wp:positionV relativeFrom="paragraph">
                  <wp:posOffset>-90805</wp:posOffset>
                </wp:positionV>
                <wp:extent cx="6660000"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44FE34" id="Straight Connector 42" o:spid="_x0000_s1026" style="position:absolute;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3pt,-7.15pt" to="491.4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" strokecolor="#4660a3 [3044]">
                <w10:wrap anchorx="margin"/>
              </v:line>
            </w:pict>
          </mc:Fallback>
        </mc:AlternateContent>
      </w:r>
      <w:r w:rsidRPr="004745FC">
        <w:t>Unifying Principles for SEL Cancer Access Policies</w:t>
      </w:r>
      <w:bookmarkEnd w:id="9"/>
    </w:p>
    <w:p w14:paraId="62CA4D89" w14:textId="77777777" w:rsidR="00A77CA5" w:rsidRDefault="00A77CA5" w:rsidP="00A77CA5">
      <w:pPr>
        <w:pStyle w:val="Heading2"/>
        <w:spacing w:before="0" w:line="240" w:lineRule="auto"/>
        <w:ind w:left="-709" w:right="-283"/>
        <w:rPr>
          <w:rFonts w:cstheme="minorHAnsi"/>
          <w:sz w:val="20"/>
          <w:szCs w:val="20"/>
        </w:rPr>
      </w:pPr>
      <w:bookmarkStart w:id="10" w:name="_Toc75866106"/>
    </w:p>
    <w:p w14:paraId="62988A57" w14:textId="7C9E5FB3" w:rsidR="003A6FE6" w:rsidRPr="004745FC" w:rsidRDefault="003A6FE6" w:rsidP="00A77CA5">
      <w:pPr>
        <w:pStyle w:val="Heading2"/>
        <w:spacing w:before="0" w:line="240" w:lineRule="auto"/>
        <w:ind w:left="-709" w:right="-283"/>
        <w:rPr>
          <w:rFonts w:cstheme="minorHAnsi"/>
          <w:sz w:val="20"/>
          <w:szCs w:val="20"/>
        </w:rPr>
      </w:pPr>
      <w:r w:rsidRPr="004745FC">
        <w:rPr>
          <w:rFonts w:cstheme="minorHAnsi"/>
          <w:sz w:val="20"/>
          <w:szCs w:val="20"/>
        </w:rPr>
        <w:t>Downgrading referrals:</w:t>
      </w:r>
      <w:bookmarkEnd w:id="10"/>
    </w:p>
    <w:p w14:paraId="11001BED" w14:textId="77777777" w:rsidR="003A6FE6" w:rsidRPr="004745FC" w:rsidRDefault="003A6FE6" w:rsidP="00A77CA5">
      <w:pPr>
        <w:spacing w:after="0" w:line="240" w:lineRule="auto"/>
        <w:ind w:left="-709" w:right="-283"/>
        <w:rPr>
          <w:rFonts w:asciiTheme="minorHAnsi" w:hAnsiTheme="minorHAnsi" w:cstheme="minorHAnsi"/>
          <w:sz w:val="20"/>
          <w:szCs w:val="20"/>
        </w:rPr>
      </w:pPr>
      <w:r w:rsidRPr="004745FC">
        <w:rPr>
          <w:rFonts w:asciiTheme="minorHAnsi" w:hAnsiTheme="minorHAnsi" w:cstheme="minorHAnsi"/>
          <w:sz w:val="20"/>
          <w:szCs w:val="20"/>
        </w:rPr>
        <w:t xml:space="preserve">A 2WW referral cannot be rejected or downgraded without the agreement of the referrer. </w:t>
      </w:r>
    </w:p>
    <w:p w14:paraId="4C3C114A" w14:textId="77777777" w:rsidR="003A6FE6" w:rsidRDefault="003A6FE6" w:rsidP="00A77CA5">
      <w:pPr>
        <w:pStyle w:val="Heading2"/>
        <w:spacing w:before="0" w:line="240" w:lineRule="auto"/>
        <w:ind w:left="-709" w:right="-283"/>
        <w:rPr>
          <w:rFonts w:cstheme="minorHAnsi"/>
          <w:sz w:val="20"/>
          <w:szCs w:val="20"/>
        </w:rPr>
      </w:pPr>
      <w:bookmarkStart w:id="11" w:name="_Toc75866107"/>
      <w:bookmarkStart w:id="12" w:name="_Ref77842924"/>
      <w:r w:rsidRPr="004745FC">
        <w:rPr>
          <w:rFonts w:cstheme="minorHAnsi"/>
          <w:sz w:val="20"/>
          <w:szCs w:val="20"/>
        </w:rPr>
        <w:t>Reasonableness</w:t>
      </w:r>
      <w:bookmarkEnd w:id="11"/>
      <w:bookmarkEnd w:id="12"/>
      <w:r w:rsidRPr="004745FC">
        <w:rPr>
          <w:rFonts w:cstheme="minorHAnsi"/>
          <w:sz w:val="20"/>
          <w:szCs w:val="20"/>
        </w:rPr>
        <w:t xml:space="preserve"> (see </w:t>
      </w:r>
      <w:hyperlink r:id="rId26" w:history="1">
        <w:r w:rsidRPr="00A77CA5">
          <w:rPr>
            <w:rStyle w:val="Hyperlink"/>
            <w:rFonts w:cstheme="minorHAnsi"/>
            <w:color w:val="0070C0"/>
            <w:sz w:val="20"/>
            <w:szCs w:val="20"/>
            <w:u w:val="none"/>
          </w:rPr>
          <w:t>CWT v11 point 2.4.6</w:t>
        </w:r>
      </w:hyperlink>
      <w:r w:rsidRPr="004745FC">
        <w:rPr>
          <w:rFonts w:cstheme="minorHAnsi"/>
          <w:sz w:val="20"/>
          <w:szCs w:val="20"/>
        </w:rPr>
        <w:t>)</w:t>
      </w:r>
    </w:p>
    <w:p w14:paraId="7DCDD7AE" w14:textId="77777777" w:rsidR="00672A8B" w:rsidRDefault="00672A8B" w:rsidP="00A77CA5">
      <w:pPr>
        <w:spacing w:after="0" w:line="240" w:lineRule="auto"/>
        <w:ind w:left="-709" w:right="-283"/>
        <w:rPr>
          <w:rFonts w:asciiTheme="minorHAnsi" w:hAnsiTheme="minorHAnsi" w:cstheme="minorHAnsi"/>
          <w:sz w:val="20"/>
          <w:szCs w:val="20"/>
        </w:rPr>
      </w:pPr>
    </w:p>
    <w:p w14:paraId="5C8B5403" w14:textId="492DD193" w:rsidR="00A77CA5" w:rsidRDefault="003A6FE6" w:rsidP="00A77CA5">
      <w:pPr>
        <w:spacing w:after="0" w:line="240" w:lineRule="auto"/>
        <w:ind w:left="-709" w:right="-283"/>
        <w:rPr>
          <w:rFonts w:asciiTheme="minorHAnsi" w:hAnsiTheme="minorHAnsi" w:cstheme="minorHAnsi"/>
          <w:sz w:val="20"/>
          <w:szCs w:val="20"/>
        </w:rPr>
      </w:pPr>
      <w:r w:rsidRPr="004745FC">
        <w:rPr>
          <w:rFonts w:asciiTheme="minorHAnsi" w:hAnsiTheme="minorHAnsi" w:cstheme="minorHAnsi"/>
          <w:sz w:val="20"/>
          <w:szCs w:val="20"/>
        </w:rPr>
        <w:t>Offers for appointments/ investigations are deemed reasonable if “there was a sufficient amount of notice and the provider has consulted and listened to the patient, taking account of personal circumstances”. Without exceptional circumstance (e.g. vulnerable patient, additional needs etc.), sufficient notice on a cancer pathway could be considered to be no less than 2 days</w:t>
      </w:r>
      <w:bookmarkStart w:id="13" w:name="_Toc75866108"/>
      <w:r w:rsidR="00A77CA5">
        <w:rPr>
          <w:rFonts w:asciiTheme="minorHAnsi" w:hAnsiTheme="minorHAnsi" w:cstheme="minorHAnsi"/>
          <w:sz w:val="20"/>
          <w:szCs w:val="20"/>
        </w:rPr>
        <w:t>.</w:t>
      </w:r>
    </w:p>
    <w:p w14:paraId="1A403170" w14:textId="77777777" w:rsidR="00A77CA5" w:rsidRDefault="00A77CA5" w:rsidP="00A77CA5">
      <w:pPr>
        <w:spacing w:after="0" w:line="240" w:lineRule="auto"/>
        <w:ind w:left="-709" w:right="-283"/>
        <w:rPr>
          <w:rFonts w:asciiTheme="minorHAnsi" w:hAnsiTheme="minorHAnsi" w:cstheme="minorHAnsi"/>
          <w:sz w:val="20"/>
          <w:szCs w:val="20"/>
        </w:rPr>
      </w:pPr>
    </w:p>
    <w:p w14:paraId="5AFB85C3" w14:textId="77777777" w:rsidR="00431122" w:rsidRDefault="00431122" w:rsidP="00A77CA5">
      <w:pPr>
        <w:spacing w:after="0" w:line="240" w:lineRule="auto"/>
        <w:ind w:left="-709" w:right="-283"/>
        <w:rPr>
          <w:rFonts w:asciiTheme="minorHAnsi" w:hAnsiTheme="minorHAnsi" w:cstheme="minorHAnsi"/>
          <w:b/>
          <w:bCs/>
          <w:color w:val="0070C0"/>
          <w:sz w:val="20"/>
          <w:szCs w:val="20"/>
        </w:rPr>
      </w:pPr>
    </w:p>
    <w:p w14:paraId="1E4E093B" w14:textId="65CF40F3" w:rsidR="00A77CA5" w:rsidRPr="00A77CA5" w:rsidRDefault="003A6FE6" w:rsidP="00A77CA5">
      <w:pPr>
        <w:spacing w:after="0" w:line="240" w:lineRule="auto"/>
        <w:ind w:left="-709" w:right="-283"/>
        <w:rPr>
          <w:rFonts w:asciiTheme="minorHAnsi" w:hAnsiTheme="minorHAnsi" w:cstheme="minorHAnsi"/>
          <w:b/>
          <w:bCs/>
          <w:color w:val="0070C0"/>
          <w:sz w:val="20"/>
          <w:szCs w:val="20"/>
        </w:rPr>
      </w:pPr>
      <w:r w:rsidRPr="00A77CA5">
        <w:rPr>
          <w:rFonts w:asciiTheme="minorHAnsi" w:hAnsiTheme="minorHAnsi" w:cstheme="minorHAnsi"/>
          <w:b/>
          <w:bCs/>
          <w:color w:val="0070C0"/>
          <w:sz w:val="20"/>
          <w:szCs w:val="20"/>
        </w:rPr>
        <w:t>Cancellations:</w:t>
      </w:r>
      <w:bookmarkStart w:id="14" w:name="_Hlk75955848"/>
      <w:bookmarkEnd w:id="13"/>
    </w:p>
    <w:p w14:paraId="485C9649" w14:textId="77777777" w:rsidR="00A77CA5" w:rsidRDefault="00A77CA5" w:rsidP="00A77CA5">
      <w:pPr>
        <w:spacing w:after="0" w:line="240" w:lineRule="auto"/>
        <w:ind w:left="-709" w:right="-283"/>
        <w:rPr>
          <w:rFonts w:asciiTheme="minorHAnsi" w:hAnsiTheme="minorHAnsi" w:cstheme="minorHAnsi"/>
          <w:sz w:val="20"/>
          <w:szCs w:val="20"/>
        </w:rPr>
      </w:pPr>
    </w:p>
    <w:p w14:paraId="40C4AA31" w14:textId="77777777" w:rsidR="00A77CA5" w:rsidRDefault="003A6FE6" w:rsidP="00A77CA5">
      <w:pPr>
        <w:spacing w:after="0" w:line="240" w:lineRule="auto"/>
        <w:ind w:left="-709" w:right="-283"/>
        <w:rPr>
          <w:rFonts w:asciiTheme="minorHAnsi" w:hAnsiTheme="minorHAnsi" w:cstheme="minorHAnsi"/>
          <w:sz w:val="20"/>
          <w:szCs w:val="20"/>
        </w:rPr>
      </w:pPr>
      <w:r w:rsidRPr="004745FC">
        <w:rPr>
          <w:rFonts w:asciiTheme="minorHAnsi" w:hAnsiTheme="minorHAnsi" w:cstheme="minorHAnsi"/>
          <w:b/>
          <w:bCs/>
          <w:sz w:val="20"/>
          <w:szCs w:val="20"/>
        </w:rPr>
        <w:t>First appointment, first cancellation</w:t>
      </w:r>
      <w:r w:rsidRPr="004745FC">
        <w:rPr>
          <w:rFonts w:asciiTheme="minorHAnsi" w:hAnsiTheme="minorHAnsi" w:cstheme="minorHAnsi"/>
          <w:sz w:val="20"/>
          <w:szCs w:val="20"/>
        </w:rPr>
        <w:t xml:space="preserve">: should be offered new date for within 3 working days if OPA and 5 working days if diagnostics. </w:t>
      </w:r>
      <w:r w:rsidRPr="004745FC">
        <w:rPr>
          <w:rFonts w:asciiTheme="minorHAnsi" w:hAnsiTheme="minorHAnsi" w:cstheme="minorHAnsi"/>
          <w:b/>
          <w:bCs/>
          <w:sz w:val="20"/>
          <w:szCs w:val="20"/>
        </w:rPr>
        <w:t>First appointment, second or more cancellation</w:t>
      </w:r>
      <w:r w:rsidRPr="004745FC">
        <w:rPr>
          <w:rFonts w:asciiTheme="minorHAnsi" w:hAnsiTheme="minorHAnsi" w:cstheme="minorHAnsi"/>
          <w:sz w:val="20"/>
          <w:szCs w:val="20"/>
        </w:rPr>
        <w:t>: trigger for escalation and clinical review. Establish reasons and seek to resolve.</w:t>
      </w:r>
    </w:p>
    <w:p w14:paraId="508D64B1" w14:textId="77777777" w:rsidR="00A77CA5" w:rsidRDefault="00A77CA5" w:rsidP="00A77CA5">
      <w:pPr>
        <w:spacing w:after="0" w:line="240" w:lineRule="auto"/>
        <w:ind w:left="-709" w:right="-283"/>
        <w:rPr>
          <w:rFonts w:asciiTheme="minorHAnsi" w:hAnsiTheme="minorHAnsi" w:cstheme="minorHAnsi"/>
          <w:sz w:val="20"/>
          <w:szCs w:val="20"/>
        </w:rPr>
      </w:pPr>
    </w:p>
    <w:p w14:paraId="10D1AD18" w14:textId="29D1553E" w:rsidR="00A77CA5" w:rsidRDefault="003A6FE6" w:rsidP="00A77CA5">
      <w:pPr>
        <w:spacing w:after="0" w:line="240" w:lineRule="auto"/>
        <w:ind w:left="-709" w:right="-283"/>
        <w:rPr>
          <w:rFonts w:asciiTheme="minorHAnsi" w:hAnsiTheme="minorHAnsi" w:cstheme="minorHAnsi"/>
          <w:sz w:val="20"/>
          <w:szCs w:val="20"/>
        </w:rPr>
      </w:pPr>
      <w:r w:rsidRPr="004745FC">
        <w:rPr>
          <w:rFonts w:asciiTheme="minorHAnsi" w:hAnsiTheme="minorHAnsi" w:cstheme="minorHAnsi"/>
          <w:sz w:val="20"/>
          <w:szCs w:val="20"/>
        </w:rPr>
        <w:t xml:space="preserve">In general, patients should be rebooked for within a maximum 7day window, unless there are exceptional circumstances (e.g. vulnerable patients, legitimate personal circumstances etc.). Additional contact should be made with patient, or their advocate, to ensure attendance at next appointment following first </w:t>
      </w:r>
      <w:r w:rsidR="00636043" w:rsidRPr="004745FC">
        <w:rPr>
          <w:rFonts w:asciiTheme="minorHAnsi" w:hAnsiTheme="minorHAnsi" w:cstheme="minorHAnsi"/>
          <w:sz w:val="20"/>
          <w:szCs w:val="20"/>
        </w:rPr>
        <w:t>cancellations.</w:t>
      </w:r>
    </w:p>
    <w:p w14:paraId="6FFADCD3" w14:textId="77777777" w:rsidR="00A77CA5" w:rsidRDefault="00A77CA5" w:rsidP="00A77CA5">
      <w:pPr>
        <w:spacing w:after="0" w:line="240" w:lineRule="auto"/>
        <w:ind w:left="-709" w:right="-283"/>
        <w:rPr>
          <w:rFonts w:asciiTheme="minorHAnsi" w:hAnsiTheme="minorHAnsi" w:cstheme="minorHAnsi"/>
          <w:sz w:val="20"/>
          <w:szCs w:val="20"/>
        </w:rPr>
      </w:pPr>
    </w:p>
    <w:p w14:paraId="116B6F29" w14:textId="77777777" w:rsidR="00A77CA5" w:rsidRDefault="003A6FE6" w:rsidP="00A77CA5">
      <w:pPr>
        <w:spacing w:after="0" w:line="240" w:lineRule="auto"/>
        <w:ind w:left="-709" w:right="-283"/>
        <w:rPr>
          <w:rFonts w:asciiTheme="minorHAnsi" w:hAnsiTheme="minorHAnsi" w:cstheme="minorHAnsi"/>
          <w:b/>
          <w:bCs/>
          <w:color w:val="002060"/>
          <w:sz w:val="20"/>
          <w:szCs w:val="20"/>
        </w:rPr>
      </w:pPr>
      <w:r w:rsidRPr="004745FC">
        <w:rPr>
          <w:rFonts w:asciiTheme="minorHAnsi" w:hAnsiTheme="minorHAnsi" w:cstheme="minorHAnsi"/>
          <w:b/>
          <w:bCs/>
          <w:sz w:val="20"/>
          <w:szCs w:val="20"/>
        </w:rPr>
        <w:t>Multiple cancellations, at any time on pathway</w:t>
      </w:r>
      <w:r w:rsidRPr="004745FC">
        <w:rPr>
          <w:rFonts w:asciiTheme="minorHAnsi" w:hAnsiTheme="minorHAnsi" w:cstheme="minorHAnsi"/>
          <w:sz w:val="20"/>
          <w:szCs w:val="20"/>
        </w:rPr>
        <w:t>: trigger for escalation and clinical review with contact made to patient or representative. Establish reasons and seek to resolve. Discuss willingness to continue care. If a patient actively declines to undertake the diagnostic or treatment element of their pathway, and cannot be persuaded to continue care, they will be discharged back to their GP. In such situations, clinical teams should consider if the patient is vulnerable and if this is still an appropriate course of action, taking consideration of clinical risk.</w:t>
      </w:r>
      <w:r w:rsidRPr="004745FC">
        <w:rPr>
          <w:rFonts w:asciiTheme="minorHAnsi" w:hAnsiTheme="minorHAnsi" w:cstheme="minorHAnsi"/>
          <w:b/>
          <w:bCs/>
          <w:color w:val="002060"/>
          <w:sz w:val="20"/>
          <w:szCs w:val="20"/>
        </w:rPr>
        <w:t xml:space="preserve"> </w:t>
      </w:r>
      <w:bookmarkStart w:id="15" w:name="_Toc75866109"/>
      <w:bookmarkEnd w:id="14"/>
    </w:p>
    <w:p w14:paraId="0E78945B" w14:textId="77777777" w:rsidR="00A77CA5" w:rsidRDefault="00A77CA5" w:rsidP="00A77CA5">
      <w:pPr>
        <w:spacing w:after="0" w:line="240" w:lineRule="auto"/>
        <w:ind w:left="-709" w:right="-283"/>
        <w:rPr>
          <w:rFonts w:asciiTheme="minorHAnsi" w:hAnsiTheme="minorHAnsi" w:cstheme="minorHAnsi"/>
          <w:sz w:val="20"/>
          <w:szCs w:val="20"/>
        </w:rPr>
      </w:pPr>
    </w:p>
    <w:p w14:paraId="177F02FC" w14:textId="77777777" w:rsidR="00A77CA5" w:rsidRDefault="003A6FE6" w:rsidP="00A77CA5">
      <w:pPr>
        <w:spacing w:after="0" w:line="240" w:lineRule="auto"/>
        <w:ind w:left="-709" w:right="-283"/>
        <w:rPr>
          <w:rFonts w:asciiTheme="minorHAnsi" w:hAnsiTheme="minorHAnsi" w:cstheme="minorHAnsi"/>
          <w:b/>
          <w:bCs/>
          <w:color w:val="0070C0"/>
          <w:sz w:val="20"/>
          <w:szCs w:val="20"/>
        </w:rPr>
      </w:pPr>
      <w:r w:rsidRPr="00A77CA5">
        <w:rPr>
          <w:rFonts w:asciiTheme="minorHAnsi" w:hAnsiTheme="minorHAnsi" w:cstheme="minorHAnsi"/>
          <w:b/>
          <w:bCs/>
          <w:color w:val="0070C0"/>
          <w:sz w:val="20"/>
          <w:szCs w:val="20"/>
        </w:rPr>
        <w:t>DNAs:</w:t>
      </w:r>
      <w:bookmarkEnd w:id="15"/>
    </w:p>
    <w:p w14:paraId="2F64E32C" w14:textId="77777777" w:rsidR="00A77CA5" w:rsidRDefault="00A77CA5" w:rsidP="00A77CA5">
      <w:pPr>
        <w:spacing w:after="0" w:line="240" w:lineRule="auto"/>
        <w:ind w:left="-709" w:right="-283"/>
        <w:rPr>
          <w:rFonts w:asciiTheme="minorHAnsi" w:hAnsiTheme="minorHAnsi" w:cstheme="minorHAnsi"/>
          <w:b/>
          <w:bCs/>
          <w:color w:val="0070C0"/>
          <w:sz w:val="20"/>
          <w:szCs w:val="20"/>
        </w:rPr>
      </w:pPr>
    </w:p>
    <w:p w14:paraId="3CA91849" w14:textId="5741EC01" w:rsidR="00A77CA5" w:rsidRDefault="003A6FE6" w:rsidP="00A77CA5">
      <w:pPr>
        <w:spacing w:after="0" w:line="240" w:lineRule="auto"/>
        <w:ind w:left="-709" w:right="-283"/>
        <w:rPr>
          <w:rFonts w:asciiTheme="minorHAnsi" w:hAnsiTheme="minorHAnsi" w:cstheme="minorHAnsi"/>
          <w:b/>
          <w:bCs/>
          <w:color w:val="0070C0"/>
          <w:sz w:val="20"/>
          <w:szCs w:val="20"/>
        </w:rPr>
      </w:pPr>
      <w:r w:rsidRPr="00431122">
        <w:rPr>
          <w:rFonts w:asciiTheme="minorHAnsi" w:hAnsiTheme="minorHAnsi" w:cstheme="minorHAnsi"/>
          <w:b/>
          <w:bCs/>
          <w:sz w:val="20"/>
          <w:szCs w:val="20"/>
          <w:highlight w:val="yellow"/>
        </w:rPr>
        <w:t>First appointments</w:t>
      </w:r>
      <w:r w:rsidRPr="00431122">
        <w:rPr>
          <w:rFonts w:asciiTheme="minorHAnsi" w:hAnsiTheme="minorHAnsi" w:cstheme="minorHAnsi"/>
          <w:sz w:val="20"/>
          <w:szCs w:val="20"/>
          <w:highlight w:val="yellow"/>
        </w:rPr>
        <w:t>: 1st DNA,</w:t>
      </w:r>
      <w:r w:rsidR="00431122" w:rsidRPr="00431122">
        <w:rPr>
          <w:rFonts w:asciiTheme="minorHAnsi" w:hAnsiTheme="minorHAnsi" w:cstheme="minorHAnsi"/>
          <w:sz w:val="20"/>
          <w:szCs w:val="20"/>
          <w:highlight w:val="yellow"/>
        </w:rPr>
        <w:t xml:space="preserve"> check patient had been effectively informed of the appointment date by provider</w:t>
      </w:r>
      <w:r w:rsidRPr="00431122">
        <w:rPr>
          <w:rFonts w:asciiTheme="minorHAnsi" w:hAnsiTheme="minorHAnsi" w:cstheme="minorHAnsi"/>
          <w:sz w:val="20"/>
          <w:szCs w:val="20"/>
          <w:highlight w:val="yellow"/>
        </w:rPr>
        <w:t xml:space="preserve"> </w:t>
      </w:r>
      <w:r w:rsidR="00431122" w:rsidRPr="00431122">
        <w:rPr>
          <w:rFonts w:asciiTheme="minorHAnsi" w:hAnsiTheme="minorHAnsi" w:cstheme="minorHAnsi"/>
          <w:sz w:val="20"/>
          <w:szCs w:val="20"/>
          <w:highlight w:val="yellow"/>
        </w:rPr>
        <w:t>and consultant review to either rebook or discharge back to GP</w:t>
      </w:r>
      <w:r w:rsidRPr="00431122">
        <w:rPr>
          <w:rFonts w:asciiTheme="minorHAnsi" w:hAnsiTheme="minorHAnsi" w:cstheme="minorHAnsi"/>
          <w:sz w:val="20"/>
          <w:szCs w:val="20"/>
          <w:highlight w:val="yellow"/>
        </w:rPr>
        <w:t xml:space="preserve">. 2nd consecutive DNA, check patient had been effectively informed of two appointment dates by provider, and if </w:t>
      </w:r>
      <w:r w:rsidR="00636043" w:rsidRPr="00431122">
        <w:rPr>
          <w:rFonts w:asciiTheme="minorHAnsi" w:hAnsiTheme="minorHAnsi" w:cstheme="minorHAnsi"/>
          <w:sz w:val="20"/>
          <w:szCs w:val="20"/>
          <w:highlight w:val="yellow"/>
        </w:rPr>
        <w:t>so,</w:t>
      </w:r>
      <w:r w:rsidRPr="00431122">
        <w:rPr>
          <w:rFonts w:asciiTheme="minorHAnsi" w:hAnsiTheme="minorHAnsi" w:cstheme="minorHAnsi"/>
          <w:sz w:val="20"/>
          <w:szCs w:val="20"/>
          <w:highlight w:val="yellow"/>
        </w:rPr>
        <w:t xml:space="preserve"> discharge back to GP with letter to patient &amp; GP.</w:t>
      </w:r>
    </w:p>
    <w:p w14:paraId="584B4B35" w14:textId="77777777" w:rsidR="00A77CA5" w:rsidRDefault="00A77CA5" w:rsidP="00A77CA5">
      <w:pPr>
        <w:spacing w:after="0" w:line="240" w:lineRule="auto"/>
        <w:ind w:left="-709" w:right="-283"/>
        <w:rPr>
          <w:rFonts w:asciiTheme="minorHAnsi" w:hAnsiTheme="minorHAnsi" w:cstheme="minorHAnsi"/>
          <w:b/>
          <w:bCs/>
          <w:sz w:val="20"/>
          <w:szCs w:val="20"/>
        </w:rPr>
      </w:pPr>
    </w:p>
    <w:p w14:paraId="3986A285" w14:textId="77777777" w:rsidR="00A77CA5" w:rsidRDefault="003A6FE6" w:rsidP="00A77CA5">
      <w:pPr>
        <w:spacing w:after="0" w:line="240" w:lineRule="auto"/>
        <w:ind w:left="-709" w:right="-283"/>
        <w:rPr>
          <w:rFonts w:asciiTheme="minorHAnsi" w:hAnsiTheme="minorHAnsi" w:cstheme="minorHAnsi"/>
          <w:b/>
          <w:bCs/>
          <w:color w:val="002060"/>
          <w:sz w:val="20"/>
          <w:szCs w:val="20"/>
        </w:rPr>
      </w:pPr>
      <w:r w:rsidRPr="004745FC">
        <w:rPr>
          <w:rFonts w:asciiTheme="minorHAnsi" w:hAnsiTheme="minorHAnsi" w:cstheme="minorHAnsi"/>
          <w:b/>
          <w:bCs/>
          <w:sz w:val="20"/>
          <w:szCs w:val="20"/>
        </w:rPr>
        <w:t>Subsequent appointments</w:t>
      </w:r>
      <w:r w:rsidRPr="004745FC">
        <w:rPr>
          <w:rFonts w:asciiTheme="minorHAnsi" w:hAnsiTheme="minorHAnsi" w:cstheme="minorHAnsi"/>
          <w:sz w:val="20"/>
          <w:szCs w:val="20"/>
        </w:rPr>
        <w:t>: 1st DNA, or 2 or more non-consecutive DNA, trigger for escalation and clinical review. Establish reason for DNA. 2nd consecutive DNA, request clinical discussion with patient and/or GP, determine if appropriate to discharge.</w:t>
      </w:r>
      <w:r w:rsidRPr="004745FC">
        <w:rPr>
          <w:rFonts w:asciiTheme="minorHAnsi" w:hAnsiTheme="minorHAnsi" w:cstheme="minorHAnsi"/>
          <w:b/>
          <w:bCs/>
          <w:color w:val="002060"/>
          <w:sz w:val="20"/>
          <w:szCs w:val="20"/>
        </w:rPr>
        <w:t xml:space="preserve"> </w:t>
      </w:r>
      <w:bookmarkStart w:id="16" w:name="_Toc75866110"/>
    </w:p>
    <w:p w14:paraId="43A9D6CE" w14:textId="77777777" w:rsidR="00A77CA5" w:rsidRDefault="00A77CA5" w:rsidP="00A77CA5">
      <w:pPr>
        <w:spacing w:after="0" w:line="240" w:lineRule="auto"/>
        <w:ind w:left="-709" w:right="-283"/>
        <w:rPr>
          <w:rFonts w:asciiTheme="minorHAnsi" w:hAnsiTheme="minorHAnsi" w:cstheme="minorHAnsi"/>
          <w:sz w:val="20"/>
          <w:szCs w:val="20"/>
        </w:rPr>
      </w:pPr>
    </w:p>
    <w:p w14:paraId="0B44EC2B" w14:textId="77777777" w:rsidR="00A77CA5" w:rsidRDefault="003A6FE6" w:rsidP="00A77CA5">
      <w:pPr>
        <w:spacing w:after="0" w:line="240" w:lineRule="auto"/>
        <w:ind w:left="-709" w:right="-283"/>
        <w:rPr>
          <w:rFonts w:asciiTheme="minorHAnsi" w:hAnsiTheme="minorHAnsi" w:cstheme="minorHAnsi"/>
          <w:b/>
          <w:bCs/>
          <w:color w:val="0070C0"/>
          <w:sz w:val="20"/>
          <w:szCs w:val="20"/>
        </w:rPr>
      </w:pPr>
      <w:r w:rsidRPr="00A77CA5">
        <w:rPr>
          <w:rFonts w:asciiTheme="minorHAnsi" w:hAnsiTheme="minorHAnsi" w:cstheme="minorHAnsi"/>
          <w:b/>
          <w:bCs/>
          <w:color w:val="0070C0"/>
          <w:sz w:val="20"/>
          <w:szCs w:val="20"/>
        </w:rPr>
        <w:t>Uncontactable:</w:t>
      </w:r>
      <w:bookmarkEnd w:id="16"/>
    </w:p>
    <w:p w14:paraId="17CDEE67" w14:textId="77777777" w:rsidR="00A77CA5" w:rsidRDefault="00A77CA5" w:rsidP="00A77CA5">
      <w:pPr>
        <w:spacing w:after="0" w:line="240" w:lineRule="auto"/>
        <w:ind w:left="-709" w:right="-283"/>
        <w:rPr>
          <w:rFonts w:asciiTheme="minorHAnsi" w:hAnsiTheme="minorHAnsi" w:cstheme="minorHAnsi"/>
          <w:b/>
          <w:bCs/>
          <w:color w:val="0070C0"/>
          <w:sz w:val="20"/>
          <w:szCs w:val="20"/>
        </w:rPr>
      </w:pPr>
    </w:p>
    <w:p w14:paraId="37C35828" w14:textId="77777777" w:rsidR="00A77CA5" w:rsidRDefault="003A6FE6" w:rsidP="00A77CA5">
      <w:pPr>
        <w:spacing w:after="0" w:line="240" w:lineRule="auto"/>
        <w:ind w:left="-709" w:right="-283"/>
        <w:rPr>
          <w:rFonts w:asciiTheme="minorHAnsi" w:hAnsiTheme="minorHAnsi" w:cstheme="minorHAnsi"/>
          <w:b/>
          <w:bCs/>
          <w:color w:val="0070C0"/>
          <w:sz w:val="20"/>
          <w:szCs w:val="20"/>
        </w:rPr>
      </w:pPr>
      <w:r w:rsidRPr="004745FC">
        <w:rPr>
          <w:rFonts w:asciiTheme="minorHAnsi" w:hAnsiTheme="minorHAnsi" w:cstheme="minorHAnsi"/>
          <w:sz w:val="20"/>
          <w:szCs w:val="20"/>
        </w:rPr>
        <w:t>3 contact attempts should be made over a maximum of 2 days, on all available contact numbers. Contact details should be checked to be correct.</w:t>
      </w:r>
    </w:p>
    <w:p w14:paraId="5A2174F1" w14:textId="77777777" w:rsidR="00A77CA5" w:rsidRDefault="00A77CA5" w:rsidP="00A77CA5">
      <w:pPr>
        <w:spacing w:after="0" w:line="240" w:lineRule="auto"/>
        <w:ind w:left="-709" w:right="-283"/>
        <w:rPr>
          <w:rFonts w:asciiTheme="minorHAnsi" w:hAnsiTheme="minorHAnsi" w:cstheme="minorHAnsi"/>
          <w:sz w:val="20"/>
          <w:szCs w:val="20"/>
        </w:rPr>
      </w:pPr>
    </w:p>
    <w:p w14:paraId="0EA52FF0" w14:textId="77777777" w:rsidR="00A77CA5" w:rsidRDefault="003A6FE6" w:rsidP="00A77CA5">
      <w:pPr>
        <w:spacing w:after="0" w:line="240" w:lineRule="auto"/>
        <w:ind w:left="-709" w:right="-283"/>
        <w:rPr>
          <w:rFonts w:asciiTheme="minorHAnsi" w:hAnsiTheme="minorHAnsi" w:cstheme="minorHAnsi"/>
          <w:sz w:val="20"/>
          <w:szCs w:val="20"/>
        </w:rPr>
      </w:pPr>
      <w:r w:rsidRPr="004745FC">
        <w:rPr>
          <w:rFonts w:asciiTheme="minorHAnsi" w:hAnsiTheme="minorHAnsi" w:cstheme="minorHAnsi"/>
          <w:sz w:val="20"/>
          <w:szCs w:val="20"/>
        </w:rPr>
        <w:t xml:space="preserve">If remains uncontactable: </w:t>
      </w:r>
      <w:r w:rsidRPr="004745FC">
        <w:rPr>
          <w:rFonts w:asciiTheme="minorHAnsi" w:hAnsiTheme="minorHAnsi" w:cstheme="minorHAnsi"/>
          <w:b/>
          <w:bCs/>
          <w:sz w:val="20"/>
          <w:szCs w:val="20"/>
        </w:rPr>
        <w:t>First appointments</w:t>
      </w:r>
      <w:r w:rsidRPr="004745FC">
        <w:rPr>
          <w:rFonts w:asciiTheme="minorHAnsi" w:hAnsiTheme="minorHAnsi" w:cstheme="minorHAnsi"/>
          <w:sz w:val="20"/>
          <w:szCs w:val="20"/>
        </w:rPr>
        <w:t xml:space="preserve">: letter sent with date of appointment within 14 days of referral, or alternative local process followed to secure booking or discharge if remains uncontactable. </w:t>
      </w:r>
      <w:r w:rsidRPr="004745FC">
        <w:rPr>
          <w:rFonts w:asciiTheme="minorHAnsi" w:hAnsiTheme="minorHAnsi" w:cstheme="minorHAnsi"/>
          <w:b/>
          <w:bCs/>
          <w:sz w:val="20"/>
          <w:szCs w:val="20"/>
        </w:rPr>
        <w:t>Subsequent appointments</w:t>
      </w:r>
      <w:r w:rsidRPr="004745FC">
        <w:rPr>
          <w:rFonts w:asciiTheme="minorHAnsi" w:hAnsiTheme="minorHAnsi" w:cstheme="minorHAnsi"/>
          <w:sz w:val="20"/>
          <w:szCs w:val="20"/>
        </w:rPr>
        <w:t>: as above attempted, following which consultant to decide if send ‘no choice letter’ or discharge back to GP. If available and appropriate, contact could also be attempted with the patients registered next of kin at the provider Trust, or GP surgery.</w:t>
      </w:r>
      <w:bookmarkStart w:id="17" w:name="_Toc75866111"/>
    </w:p>
    <w:p w14:paraId="3783AACE" w14:textId="77777777" w:rsidR="00A77CA5" w:rsidRDefault="00A77CA5" w:rsidP="00A77CA5">
      <w:pPr>
        <w:spacing w:after="0" w:line="240" w:lineRule="auto"/>
        <w:ind w:left="-709" w:right="-283"/>
        <w:rPr>
          <w:rFonts w:asciiTheme="minorHAnsi" w:hAnsiTheme="minorHAnsi" w:cstheme="minorHAnsi"/>
          <w:sz w:val="20"/>
          <w:szCs w:val="20"/>
        </w:rPr>
      </w:pPr>
    </w:p>
    <w:p w14:paraId="669F334C" w14:textId="77777777" w:rsidR="00A77CA5" w:rsidRDefault="003A6FE6" w:rsidP="00A77CA5">
      <w:pPr>
        <w:spacing w:after="0" w:line="240" w:lineRule="auto"/>
        <w:ind w:left="-709" w:right="-283"/>
        <w:rPr>
          <w:rFonts w:asciiTheme="minorHAnsi" w:hAnsiTheme="minorHAnsi" w:cstheme="minorHAnsi"/>
          <w:b/>
          <w:bCs/>
          <w:color w:val="0070C0"/>
          <w:sz w:val="20"/>
          <w:szCs w:val="20"/>
        </w:rPr>
      </w:pPr>
      <w:r w:rsidRPr="00A77CA5">
        <w:rPr>
          <w:rFonts w:asciiTheme="minorHAnsi" w:hAnsiTheme="minorHAnsi" w:cstheme="minorHAnsi"/>
          <w:b/>
          <w:bCs/>
          <w:color w:val="0070C0"/>
          <w:sz w:val="20"/>
          <w:szCs w:val="20"/>
        </w:rPr>
        <w:t>Declines:</w:t>
      </w:r>
      <w:bookmarkEnd w:id="17"/>
    </w:p>
    <w:p w14:paraId="36E20775" w14:textId="77777777" w:rsidR="00A77CA5" w:rsidRDefault="00A77CA5" w:rsidP="00A77CA5">
      <w:pPr>
        <w:spacing w:after="0" w:line="240" w:lineRule="auto"/>
        <w:ind w:left="-709" w:right="-283"/>
        <w:rPr>
          <w:rFonts w:asciiTheme="minorHAnsi" w:hAnsiTheme="minorHAnsi" w:cstheme="minorHAnsi"/>
          <w:b/>
          <w:bCs/>
          <w:color w:val="0070C0"/>
          <w:sz w:val="20"/>
          <w:szCs w:val="20"/>
        </w:rPr>
      </w:pPr>
    </w:p>
    <w:p w14:paraId="270A10D0" w14:textId="77777777" w:rsidR="00A77CA5" w:rsidRDefault="003A6FE6" w:rsidP="00A77CA5">
      <w:pPr>
        <w:spacing w:after="0" w:line="240" w:lineRule="auto"/>
        <w:ind w:left="-709" w:right="-283"/>
        <w:rPr>
          <w:rFonts w:asciiTheme="minorHAnsi" w:hAnsiTheme="minorHAnsi" w:cstheme="minorHAnsi"/>
          <w:sz w:val="20"/>
          <w:szCs w:val="20"/>
        </w:rPr>
      </w:pPr>
      <w:r w:rsidRPr="004745FC">
        <w:rPr>
          <w:rFonts w:asciiTheme="minorHAnsi" w:hAnsiTheme="minorHAnsi" w:cstheme="minorHAnsi"/>
          <w:sz w:val="20"/>
          <w:szCs w:val="20"/>
        </w:rPr>
        <w:t>If a patient actively declines (</w:t>
      </w:r>
      <w:r w:rsidRPr="004745FC">
        <w:rPr>
          <w:rFonts w:asciiTheme="minorHAnsi" w:hAnsiTheme="minorHAnsi" w:cstheme="minorHAnsi"/>
          <w:i/>
          <w:iCs/>
          <w:sz w:val="20"/>
          <w:szCs w:val="20"/>
        </w:rPr>
        <w:t>i.e. refuses to book any dates etc. if elects for an alternative future date data, even if after breach date, the patient is still engaged</w:t>
      </w:r>
      <w:r w:rsidRPr="004745FC">
        <w:rPr>
          <w:rFonts w:asciiTheme="minorHAnsi" w:hAnsiTheme="minorHAnsi" w:cstheme="minorHAnsi"/>
          <w:sz w:val="20"/>
          <w:szCs w:val="20"/>
        </w:rPr>
        <w:t>) to undertake the diagnostic or treatment element of their pathway, and cannot be persuaded to continue care, they will be discharged back to GP. In such situations, clinical teams should consider if the patient is vulnerable and if this is still an appropriate course of action.</w:t>
      </w:r>
      <w:bookmarkStart w:id="18" w:name="_Toc75866112"/>
    </w:p>
    <w:p w14:paraId="04F3C019" w14:textId="77777777" w:rsidR="00A77CA5" w:rsidRDefault="00A77CA5" w:rsidP="00A77CA5">
      <w:pPr>
        <w:spacing w:after="0" w:line="240" w:lineRule="auto"/>
        <w:ind w:left="-709" w:right="-283"/>
        <w:rPr>
          <w:rFonts w:asciiTheme="minorHAnsi" w:hAnsiTheme="minorHAnsi" w:cstheme="minorHAnsi"/>
          <w:sz w:val="20"/>
          <w:szCs w:val="20"/>
        </w:rPr>
      </w:pPr>
    </w:p>
    <w:p w14:paraId="741ECB2E" w14:textId="77777777" w:rsidR="00A77CA5" w:rsidRPr="00431122" w:rsidRDefault="003A6FE6" w:rsidP="00A77CA5">
      <w:pPr>
        <w:spacing w:after="0" w:line="240" w:lineRule="auto"/>
        <w:ind w:left="-709" w:right="-283"/>
        <w:rPr>
          <w:rFonts w:asciiTheme="minorHAnsi" w:hAnsiTheme="minorHAnsi" w:cstheme="minorHAnsi"/>
          <w:b/>
          <w:bCs/>
          <w:color w:val="0070C0"/>
          <w:sz w:val="20"/>
          <w:szCs w:val="20"/>
          <w:highlight w:val="yellow"/>
        </w:rPr>
      </w:pPr>
      <w:r w:rsidRPr="00431122">
        <w:rPr>
          <w:rFonts w:asciiTheme="minorHAnsi" w:hAnsiTheme="minorHAnsi" w:cstheme="minorHAnsi"/>
          <w:b/>
          <w:bCs/>
          <w:color w:val="0070C0"/>
          <w:sz w:val="20"/>
          <w:szCs w:val="20"/>
          <w:highlight w:val="yellow"/>
        </w:rPr>
        <w:t>COVID -19:</w:t>
      </w:r>
      <w:bookmarkEnd w:id="18"/>
    </w:p>
    <w:p w14:paraId="3DFE4B6B" w14:textId="77777777" w:rsidR="00A77CA5" w:rsidRPr="00431122" w:rsidRDefault="00A77CA5" w:rsidP="00A77CA5">
      <w:pPr>
        <w:spacing w:after="0" w:line="240" w:lineRule="auto"/>
        <w:ind w:left="-709" w:right="-283"/>
        <w:rPr>
          <w:rFonts w:asciiTheme="minorHAnsi" w:hAnsiTheme="minorHAnsi" w:cstheme="minorHAnsi"/>
          <w:b/>
          <w:bCs/>
          <w:color w:val="0070C0"/>
          <w:sz w:val="20"/>
          <w:szCs w:val="20"/>
          <w:highlight w:val="yellow"/>
        </w:rPr>
      </w:pPr>
    </w:p>
    <w:p w14:paraId="688B893E" w14:textId="77777777" w:rsidR="00A77CA5" w:rsidRPr="00431122" w:rsidRDefault="003A6FE6" w:rsidP="00A77CA5">
      <w:pPr>
        <w:spacing w:after="0" w:line="240" w:lineRule="auto"/>
        <w:ind w:left="-709" w:right="-283"/>
        <w:rPr>
          <w:rFonts w:asciiTheme="minorHAnsi" w:hAnsiTheme="minorHAnsi" w:cstheme="minorHAnsi"/>
          <w:b/>
          <w:bCs/>
          <w:color w:val="0070C0"/>
          <w:sz w:val="20"/>
          <w:szCs w:val="20"/>
          <w:highlight w:val="yellow"/>
        </w:rPr>
      </w:pPr>
      <w:r w:rsidRPr="00431122">
        <w:rPr>
          <w:rFonts w:asciiTheme="minorHAnsi" w:hAnsiTheme="minorHAnsi" w:cstheme="minorHAnsi"/>
          <w:sz w:val="20"/>
          <w:szCs w:val="20"/>
          <w:highlight w:val="yellow"/>
        </w:rPr>
        <w:t>If a patient is unwilling to attend due to concerns about COVID-19, arrange discussion with clinician to discuss risk &amp; benefits of attending. If still unwilling, write to GP requesting discussion with the patient and advise of outcome within 14days.</w:t>
      </w:r>
    </w:p>
    <w:p w14:paraId="10C631B2" w14:textId="77777777" w:rsidR="00A77CA5" w:rsidRPr="00431122" w:rsidRDefault="00A77CA5" w:rsidP="00A77CA5">
      <w:pPr>
        <w:spacing w:after="0" w:line="240" w:lineRule="auto"/>
        <w:ind w:left="-709" w:right="-283"/>
        <w:rPr>
          <w:rFonts w:asciiTheme="minorHAnsi" w:hAnsiTheme="minorHAnsi" w:cstheme="minorHAnsi"/>
          <w:b/>
          <w:bCs/>
          <w:color w:val="0070C0"/>
          <w:sz w:val="20"/>
          <w:szCs w:val="20"/>
          <w:highlight w:val="yellow"/>
        </w:rPr>
      </w:pPr>
    </w:p>
    <w:p w14:paraId="084A7D2D" w14:textId="65F1D450" w:rsidR="00A77CA5" w:rsidRPr="00431122" w:rsidRDefault="003A6FE6" w:rsidP="00A77CA5">
      <w:pPr>
        <w:spacing w:after="0" w:line="240" w:lineRule="auto"/>
        <w:ind w:left="-709" w:right="-283"/>
        <w:rPr>
          <w:rFonts w:asciiTheme="minorHAnsi" w:hAnsiTheme="minorHAnsi" w:cstheme="minorHAnsi"/>
          <w:b/>
          <w:bCs/>
          <w:color w:val="0070C0"/>
          <w:sz w:val="20"/>
          <w:szCs w:val="20"/>
          <w:highlight w:val="yellow"/>
        </w:rPr>
      </w:pPr>
      <w:r w:rsidRPr="00431122">
        <w:rPr>
          <w:rFonts w:asciiTheme="minorHAnsi" w:hAnsiTheme="minorHAnsi" w:cstheme="minorHAnsi"/>
          <w:sz w:val="20"/>
          <w:szCs w:val="20"/>
          <w:highlight w:val="yellow"/>
        </w:rPr>
        <w:t xml:space="preserve">If patient still declines, or no response from GP, a clinical decision should be made, based on the </w:t>
      </w:r>
      <w:r w:rsidR="00A77CA5" w:rsidRPr="00431122">
        <w:rPr>
          <w:rFonts w:asciiTheme="minorHAnsi" w:hAnsiTheme="minorHAnsi" w:cstheme="minorHAnsi"/>
          <w:sz w:val="20"/>
          <w:szCs w:val="20"/>
          <w:highlight w:val="yellow"/>
        </w:rPr>
        <w:t>patient’s</w:t>
      </w:r>
      <w:r w:rsidRPr="00431122">
        <w:rPr>
          <w:rFonts w:asciiTheme="minorHAnsi" w:hAnsiTheme="minorHAnsi" w:cstheme="minorHAnsi"/>
          <w:sz w:val="20"/>
          <w:szCs w:val="20"/>
          <w:highlight w:val="yellow"/>
        </w:rPr>
        <w:t xml:space="preserve"> condition at the time and any known clinical risk, as to whether the patient should remain on the waiting list or be discharged back to primary care.</w:t>
      </w:r>
    </w:p>
    <w:p w14:paraId="1AA4A159" w14:textId="77777777" w:rsidR="00A77CA5" w:rsidRPr="00431122" w:rsidRDefault="00A77CA5" w:rsidP="00A77CA5">
      <w:pPr>
        <w:spacing w:after="0" w:line="240" w:lineRule="auto"/>
        <w:ind w:left="-709" w:right="-283"/>
        <w:rPr>
          <w:rFonts w:asciiTheme="minorHAnsi" w:hAnsiTheme="minorHAnsi" w:cstheme="minorHAnsi"/>
          <w:b/>
          <w:bCs/>
          <w:color w:val="0070C0"/>
          <w:sz w:val="20"/>
          <w:szCs w:val="20"/>
          <w:highlight w:val="yellow"/>
        </w:rPr>
      </w:pPr>
    </w:p>
    <w:p w14:paraId="52F4947B" w14:textId="2CB0EDEE" w:rsidR="003A6FE6" w:rsidRPr="00A77CA5" w:rsidRDefault="003A6FE6" w:rsidP="00A77CA5">
      <w:pPr>
        <w:spacing w:after="0" w:line="240" w:lineRule="auto"/>
        <w:ind w:left="-709" w:right="-283"/>
        <w:rPr>
          <w:rFonts w:asciiTheme="minorHAnsi" w:hAnsiTheme="minorHAnsi" w:cstheme="minorHAnsi"/>
          <w:b/>
          <w:bCs/>
          <w:color w:val="0070C0"/>
          <w:sz w:val="20"/>
          <w:szCs w:val="20"/>
        </w:rPr>
        <w:sectPr w:rsidR="003A6FE6" w:rsidRPr="00A77CA5" w:rsidSect="003A6FE6">
          <w:headerReference w:type="default" r:id="rId27"/>
          <w:footerReference w:type="default" r:id="rId28"/>
          <w:type w:val="continuous"/>
          <w:pgSz w:w="11906" w:h="16838"/>
          <w:pgMar w:top="1701" w:right="1133" w:bottom="993" w:left="1440" w:header="708" w:footer="1112" w:gutter="0"/>
          <w:cols w:space="708"/>
          <w:docGrid w:linePitch="360"/>
        </w:sectPr>
      </w:pPr>
      <w:r w:rsidRPr="00431122">
        <w:rPr>
          <w:rFonts w:asciiTheme="minorHAnsi" w:hAnsiTheme="minorHAnsi" w:cstheme="minorHAnsi"/>
          <w:sz w:val="20"/>
          <w:szCs w:val="20"/>
          <w:highlight w:val="yellow"/>
        </w:rPr>
        <w:t>Patients &amp; GPs should be advised of how to contact the Trust to continue on their pathway should they wish to do so in the future</w:t>
      </w:r>
    </w:p>
    <w:p w14:paraId="0BF11BD0" w14:textId="589E71C0" w:rsidR="003A6FE6" w:rsidRPr="004745FC" w:rsidRDefault="003A6FE6" w:rsidP="00A77CA5">
      <w:pPr>
        <w:pStyle w:val="Heading2"/>
        <w:spacing w:before="0" w:line="240" w:lineRule="auto"/>
        <w:rPr>
          <w:rFonts w:cstheme="minorHAnsi"/>
          <w:sz w:val="20"/>
          <w:szCs w:val="20"/>
        </w:rPr>
      </w:pPr>
    </w:p>
    <w:p w14:paraId="38D9F058" w14:textId="77777777" w:rsidR="003A6FE6" w:rsidRPr="004745FC" w:rsidRDefault="003A6FE6" w:rsidP="00A77CA5">
      <w:pPr>
        <w:spacing w:after="0" w:line="240" w:lineRule="auto"/>
        <w:rPr>
          <w:rFonts w:asciiTheme="minorHAnsi" w:hAnsiTheme="minorHAnsi" w:cstheme="minorHAnsi"/>
          <w:sz w:val="20"/>
          <w:szCs w:val="20"/>
          <w:lang w:eastAsia="en-GB"/>
        </w:rPr>
      </w:pPr>
    </w:p>
    <w:p w14:paraId="23FC5866" w14:textId="4CB37CEE" w:rsidR="00C040F0" w:rsidRPr="004745FC" w:rsidRDefault="00C040F0" w:rsidP="00A77CA5">
      <w:pPr>
        <w:spacing w:after="0" w:line="240" w:lineRule="auto"/>
        <w:rPr>
          <w:rFonts w:asciiTheme="minorHAnsi" w:hAnsiTheme="minorHAnsi" w:cstheme="minorHAnsi"/>
          <w:sz w:val="20"/>
          <w:szCs w:val="20"/>
          <w:lang w:eastAsia="en-GB"/>
        </w:rPr>
      </w:pPr>
      <w:r w:rsidRPr="004745FC">
        <w:rPr>
          <w:rFonts w:asciiTheme="minorHAnsi" w:hAnsiTheme="minorHAnsi" w:cstheme="minorHAnsi"/>
          <w:noProof/>
          <w:sz w:val="20"/>
          <w:szCs w:val="20"/>
          <w:lang w:eastAsia="en-GB"/>
        </w:rPr>
        <w:t xml:space="preserve"> </w:t>
      </w:r>
    </w:p>
    <w:sectPr w:rsidR="00C040F0" w:rsidRPr="004745FC" w:rsidSect="00552FDF">
      <w:type w:val="continuous"/>
      <w:pgSz w:w="11906" w:h="16838" w:code="9"/>
      <w:pgMar w:top="720" w:right="720" w:bottom="720" w:left="720" w:header="680"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red, Caroline" w:date="2025-09-05T11:56:00Z" w:initials="JC">
    <w:p w14:paraId="0061034B" w14:textId="77777777" w:rsidR="009E55CA" w:rsidRDefault="009E55CA" w:rsidP="009E55CA">
      <w:pPr>
        <w:pStyle w:val="CommentText"/>
      </w:pPr>
      <w:r>
        <w:rPr>
          <w:rStyle w:val="CommentReference"/>
        </w:rPr>
        <w:annotationRef/>
      </w:r>
      <w:r>
        <w:t>Updated newly reportable DMO1</w:t>
      </w:r>
    </w:p>
  </w:comment>
  <w:comment w:id="2" w:author="Jared, Caroline" w:date="2025-09-05T11:51:00Z" w:initials="JC">
    <w:p w14:paraId="799E320A" w14:textId="77777777" w:rsidR="003E6D78" w:rsidRDefault="003E6D78" w:rsidP="003E6D78">
      <w:pPr>
        <w:pStyle w:val="CommentText"/>
      </w:pPr>
      <w:r>
        <w:rPr>
          <w:rStyle w:val="CommentReference"/>
        </w:rPr>
        <w:annotationRef/>
      </w:r>
      <w:r>
        <w:t>Narrative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61034B" w15:done="0"/>
  <w15:commentEx w15:paraId="799E32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61034B" w16cid:durableId="7B8294BB"/>
  <w16cid:commentId w16cid:paraId="799E320A" w16cid:durableId="0A46F9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D9139" w14:textId="77777777" w:rsidR="001D44E6" w:rsidRDefault="001D44E6" w:rsidP="00611BAC">
      <w:pPr>
        <w:spacing w:after="0" w:line="240" w:lineRule="auto"/>
      </w:pPr>
      <w:r>
        <w:separator/>
      </w:r>
    </w:p>
  </w:endnote>
  <w:endnote w:type="continuationSeparator" w:id="0">
    <w:p w14:paraId="4DFF5CF7" w14:textId="77777777" w:rsidR="001D44E6" w:rsidRDefault="001D44E6" w:rsidP="00611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625144"/>
      <w:docPartObj>
        <w:docPartGallery w:val="Page Numbers (Bottom of Page)"/>
        <w:docPartUnique/>
      </w:docPartObj>
    </w:sdtPr>
    <w:sdtEndPr>
      <w:rPr>
        <w:noProof/>
      </w:rPr>
    </w:sdtEndPr>
    <w:sdtContent>
      <w:p w14:paraId="1976DBF6" w14:textId="5CCC0FD2" w:rsidR="009C5F5A" w:rsidRDefault="009C5F5A">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1D8548E8" w14:textId="0335CC5E" w:rsidR="009C5F5A" w:rsidRDefault="009C5F5A" w:rsidP="00CB1184">
    <w:r w:rsidRPr="005D5BA1">
      <w:rPr>
        <w:noProof/>
        <w:sz w:val="18"/>
        <w:szCs w:val="18"/>
        <w:lang w:eastAsia="en-GB"/>
      </w:rPr>
      <w:drawing>
        <wp:anchor distT="0" distB="0" distL="114300" distR="114300" simplePos="0" relativeHeight="251672576" behindDoc="0" locked="0" layoutInCell="1" allowOverlap="1" wp14:anchorId="484105A2" wp14:editId="53173D43">
          <wp:simplePos x="0" y="0"/>
          <wp:positionH relativeFrom="column">
            <wp:posOffset>2171700</wp:posOffset>
          </wp:positionH>
          <wp:positionV relativeFrom="paragraph">
            <wp:posOffset>15875</wp:posOffset>
          </wp:positionV>
          <wp:extent cx="3619500" cy="445135"/>
          <wp:effectExtent l="0" t="0" r="0" b="0"/>
          <wp:wrapSquare wrapText="bothSides"/>
          <wp:docPr id="51" name="Picture 8">
            <a:extLst xmlns:a="http://schemas.openxmlformats.org/drawingml/2006/main">
              <a:ext uri="{FF2B5EF4-FFF2-40B4-BE49-F238E27FC236}">
                <a16:creationId xmlns:a16="http://schemas.microsoft.com/office/drawing/2014/main" id="{1E1CFCEB-FFB0-46BE-BD41-2B9FB43DD2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E1CFCEB-FFB0-46BE-BD41-2B9FB43DD29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619500" cy="445135"/>
                  </a:xfrm>
                  <a:prstGeom prst="rect">
                    <a:avLst/>
                  </a:prstGeom>
                </pic:spPr>
              </pic:pic>
            </a:graphicData>
          </a:graphic>
          <wp14:sizeRelH relativeFrom="margin">
            <wp14:pctWidth>0</wp14:pctWidth>
          </wp14:sizeRelH>
          <wp14:sizeRelV relativeFrom="margin">
            <wp14:pctHeight>0</wp14:pctHeight>
          </wp14:sizeRelV>
        </wp:anchor>
      </w:drawing>
    </w:r>
    <w:r w:rsidRPr="00663F79">
      <w:rPr>
        <w:noProof/>
        <w:sz w:val="18"/>
        <w:szCs w:val="18"/>
        <w:lang w:eastAsia="en-GB"/>
      </w:rPr>
      <w:drawing>
        <wp:anchor distT="0" distB="0" distL="114300" distR="114300" simplePos="0" relativeHeight="251670528" behindDoc="0" locked="0" layoutInCell="1" allowOverlap="1" wp14:anchorId="1E732649" wp14:editId="1585C650">
          <wp:simplePos x="0" y="0"/>
          <wp:positionH relativeFrom="column">
            <wp:posOffset>1123950</wp:posOffset>
          </wp:positionH>
          <wp:positionV relativeFrom="paragraph">
            <wp:posOffset>85090</wp:posOffset>
          </wp:positionV>
          <wp:extent cx="952500" cy="343535"/>
          <wp:effectExtent l="0" t="0" r="0" b="0"/>
          <wp:wrapNone/>
          <wp:docPr id="52" name="Picture 7" descr="South East London Cancer Alliance logo">
            <a:extLst xmlns:a="http://schemas.openxmlformats.org/drawingml/2006/main">
              <a:ext uri="{FF2B5EF4-FFF2-40B4-BE49-F238E27FC236}">
                <a16:creationId xmlns:a16="http://schemas.microsoft.com/office/drawing/2014/main" id="{117048D7-F698-4F66-AA9E-8D59E5CAF7B6}"/>
              </a:ext>
            </a:extLst>
          </wp:docPr>
          <wp:cNvGraphicFramePr/>
          <a:graphic xmlns:a="http://schemas.openxmlformats.org/drawingml/2006/main">
            <a:graphicData uri="http://schemas.openxmlformats.org/drawingml/2006/picture">
              <pic:pic xmlns:pic="http://schemas.openxmlformats.org/drawingml/2006/picture">
                <pic:nvPicPr>
                  <pic:cNvPr id="8" name="Picture 7" descr="South East London Cancer Alliance logo">
                    <a:extLst>
                      <a:ext uri="{FF2B5EF4-FFF2-40B4-BE49-F238E27FC236}">
                        <a16:creationId xmlns:a16="http://schemas.microsoft.com/office/drawing/2014/main" id="{117048D7-F698-4F66-AA9E-8D59E5CAF7B6}"/>
                      </a:ext>
                    </a:extLst>
                  </pic:cNvPr>
                  <pic:cNvPicPr/>
                </pic:nvPicPr>
                <pic:blipFill rotWithShape="1">
                  <a:blip r:embed="rId2" cstate="print">
                    <a:extLst>
                      <a:ext uri="{28A0092B-C50C-407E-A947-70E740481C1C}">
                        <a14:useLocalDpi xmlns:a14="http://schemas.microsoft.com/office/drawing/2010/main" val="0"/>
                      </a:ext>
                    </a:extLst>
                  </a:blip>
                  <a:srcRect l="33023" b="18814"/>
                  <a:stretch/>
                </pic:blipFill>
                <pic:spPr bwMode="auto">
                  <a:xfrm>
                    <a:off x="0" y="0"/>
                    <a:ext cx="952500" cy="343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3F79">
      <w:rPr>
        <w:noProof/>
        <w:sz w:val="18"/>
        <w:szCs w:val="18"/>
        <w:lang w:eastAsia="en-GB"/>
      </w:rPr>
      <w:drawing>
        <wp:anchor distT="0" distB="0" distL="114300" distR="114300" simplePos="0" relativeHeight="251668480" behindDoc="0" locked="0" layoutInCell="1" allowOverlap="1" wp14:anchorId="4506F8AB" wp14:editId="2E01836E">
          <wp:simplePos x="0" y="0"/>
          <wp:positionH relativeFrom="column">
            <wp:posOffset>57150</wp:posOffset>
          </wp:positionH>
          <wp:positionV relativeFrom="paragraph">
            <wp:posOffset>69215</wp:posOffset>
          </wp:positionV>
          <wp:extent cx="962025" cy="343535"/>
          <wp:effectExtent l="0" t="0" r="9525" b="0"/>
          <wp:wrapNone/>
          <wp:docPr id="53" name="Picture 6">
            <a:extLst xmlns:a="http://schemas.openxmlformats.org/drawingml/2006/main">
              <a:ext uri="{FF2B5EF4-FFF2-40B4-BE49-F238E27FC236}">
                <a16:creationId xmlns:a16="http://schemas.microsoft.com/office/drawing/2014/main" id="{89822EC4-64A8-4DD9-9975-51BD6D6ECED9}"/>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9822EC4-64A8-4DD9-9975-51BD6D6ECED9}"/>
                      </a:ext>
                    </a:extLst>
                  </pic:cNvPr>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62025" cy="34353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920E" w14:textId="77777777" w:rsidR="009C5F5A" w:rsidRDefault="009C5F5A">
    <w:pPr>
      <w:pStyle w:val="Footer"/>
      <w:jc w:val="right"/>
    </w:pPr>
  </w:p>
  <w:p w14:paraId="5276F9B4" w14:textId="77777777" w:rsidR="009C5F5A" w:rsidRDefault="009C5F5A" w:rsidP="007D50B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3985" w14:textId="77777777" w:rsidR="009C5F5A" w:rsidRPr="005D5BA1" w:rsidRDefault="009C5F5A">
    <w:pPr>
      <w:pStyle w:val="Footer"/>
      <w:rPr>
        <w:sz w:val="18"/>
        <w:szCs w:val="18"/>
      </w:rPr>
    </w:pPr>
    <w:r w:rsidRPr="00663F79">
      <w:rPr>
        <w:noProof/>
        <w:sz w:val="18"/>
        <w:szCs w:val="18"/>
      </w:rPr>
      <w:drawing>
        <wp:anchor distT="0" distB="0" distL="114300" distR="114300" simplePos="0" relativeHeight="251677696" behindDoc="0" locked="0" layoutInCell="1" allowOverlap="1" wp14:anchorId="2792B0C5" wp14:editId="41944E48">
          <wp:simplePos x="0" y="0"/>
          <wp:positionH relativeFrom="column">
            <wp:posOffset>-371475</wp:posOffset>
          </wp:positionH>
          <wp:positionV relativeFrom="paragraph">
            <wp:posOffset>287655</wp:posOffset>
          </wp:positionV>
          <wp:extent cx="962025" cy="343535"/>
          <wp:effectExtent l="0" t="0" r="9525" b="0"/>
          <wp:wrapNone/>
          <wp:docPr id="1376897862" name="Picture 6">
            <a:extLst xmlns:a="http://schemas.openxmlformats.org/drawingml/2006/main">
              <a:ext uri="{FF2B5EF4-FFF2-40B4-BE49-F238E27FC236}">
                <a16:creationId xmlns:a16="http://schemas.microsoft.com/office/drawing/2014/main" id="{89822EC4-64A8-4DD9-9975-51BD6D6ECED9}"/>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9822EC4-64A8-4DD9-9975-51BD6D6ECED9}"/>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025" cy="343535"/>
                  </a:xfrm>
                  <a:prstGeom prst="rect">
                    <a:avLst/>
                  </a:prstGeom>
                  <a:noFill/>
                </pic:spPr>
              </pic:pic>
            </a:graphicData>
          </a:graphic>
          <wp14:sizeRelH relativeFrom="margin">
            <wp14:pctWidth>0</wp14:pctWidth>
          </wp14:sizeRelH>
          <wp14:sizeRelV relativeFrom="margin">
            <wp14:pctHeight>0</wp14:pctHeight>
          </wp14:sizeRelV>
        </wp:anchor>
      </w:drawing>
    </w:r>
    <w:r w:rsidRPr="00663F79">
      <w:rPr>
        <w:noProof/>
        <w:sz w:val="18"/>
        <w:szCs w:val="18"/>
      </w:rPr>
      <w:drawing>
        <wp:anchor distT="0" distB="0" distL="114300" distR="114300" simplePos="0" relativeHeight="251678720" behindDoc="0" locked="0" layoutInCell="1" allowOverlap="1" wp14:anchorId="718C07E4" wp14:editId="2417B55C">
          <wp:simplePos x="0" y="0"/>
          <wp:positionH relativeFrom="column">
            <wp:posOffset>1047750</wp:posOffset>
          </wp:positionH>
          <wp:positionV relativeFrom="paragraph">
            <wp:posOffset>306705</wp:posOffset>
          </wp:positionV>
          <wp:extent cx="952500" cy="343535"/>
          <wp:effectExtent l="0" t="0" r="0" b="0"/>
          <wp:wrapNone/>
          <wp:docPr id="2125203077" name="Picture 7" descr="South East London Cancer Alliance logo">
            <a:extLst xmlns:a="http://schemas.openxmlformats.org/drawingml/2006/main">
              <a:ext uri="{FF2B5EF4-FFF2-40B4-BE49-F238E27FC236}">
                <a16:creationId xmlns:a16="http://schemas.microsoft.com/office/drawing/2014/main" id="{117048D7-F698-4F66-AA9E-8D59E5CAF7B6}"/>
              </a:ext>
            </a:extLst>
          </wp:docPr>
          <wp:cNvGraphicFramePr/>
          <a:graphic xmlns:a="http://schemas.openxmlformats.org/drawingml/2006/main">
            <a:graphicData uri="http://schemas.openxmlformats.org/drawingml/2006/picture">
              <pic:pic xmlns:pic="http://schemas.openxmlformats.org/drawingml/2006/picture">
                <pic:nvPicPr>
                  <pic:cNvPr id="8" name="Picture 7" descr="South East London Cancer Alliance logo">
                    <a:extLst>
                      <a:ext uri="{FF2B5EF4-FFF2-40B4-BE49-F238E27FC236}">
                        <a16:creationId xmlns:a16="http://schemas.microsoft.com/office/drawing/2014/main" id="{117048D7-F698-4F66-AA9E-8D59E5CAF7B6}"/>
                      </a:ext>
                    </a:extLst>
                  </pic:cNvPr>
                  <pic:cNvPicPr/>
                </pic:nvPicPr>
                <pic:blipFill rotWithShape="1">
                  <a:blip r:embed="rId2" cstate="print">
                    <a:extLst>
                      <a:ext uri="{28A0092B-C50C-407E-A947-70E740481C1C}">
                        <a14:useLocalDpi xmlns:a14="http://schemas.microsoft.com/office/drawing/2010/main" val="0"/>
                      </a:ext>
                    </a:extLst>
                  </a:blip>
                  <a:srcRect l="33023" b="18814"/>
                  <a:stretch/>
                </pic:blipFill>
                <pic:spPr bwMode="auto">
                  <a:xfrm>
                    <a:off x="0" y="0"/>
                    <a:ext cx="952500" cy="343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5BA1">
      <w:rPr>
        <w:noProof/>
        <w:sz w:val="18"/>
        <w:szCs w:val="18"/>
      </w:rPr>
      <w:drawing>
        <wp:anchor distT="0" distB="0" distL="114300" distR="114300" simplePos="0" relativeHeight="251676672" behindDoc="0" locked="0" layoutInCell="1" allowOverlap="1" wp14:anchorId="3C9543E4" wp14:editId="455A67E1">
          <wp:simplePos x="0" y="0"/>
          <wp:positionH relativeFrom="column">
            <wp:posOffset>2214245</wp:posOffset>
          </wp:positionH>
          <wp:positionV relativeFrom="paragraph">
            <wp:posOffset>245110</wp:posOffset>
          </wp:positionV>
          <wp:extent cx="4263390" cy="445135"/>
          <wp:effectExtent l="0" t="0" r="3810" b="0"/>
          <wp:wrapSquare wrapText="bothSides"/>
          <wp:docPr id="1847190102" name="Picture 8">
            <a:extLst xmlns:a="http://schemas.openxmlformats.org/drawingml/2006/main">
              <a:ext uri="{FF2B5EF4-FFF2-40B4-BE49-F238E27FC236}">
                <a16:creationId xmlns:a16="http://schemas.microsoft.com/office/drawing/2014/main" id="{1E1CFCEB-FFB0-46BE-BD41-2B9FB43DD2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E1CFCEB-FFB0-46BE-BD41-2B9FB43DD291}"/>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4263390" cy="445135"/>
                  </a:xfrm>
                  <a:prstGeom prst="rect">
                    <a:avLst/>
                  </a:prstGeom>
                </pic:spPr>
              </pic:pic>
            </a:graphicData>
          </a:graphic>
          <wp14:sizeRelH relativeFrom="margin">
            <wp14:pctWidth>0</wp14:pctWidth>
          </wp14:sizeRelH>
          <wp14:sizeRelV relativeFrom="margin">
            <wp14:pctHeight>0</wp14:pctHeight>
          </wp14:sizeRelV>
        </wp:anchor>
      </w:drawing>
    </w:r>
    <w:r w:rsidRPr="005D5BA1">
      <w:rPr>
        <w:sz w:val="18"/>
        <w:szCs w:val="18"/>
      </w:rPr>
      <w:t>South East London Cancer Access Policy Principles_v1.0_</w:t>
    </w:r>
    <w:r>
      <w:rPr>
        <w:sz w:val="18"/>
        <w:szCs w:val="18"/>
      </w:rPr>
      <w:t>01/10/2021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19FEA" w14:textId="77777777" w:rsidR="001D44E6" w:rsidRDefault="001D44E6" w:rsidP="00611BAC">
      <w:pPr>
        <w:spacing w:after="0" w:line="240" w:lineRule="auto"/>
      </w:pPr>
      <w:r>
        <w:separator/>
      </w:r>
    </w:p>
  </w:footnote>
  <w:footnote w:type="continuationSeparator" w:id="0">
    <w:p w14:paraId="01F5B351" w14:textId="77777777" w:rsidR="001D44E6" w:rsidRDefault="001D44E6" w:rsidP="00611BAC">
      <w:pPr>
        <w:spacing w:after="0" w:line="240" w:lineRule="auto"/>
      </w:pPr>
      <w:r>
        <w:continuationSeparator/>
      </w:r>
    </w:p>
  </w:footnote>
  <w:footnote w:id="1">
    <w:p w14:paraId="2B485CFA" w14:textId="77777777" w:rsidR="009C5F5A" w:rsidRPr="00C73A91" w:rsidRDefault="009C5F5A" w:rsidP="003A6FE6">
      <w:pPr>
        <w:pStyle w:val="FootnoteText"/>
        <w:rPr>
          <w:color w:val="808080" w:themeColor="background1" w:themeShade="80"/>
          <w:sz w:val="18"/>
          <w:szCs w:val="18"/>
        </w:rPr>
      </w:pPr>
      <w:r w:rsidRPr="00C73A91">
        <w:rPr>
          <w:rStyle w:val="FootnoteReference"/>
          <w:color w:val="808080" w:themeColor="background1" w:themeShade="80"/>
          <w:sz w:val="18"/>
          <w:szCs w:val="18"/>
        </w:rPr>
        <w:footnoteRef/>
      </w:r>
      <w:r w:rsidRPr="00C73A91">
        <w:rPr>
          <w:color w:val="808080" w:themeColor="background1" w:themeShade="80"/>
          <w:sz w:val="18"/>
          <w:szCs w:val="18"/>
        </w:rPr>
        <w:t xml:space="preserve"> Pledge: ‘The NHS commits to provide convenient, easy access to services within the waiting times set out in the handbook to the NHS Constitution.’ - </w:t>
      </w:r>
      <w:hyperlink r:id="rId1" w:anchor="staff-your-responsibilities" w:history="1">
        <w:r w:rsidRPr="00C73A91">
          <w:rPr>
            <w:rStyle w:val="Hyperlink"/>
            <w:color w:val="808080" w:themeColor="background1" w:themeShade="80"/>
            <w:sz w:val="18"/>
            <w:szCs w:val="18"/>
          </w:rPr>
          <w:t>The NHS Constitution for England - GOV.UK (www.gov.uk)</w:t>
        </w:r>
      </w:hyperlink>
    </w:p>
  </w:footnote>
  <w:footnote w:id="2">
    <w:p w14:paraId="1223B924" w14:textId="77777777" w:rsidR="009C5F5A" w:rsidRDefault="009C5F5A" w:rsidP="003A6FE6">
      <w:pPr>
        <w:pStyle w:val="FootnoteText"/>
      </w:pPr>
      <w:r w:rsidRPr="00C73A91">
        <w:rPr>
          <w:rStyle w:val="FootnoteReference"/>
          <w:color w:val="808080" w:themeColor="background1" w:themeShade="80"/>
          <w:sz w:val="18"/>
          <w:szCs w:val="18"/>
        </w:rPr>
        <w:footnoteRef/>
      </w:r>
      <w:r w:rsidRPr="00C73A91">
        <w:rPr>
          <w:color w:val="808080" w:themeColor="background1" w:themeShade="80"/>
          <w:sz w:val="18"/>
          <w:szCs w:val="18"/>
        </w:rPr>
        <w:t xml:space="preserve"> Expectation: ‘You should aim to follow all guidance, standards and codes relevant to your role, subject to any more specific requirements of your employers.’ </w:t>
      </w:r>
      <w:hyperlink r:id="rId2" w:anchor="staff-your-responsibilities" w:history="1">
        <w:r w:rsidRPr="00C73A91">
          <w:rPr>
            <w:rStyle w:val="Hyperlink"/>
            <w:color w:val="808080" w:themeColor="background1" w:themeShade="80"/>
            <w:sz w:val="18"/>
            <w:szCs w:val="18"/>
          </w:rPr>
          <w:t>The NHS Constitution for England - GOV.UK (www.gov.uk)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96E3D" w14:textId="7167DBF8" w:rsidR="009C5F5A" w:rsidRDefault="008E7EF0" w:rsidP="00C040F0">
    <w:pPr>
      <w:pStyle w:val="Header"/>
      <w:tabs>
        <w:tab w:val="clear" w:pos="4513"/>
        <w:tab w:val="clear" w:pos="9026"/>
        <w:tab w:val="right" w:pos="8096"/>
      </w:tabs>
    </w:pPr>
    <w:r w:rsidRPr="00B15A1C">
      <w:rPr>
        <w:noProof/>
        <w:lang w:eastAsia="en-GB"/>
      </w:rPr>
      <w:drawing>
        <wp:anchor distT="0" distB="0" distL="114300" distR="114300" simplePos="0" relativeHeight="251666432" behindDoc="0" locked="0" layoutInCell="1" allowOverlap="1" wp14:anchorId="28AC5F0D" wp14:editId="0E0A0A1C">
          <wp:simplePos x="0" y="0"/>
          <wp:positionH relativeFrom="margin">
            <wp:posOffset>5465141</wp:posOffset>
          </wp:positionH>
          <wp:positionV relativeFrom="paragraph">
            <wp:posOffset>-162560</wp:posOffset>
          </wp:positionV>
          <wp:extent cx="801370" cy="322580"/>
          <wp:effectExtent l="0" t="0" r="0" b="1270"/>
          <wp:wrapSquare wrapText="bothSides"/>
          <wp:docPr id="49" name="Picture 3" descr="A picture containing drawing&#10;&#10;Description automatically generated">
            <a:extLst xmlns:a="http://schemas.openxmlformats.org/drawingml/2006/main">
              <a:ext uri="{FF2B5EF4-FFF2-40B4-BE49-F238E27FC236}">
                <a16:creationId xmlns:a16="http://schemas.microsoft.com/office/drawing/2014/main" id="{82A2337A-75A9-4969-A070-D941CD58D2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drawing&#10;&#10;Description automatically generated">
                    <a:extLst>
                      <a:ext uri="{FF2B5EF4-FFF2-40B4-BE49-F238E27FC236}">
                        <a16:creationId xmlns:a16="http://schemas.microsoft.com/office/drawing/2014/main" id="{82A2337A-75A9-4969-A070-D941CD58D25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370" cy="32258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64384" behindDoc="0" locked="0" layoutInCell="1" allowOverlap="1" wp14:anchorId="2CE32A00" wp14:editId="54800EC4">
          <wp:simplePos x="0" y="0"/>
          <wp:positionH relativeFrom="column">
            <wp:posOffset>10491</wp:posOffset>
          </wp:positionH>
          <wp:positionV relativeFrom="paragraph">
            <wp:posOffset>-181610</wp:posOffset>
          </wp:positionV>
          <wp:extent cx="1574165" cy="474980"/>
          <wp:effectExtent l="0" t="0" r="6985" b="1270"/>
          <wp:wrapSquare wrapText="bothSides"/>
          <wp:docPr id="50" name="Picture 50" descr="Our Healthier South East London - Integrated C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Healthier South East London - Integrated Care Syste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74165" cy="47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5F5A">
      <w:tab/>
    </w:r>
  </w:p>
  <w:p w14:paraId="7187157D" w14:textId="315D46E2" w:rsidR="009C5F5A" w:rsidRDefault="009C5F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8AB1F" w14:textId="2209A4F6" w:rsidR="009C5F5A" w:rsidRDefault="009C5F5A" w:rsidP="007D363F">
    <w:pPr>
      <w:pStyle w:val="Header"/>
      <w:tabs>
        <w:tab w:val="left" w:pos="1830"/>
      </w:tabs>
      <w:rPr>
        <w:b/>
      </w:rPr>
    </w:pPr>
    <w:r>
      <w:rPr>
        <w:noProof/>
        <w:lang w:eastAsia="en-GB"/>
      </w:rPr>
      <w:drawing>
        <wp:anchor distT="0" distB="0" distL="114300" distR="114300" simplePos="0" relativeHeight="251662336" behindDoc="0" locked="0" layoutInCell="1" allowOverlap="1" wp14:anchorId="042AEB71" wp14:editId="2C0E455A">
          <wp:simplePos x="0" y="0"/>
          <wp:positionH relativeFrom="column">
            <wp:posOffset>3764915</wp:posOffset>
          </wp:positionH>
          <wp:positionV relativeFrom="paragraph">
            <wp:posOffset>-47625</wp:posOffset>
          </wp:positionV>
          <wp:extent cx="3079115" cy="526836"/>
          <wp:effectExtent l="0" t="0" r="6985" b="6985"/>
          <wp:wrapNone/>
          <wp:docPr id="54" name="Picture 54">
            <a:extLst xmlns:a="http://schemas.openxmlformats.org/drawingml/2006/main">
              <a:ext uri="{FF2B5EF4-FFF2-40B4-BE49-F238E27FC236}">
                <a16:creationId xmlns:a16="http://schemas.microsoft.com/office/drawing/2014/main" id="{C3791247-BB6D-4FB8-B052-71BDA1200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3791247-BB6D-4FB8-B052-71BDA1200134}"/>
                      </a:ext>
                    </a:extLst>
                  </pic:cNvPr>
                  <pic:cNvPicPr>
                    <a:picLocks noChangeAspect="1"/>
                  </pic:cNvPicPr>
                </pic:nvPicPr>
                <pic:blipFill rotWithShape="1">
                  <a:blip r:embed="rId1"/>
                  <a:srcRect l="8083" t="10941" r="8307"/>
                  <a:stretch/>
                </pic:blipFill>
                <pic:spPr>
                  <a:xfrm>
                    <a:off x="0" y="0"/>
                    <a:ext cx="3079115" cy="526836"/>
                  </a:xfrm>
                  <a:prstGeom prst="rect">
                    <a:avLst/>
                  </a:prstGeom>
                </pic:spPr>
              </pic:pic>
            </a:graphicData>
          </a:graphic>
          <wp14:sizeRelH relativeFrom="margin">
            <wp14:pctWidth>0</wp14:pctWidth>
          </wp14:sizeRelH>
          <wp14:sizeRelV relativeFrom="margin">
            <wp14:pctHeight>0</wp14:pctHeight>
          </wp14:sizeRelV>
        </wp:anchor>
      </w:drawing>
    </w:r>
    <w:r w:rsidRPr="00991798">
      <w:rPr>
        <w:b/>
        <w:noProof/>
        <w:lang w:eastAsia="en-GB"/>
      </w:rPr>
      <w:drawing>
        <wp:inline distT="0" distB="0" distL="0" distR="0" wp14:anchorId="670A230B" wp14:editId="1CCB00B0">
          <wp:extent cx="1466272" cy="639015"/>
          <wp:effectExtent l="0" t="0" r="635" b="8890"/>
          <wp:docPr id="55" name="Picture 10" descr="A picture containing text, clipart&#10;&#10;Description automatically generated">
            <a:extLst xmlns:a="http://schemas.openxmlformats.org/drawingml/2006/main">
              <a:ext uri="{FF2B5EF4-FFF2-40B4-BE49-F238E27FC236}">
                <a16:creationId xmlns:a16="http://schemas.microsoft.com/office/drawing/2014/main" id="{A3F56DD9-A9C8-2F24-AF5E-03CC35A15C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A picture containing text, clipart&#10;&#10;Description automatically generated">
                    <a:extLst>
                      <a:ext uri="{FF2B5EF4-FFF2-40B4-BE49-F238E27FC236}">
                        <a16:creationId xmlns:a16="http://schemas.microsoft.com/office/drawing/2014/main" id="{A3F56DD9-A9C8-2F24-AF5E-03CC35A15CA4}"/>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66272" cy="639015"/>
                  </a:xfrm>
                  <a:prstGeom prst="rect">
                    <a:avLst/>
                  </a:prstGeom>
                </pic:spPr>
              </pic:pic>
            </a:graphicData>
          </a:graphic>
        </wp:inline>
      </w:drawing>
    </w:r>
    <w:r>
      <w:rPr>
        <w:b/>
      </w:rPr>
      <w:tab/>
    </w:r>
    <w:r>
      <w:rPr>
        <w:b/>
      </w:rPr>
      <w:tab/>
    </w:r>
    <w:r>
      <w:rPr>
        <w:b/>
      </w:rPr>
      <w:tab/>
    </w:r>
  </w:p>
  <w:p w14:paraId="2CE9BE79" w14:textId="77777777" w:rsidR="009C5F5A" w:rsidRPr="006A4D62" w:rsidRDefault="009C5F5A" w:rsidP="009F5269">
    <w:pPr>
      <w:pStyle w:val="Header"/>
      <w:jc w:val="right"/>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5724" w14:textId="77777777" w:rsidR="009C5F5A" w:rsidRDefault="009C5F5A">
    <w:pPr>
      <w:pStyle w:val="Header"/>
    </w:pPr>
    <w:r w:rsidRPr="00B15A1C">
      <w:rPr>
        <w:noProof/>
        <w:lang w:eastAsia="en-GB"/>
      </w:rPr>
      <w:drawing>
        <wp:anchor distT="0" distB="0" distL="114300" distR="114300" simplePos="0" relativeHeight="251679744" behindDoc="0" locked="0" layoutInCell="1" allowOverlap="1" wp14:anchorId="1CA244CB" wp14:editId="1835DDA4">
          <wp:simplePos x="0" y="0"/>
          <wp:positionH relativeFrom="column">
            <wp:posOffset>5390515</wp:posOffset>
          </wp:positionH>
          <wp:positionV relativeFrom="paragraph">
            <wp:posOffset>-76200</wp:posOffset>
          </wp:positionV>
          <wp:extent cx="801370" cy="322580"/>
          <wp:effectExtent l="0" t="0" r="0" b="1270"/>
          <wp:wrapSquare wrapText="bothSides"/>
          <wp:docPr id="1742644482" name="Picture 3" descr="A picture containing drawing&#10;&#10;Description automatically generated">
            <a:extLst xmlns:a="http://schemas.openxmlformats.org/drawingml/2006/main">
              <a:ext uri="{FF2B5EF4-FFF2-40B4-BE49-F238E27FC236}">
                <a16:creationId xmlns:a16="http://schemas.microsoft.com/office/drawing/2014/main" id="{82A2337A-75A9-4969-A070-D941CD58D2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drawing&#10;&#10;Description automatically generated">
                    <a:extLst>
                      <a:ext uri="{FF2B5EF4-FFF2-40B4-BE49-F238E27FC236}">
                        <a16:creationId xmlns:a16="http://schemas.microsoft.com/office/drawing/2014/main" id="{82A2337A-75A9-4969-A070-D941CD58D25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370" cy="32258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74624" behindDoc="0" locked="0" layoutInCell="1" allowOverlap="1" wp14:anchorId="65849167" wp14:editId="29CAF86E">
          <wp:simplePos x="0" y="0"/>
          <wp:positionH relativeFrom="column">
            <wp:posOffset>-437515</wp:posOffset>
          </wp:positionH>
          <wp:positionV relativeFrom="paragraph">
            <wp:posOffset>-132080</wp:posOffset>
          </wp:positionV>
          <wp:extent cx="1574165" cy="474980"/>
          <wp:effectExtent l="0" t="0" r="6985" b="1270"/>
          <wp:wrapSquare wrapText="bothSides"/>
          <wp:docPr id="275453260" name="Picture 275453260" descr="Our Healthier South East London - Integrated C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Healthier South East London - Integrated Care Syste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74165" cy="47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68C1">
      <w:rPr>
        <w:noProof/>
        <w:lang w:eastAsia="en-GB"/>
      </w:rPr>
      <w:drawing>
        <wp:anchor distT="0" distB="0" distL="114300" distR="114300" simplePos="0" relativeHeight="251675648" behindDoc="0" locked="0" layoutInCell="1" allowOverlap="1" wp14:anchorId="6AA96FE5" wp14:editId="01369F87">
          <wp:simplePos x="0" y="0"/>
          <wp:positionH relativeFrom="column">
            <wp:posOffset>6191250</wp:posOffset>
          </wp:positionH>
          <wp:positionV relativeFrom="paragraph">
            <wp:posOffset>-3514090</wp:posOffset>
          </wp:positionV>
          <wp:extent cx="1157605" cy="384810"/>
          <wp:effectExtent l="0" t="0" r="4445" b="0"/>
          <wp:wrapNone/>
          <wp:docPr id="1050478564" name="Picture 8">
            <a:extLst xmlns:a="http://schemas.openxmlformats.org/drawingml/2006/main">
              <a:ext uri="{FF2B5EF4-FFF2-40B4-BE49-F238E27FC236}">
                <a16:creationId xmlns:a16="http://schemas.microsoft.com/office/drawing/2014/main" id="{1E1CFCEB-FFB0-46BE-BD41-2B9FB43DD2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E1CFCEB-FFB0-46BE-BD41-2B9FB43DD291}"/>
                      </a:ext>
                    </a:extLst>
                  </pic:cNvPr>
                  <pic:cNvPicPr>
                    <a:picLocks noChangeAspect="1"/>
                  </pic:cNvPicPr>
                </pic:nvPicPr>
                <pic:blipFill rotWithShape="1">
                  <a:blip r:embed="rId3"/>
                  <a:srcRect l="68547"/>
                  <a:stretch/>
                </pic:blipFill>
                <pic:spPr bwMode="auto">
                  <a:xfrm>
                    <a:off x="0" y="0"/>
                    <a:ext cx="1157605" cy="384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1A5"/>
    <w:multiLevelType w:val="hybridMultilevel"/>
    <w:tmpl w:val="DEF4B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810CB8"/>
    <w:multiLevelType w:val="multilevel"/>
    <w:tmpl w:val="50B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52A9"/>
    <w:multiLevelType w:val="hybridMultilevel"/>
    <w:tmpl w:val="CDA84F0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15:restartNumberingAfterBreak="0">
    <w:nsid w:val="1A601AB3"/>
    <w:multiLevelType w:val="multilevel"/>
    <w:tmpl w:val="D278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71188"/>
    <w:multiLevelType w:val="hybridMultilevel"/>
    <w:tmpl w:val="7164A7C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DF6ECF"/>
    <w:multiLevelType w:val="hybridMultilevel"/>
    <w:tmpl w:val="2D740C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87238A"/>
    <w:multiLevelType w:val="hybridMultilevel"/>
    <w:tmpl w:val="5816D3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113903"/>
    <w:multiLevelType w:val="hybridMultilevel"/>
    <w:tmpl w:val="C2220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166EA4"/>
    <w:multiLevelType w:val="multilevel"/>
    <w:tmpl w:val="8CF2AAC0"/>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304"/>
        </w:tabs>
        <w:ind w:left="1304" w:hanging="567"/>
      </w:pPr>
      <w:rPr>
        <w:rFonts w:cs="Times New Roman" w:hint="default"/>
      </w:rPr>
    </w:lvl>
    <w:lvl w:ilvl="2">
      <w:start w:val="1"/>
      <w:numFmt w:val="bullet"/>
      <w:lvlText w:val=""/>
      <w:lvlJc w:val="left"/>
      <w:pPr>
        <w:tabs>
          <w:tab w:val="num" w:pos="1304"/>
        </w:tabs>
        <w:ind w:left="1304" w:hanging="567"/>
      </w:pPr>
      <w:rPr>
        <w:rFonts w:ascii="Symbol" w:hAnsi="Symbol"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 w15:restartNumberingAfterBreak="0">
    <w:nsid w:val="219D2E58"/>
    <w:multiLevelType w:val="hybridMultilevel"/>
    <w:tmpl w:val="5FB873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7F712E"/>
    <w:multiLevelType w:val="hybridMultilevel"/>
    <w:tmpl w:val="8ABE2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E07EAF"/>
    <w:multiLevelType w:val="multilevel"/>
    <w:tmpl w:val="88165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F0956"/>
    <w:multiLevelType w:val="multilevel"/>
    <w:tmpl w:val="C11C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FE6C33"/>
    <w:multiLevelType w:val="hybridMultilevel"/>
    <w:tmpl w:val="3C82B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9E1E1F"/>
    <w:multiLevelType w:val="hybridMultilevel"/>
    <w:tmpl w:val="8038634A"/>
    <w:lvl w:ilvl="0" w:tplc="D0C0E1F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4A5BA9"/>
    <w:multiLevelType w:val="hybridMultilevel"/>
    <w:tmpl w:val="7D0E1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D456C0"/>
    <w:multiLevelType w:val="hybridMultilevel"/>
    <w:tmpl w:val="B7826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791C49"/>
    <w:multiLevelType w:val="hybridMultilevel"/>
    <w:tmpl w:val="8DD8187C"/>
    <w:lvl w:ilvl="0" w:tplc="7042F7CA">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0F">
      <w:start w:val="1"/>
      <w:numFmt w:val="decimal"/>
      <w:lvlText w:val="%3."/>
      <w:lvlJc w:val="left"/>
      <w:pPr>
        <w:ind w:left="720" w:hanging="36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9FB0511"/>
    <w:multiLevelType w:val="hybridMultilevel"/>
    <w:tmpl w:val="FCEA3550"/>
    <w:lvl w:ilvl="0" w:tplc="C11CD03A">
      <w:start w:val="1"/>
      <w:numFmt w:val="decimal"/>
      <w:lvlText w:val="%1."/>
      <w:lvlJc w:val="left"/>
      <w:pPr>
        <w:ind w:left="473" w:hanging="360"/>
      </w:pPr>
      <w:rPr>
        <w:rFonts w:hint="default"/>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19" w15:restartNumberingAfterBreak="0">
    <w:nsid w:val="3EC421D4"/>
    <w:multiLevelType w:val="multilevel"/>
    <w:tmpl w:val="D74038B6"/>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F8D35F2"/>
    <w:multiLevelType w:val="hybridMultilevel"/>
    <w:tmpl w:val="86FCD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64558E"/>
    <w:multiLevelType w:val="multilevel"/>
    <w:tmpl w:val="5D32AA3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9A5FBF"/>
    <w:multiLevelType w:val="hybridMultilevel"/>
    <w:tmpl w:val="F2B83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925997"/>
    <w:multiLevelType w:val="hybridMultilevel"/>
    <w:tmpl w:val="633A40B4"/>
    <w:lvl w:ilvl="0" w:tplc="D0C0E1F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525B1B"/>
    <w:multiLevelType w:val="hybridMultilevel"/>
    <w:tmpl w:val="B06803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840DF3"/>
    <w:multiLevelType w:val="hybridMultilevel"/>
    <w:tmpl w:val="F7F62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5E26F5"/>
    <w:multiLevelType w:val="multilevel"/>
    <w:tmpl w:val="8556A8DC"/>
    <w:lvl w:ilvl="0">
      <w:start w:val="1"/>
      <w:numFmt w:val="decimal"/>
      <w:lvlText w:val="%1."/>
      <w:lvlJc w:val="left"/>
      <w:pPr>
        <w:ind w:left="720" w:hanging="360"/>
      </w:pPr>
      <w:rPr>
        <w:rFonts w:asciiTheme="minorHAnsi" w:hAnsiTheme="minorHAnsi" w:cstheme="minorHAnsi" w:hint="default"/>
        <w:sz w:val="24"/>
      </w:rPr>
    </w:lvl>
    <w:lvl w:ilvl="1">
      <w:start w:val="9"/>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E7F1BD5"/>
    <w:multiLevelType w:val="hybridMultilevel"/>
    <w:tmpl w:val="9C829E4E"/>
    <w:lvl w:ilvl="0" w:tplc="0809000F">
      <w:start w:val="1"/>
      <w:numFmt w:val="decimal"/>
      <w:lvlText w:val="%1."/>
      <w:lvlJc w:val="left"/>
      <w:pPr>
        <w:ind w:left="786"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15:restartNumberingAfterBreak="0">
    <w:nsid w:val="532B5F64"/>
    <w:multiLevelType w:val="hybridMultilevel"/>
    <w:tmpl w:val="99442F9E"/>
    <w:lvl w:ilvl="0" w:tplc="D0C0E1F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2B72BE"/>
    <w:multiLevelType w:val="hybridMultilevel"/>
    <w:tmpl w:val="95E60FA8"/>
    <w:lvl w:ilvl="0" w:tplc="D0C0E1F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AB712E"/>
    <w:multiLevelType w:val="hybridMultilevel"/>
    <w:tmpl w:val="5ED0D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CA510F"/>
    <w:multiLevelType w:val="hybridMultilevel"/>
    <w:tmpl w:val="F1864CC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5EE13651"/>
    <w:multiLevelType w:val="hybridMultilevel"/>
    <w:tmpl w:val="E6C4A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CA95A08"/>
    <w:multiLevelType w:val="hybridMultilevel"/>
    <w:tmpl w:val="52C2465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30E28"/>
    <w:multiLevelType w:val="hybridMultilevel"/>
    <w:tmpl w:val="AED0F34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7333C23"/>
    <w:multiLevelType w:val="multilevel"/>
    <w:tmpl w:val="71A8BCF2"/>
    <w:lvl w:ilvl="0">
      <w:start w:val="1"/>
      <w:numFmt w:val="decimal"/>
      <w:lvlText w:val="%1"/>
      <w:lvlJc w:val="left"/>
      <w:pPr>
        <w:ind w:left="465" w:hanging="465"/>
      </w:pPr>
      <w:rPr>
        <w:rFonts w:cs="Times New Roman" w:hint="default"/>
      </w:rPr>
    </w:lvl>
    <w:lvl w:ilvl="1">
      <w:start w:val="1"/>
      <w:numFmt w:val="decimal"/>
      <w:lvlText w:val="%1.%2"/>
      <w:lvlJc w:val="left"/>
      <w:pPr>
        <w:ind w:left="1854"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6" w15:restartNumberingAfterBreak="0">
    <w:nsid w:val="77FB367C"/>
    <w:multiLevelType w:val="hybridMultilevel"/>
    <w:tmpl w:val="3D3CA3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CE0F8E"/>
    <w:multiLevelType w:val="hybridMultilevel"/>
    <w:tmpl w:val="88362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6153575">
    <w:abstractNumId w:val="35"/>
  </w:num>
  <w:num w:numId="2" w16cid:durableId="1887523604">
    <w:abstractNumId w:val="7"/>
  </w:num>
  <w:num w:numId="3" w16cid:durableId="1891065058">
    <w:abstractNumId w:val="21"/>
  </w:num>
  <w:num w:numId="4" w16cid:durableId="1967393762">
    <w:abstractNumId w:val="26"/>
  </w:num>
  <w:num w:numId="5" w16cid:durableId="723527705">
    <w:abstractNumId w:val="9"/>
  </w:num>
  <w:num w:numId="6" w16cid:durableId="473258544">
    <w:abstractNumId w:val="17"/>
  </w:num>
  <w:num w:numId="7" w16cid:durableId="1403527351">
    <w:abstractNumId w:val="12"/>
  </w:num>
  <w:num w:numId="8" w16cid:durableId="2144959581">
    <w:abstractNumId w:val="3"/>
  </w:num>
  <w:num w:numId="9" w16cid:durableId="200363715">
    <w:abstractNumId w:val="11"/>
  </w:num>
  <w:num w:numId="10" w16cid:durableId="442965679">
    <w:abstractNumId w:val="5"/>
  </w:num>
  <w:num w:numId="11" w16cid:durableId="485047861">
    <w:abstractNumId w:val="25"/>
  </w:num>
  <w:num w:numId="12" w16cid:durableId="1576478393">
    <w:abstractNumId w:val="2"/>
  </w:num>
  <w:num w:numId="13" w16cid:durableId="1764256471">
    <w:abstractNumId w:val="27"/>
  </w:num>
  <w:num w:numId="14" w16cid:durableId="415980077">
    <w:abstractNumId w:val="0"/>
  </w:num>
  <w:num w:numId="15" w16cid:durableId="471756931">
    <w:abstractNumId w:val="16"/>
  </w:num>
  <w:num w:numId="16" w16cid:durableId="377438509">
    <w:abstractNumId w:val="20"/>
  </w:num>
  <w:num w:numId="17" w16cid:durableId="1858156821">
    <w:abstractNumId w:val="32"/>
  </w:num>
  <w:num w:numId="18" w16cid:durableId="136577361">
    <w:abstractNumId w:val="37"/>
  </w:num>
  <w:num w:numId="19" w16cid:durableId="542862091">
    <w:abstractNumId w:val="24"/>
  </w:num>
  <w:num w:numId="20" w16cid:durableId="1226140330">
    <w:abstractNumId w:val="4"/>
  </w:num>
  <w:num w:numId="21" w16cid:durableId="1173032501">
    <w:abstractNumId w:val="33"/>
  </w:num>
  <w:num w:numId="22" w16cid:durableId="564921020">
    <w:abstractNumId w:val="18"/>
  </w:num>
  <w:num w:numId="23" w16cid:durableId="1556353486">
    <w:abstractNumId w:val="8"/>
  </w:num>
  <w:num w:numId="24" w16cid:durableId="362831345">
    <w:abstractNumId w:val="31"/>
  </w:num>
  <w:num w:numId="25" w16cid:durableId="245068440">
    <w:abstractNumId w:val="10"/>
  </w:num>
  <w:num w:numId="26" w16cid:durableId="1096370179">
    <w:abstractNumId w:val="34"/>
  </w:num>
  <w:num w:numId="27" w16cid:durableId="92170028">
    <w:abstractNumId w:val="1"/>
  </w:num>
  <w:num w:numId="28" w16cid:durableId="322515826">
    <w:abstractNumId w:val="15"/>
  </w:num>
  <w:num w:numId="29" w16cid:durableId="295796297">
    <w:abstractNumId w:val="13"/>
  </w:num>
  <w:num w:numId="30" w16cid:durableId="157425163">
    <w:abstractNumId w:val="30"/>
  </w:num>
  <w:num w:numId="31" w16cid:durableId="2045014159">
    <w:abstractNumId w:val="22"/>
  </w:num>
  <w:num w:numId="32" w16cid:durableId="1293515469">
    <w:abstractNumId w:val="28"/>
  </w:num>
  <w:num w:numId="33" w16cid:durableId="1812864402">
    <w:abstractNumId w:val="14"/>
  </w:num>
  <w:num w:numId="34" w16cid:durableId="935871687">
    <w:abstractNumId w:val="19"/>
  </w:num>
  <w:num w:numId="35" w16cid:durableId="113838996">
    <w:abstractNumId w:val="29"/>
  </w:num>
  <w:num w:numId="36" w16cid:durableId="1207451460">
    <w:abstractNumId w:val="23"/>
  </w:num>
  <w:num w:numId="37" w16cid:durableId="851262631">
    <w:abstractNumId w:val="36"/>
  </w:num>
  <w:num w:numId="38" w16cid:durableId="270209595">
    <w:abstractNumId w:val="6"/>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red, Caroline">
    <w15:presenceInfo w15:providerId="AD" w15:userId="S-1-5-21-72706444-2046184769-1246845465-94589"/>
  </w15:person>
  <w15:person w15:author="BOYDELL, Tabby (LEWISHAM AND GREENWICH NHS TRUST)">
    <w15:presenceInfo w15:providerId="AD" w15:userId="S::tabby.boydell1@nhs.net::09b9ab22-ef67-4125-8ca7-c771e8091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GB"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C92"/>
    <w:rsid w:val="000013EC"/>
    <w:rsid w:val="00001CB6"/>
    <w:rsid w:val="000023DD"/>
    <w:rsid w:val="00002D28"/>
    <w:rsid w:val="000033A6"/>
    <w:rsid w:val="00004F79"/>
    <w:rsid w:val="00005B44"/>
    <w:rsid w:val="000061EC"/>
    <w:rsid w:val="00010DC3"/>
    <w:rsid w:val="00016E23"/>
    <w:rsid w:val="00020762"/>
    <w:rsid w:val="00023A5D"/>
    <w:rsid w:val="00023F78"/>
    <w:rsid w:val="0002423D"/>
    <w:rsid w:val="00025848"/>
    <w:rsid w:val="00026139"/>
    <w:rsid w:val="000264E7"/>
    <w:rsid w:val="000271A4"/>
    <w:rsid w:val="00030499"/>
    <w:rsid w:val="00032444"/>
    <w:rsid w:val="000375A9"/>
    <w:rsid w:val="000429CD"/>
    <w:rsid w:val="00042DDE"/>
    <w:rsid w:val="00043B96"/>
    <w:rsid w:val="00044974"/>
    <w:rsid w:val="00046D0B"/>
    <w:rsid w:val="00050C41"/>
    <w:rsid w:val="00051E7D"/>
    <w:rsid w:val="0005344D"/>
    <w:rsid w:val="00053E62"/>
    <w:rsid w:val="000552E0"/>
    <w:rsid w:val="00055D0A"/>
    <w:rsid w:val="00066593"/>
    <w:rsid w:val="00066AA0"/>
    <w:rsid w:val="00067701"/>
    <w:rsid w:val="0007048E"/>
    <w:rsid w:val="00070514"/>
    <w:rsid w:val="000731D8"/>
    <w:rsid w:val="00073778"/>
    <w:rsid w:val="00080080"/>
    <w:rsid w:val="00080AAB"/>
    <w:rsid w:val="00080C2A"/>
    <w:rsid w:val="000918AE"/>
    <w:rsid w:val="000943FF"/>
    <w:rsid w:val="00094DE4"/>
    <w:rsid w:val="00095534"/>
    <w:rsid w:val="0009623F"/>
    <w:rsid w:val="00096899"/>
    <w:rsid w:val="000A0D48"/>
    <w:rsid w:val="000A58EB"/>
    <w:rsid w:val="000A79C5"/>
    <w:rsid w:val="000A7C25"/>
    <w:rsid w:val="000B00E6"/>
    <w:rsid w:val="000B13AA"/>
    <w:rsid w:val="000B2410"/>
    <w:rsid w:val="000B5187"/>
    <w:rsid w:val="000B7975"/>
    <w:rsid w:val="000C0923"/>
    <w:rsid w:val="000C1E7F"/>
    <w:rsid w:val="000C35F8"/>
    <w:rsid w:val="000C3D99"/>
    <w:rsid w:val="000C6121"/>
    <w:rsid w:val="000D0462"/>
    <w:rsid w:val="000D1714"/>
    <w:rsid w:val="000D3C75"/>
    <w:rsid w:val="000D4959"/>
    <w:rsid w:val="000D64AA"/>
    <w:rsid w:val="000E194D"/>
    <w:rsid w:val="000F4B1A"/>
    <w:rsid w:val="000F63AF"/>
    <w:rsid w:val="000F7152"/>
    <w:rsid w:val="000F7189"/>
    <w:rsid w:val="00100A25"/>
    <w:rsid w:val="0010261A"/>
    <w:rsid w:val="00102C64"/>
    <w:rsid w:val="00104BA8"/>
    <w:rsid w:val="00106B70"/>
    <w:rsid w:val="001076FE"/>
    <w:rsid w:val="00114301"/>
    <w:rsid w:val="0011483F"/>
    <w:rsid w:val="00114879"/>
    <w:rsid w:val="00114D21"/>
    <w:rsid w:val="001210CE"/>
    <w:rsid w:val="00124DDF"/>
    <w:rsid w:val="00126005"/>
    <w:rsid w:val="00130E45"/>
    <w:rsid w:val="00135893"/>
    <w:rsid w:val="001375F2"/>
    <w:rsid w:val="001413B7"/>
    <w:rsid w:val="00141CC7"/>
    <w:rsid w:val="00141FDC"/>
    <w:rsid w:val="001477B0"/>
    <w:rsid w:val="001539D2"/>
    <w:rsid w:val="00154B87"/>
    <w:rsid w:val="00156281"/>
    <w:rsid w:val="0015657D"/>
    <w:rsid w:val="00162CDC"/>
    <w:rsid w:val="00164371"/>
    <w:rsid w:val="00165448"/>
    <w:rsid w:val="00172626"/>
    <w:rsid w:val="00174513"/>
    <w:rsid w:val="00176245"/>
    <w:rsid w:val="00182DF4"/>
    <w:rsid w:val="00185BF1"/>
    <w:rsid w:val="001904EC"/>
    <w:rsid w:val="00197B07"/>
    <w:rsid w:val="001A11E3"/>
    <w:rsid w:val="001A3241"/>
    <w:rsid w:val="001A37A6"/>
    <w:rsid w:val="001A5896"/>
    <w:rsid w:val="001B1672"/>
    <w:rsid w:val="001B38A8"/>
    <w:rsid w:val="001B455A"/>
    <w:rsid w:val="001B6421"/>
    <w:rsid w:val="001B6D95"/>
    <w:rsid w:val="001C032C"/>
    <w:rsid w:val="001C0810"/>
    <w:rsid w:val="001C1041"/>
    <w:rsid w:val="001C3F02"/>
    <w:rsid w:val="001C581B"/>
    <w:rsid w:val="001C6369"/>
    <w:rsid w:val="001D1282"/>
    <w:rsid w:val="001D2A60"/>
    <w:rsid w:val="001D302F"/>
    <w:rsid w:val="001D32CF"/>
    <w:rsid w:val="001D44E6"/>
    <w:rsid w:val="001D7904"/>
    <w:rsid w:val="001E5DDE"/>
    <w:rsid w:val="001E5FED"/>
    <w:rsid w:val="001E6629"/>
    <w:rsid w:val="001F1BC1"/>
    <w:rsid w:val="001F2772"/>
    <w:rsid w:val="001F3FCA"/>
    <w:rsid w:val="001F585A"/>
    <w:rsid w:val="001F5EC3"/>
    <w:rsid w:val="001F770F"/>
    <w:rsid w:val="001F7ED2"/>
    <w:rsid w:val="00200402"/>
    <w:rsid w:val="0020249B"/>
    <w:rsid w:val="0020395E"/>
    <w:rsid w:val="00206A75"/>
    <w:rsid w:val="00206B88"/>
    <w:rsid w:val="00206EE6"/>
    <w:rsid w:val="0021052B"/>
    <w:rsid w:val="002105C1"/>
    <w:rsid w:val="002132B7"/>
    <w:rsid w:val="00214BF7"/>
    <w:rsid w:val="0021686D"/>
    <w:rsid w:val="00220805"/>
    <w:rsid w:val="00221AA5"/>
    <w:rsid w:val="00223CD1"/>
    <w:rsid w:val="002266DD"/>
    <w:rsid w:val="002306C2"/>
    <w:rsid w:val="002334CD"/>
    <w:rsid w:val="00233EDB"/>
    <w:rsid w:val="00233FD9"/>
    <w:rsid w:val="00236640"/>
    <w:rsid w:val="0023748E"/>
    <w:rsid w:val="002409A2"/>
    <w:rsid w:val="00240CE1"/>
    <w:rsid w:val="00244202"/>
    <w:rsid w:val="00244D9A"/>
    <w:rsid w:val="00245298"/>
    <w:rsid w:val="0025437C"/>
    <w:rsid w:val="002623E7"/>
    <w:rsid w:val="002630F8"/>
    <w:rsid w:val="00264441"/>
    <w:rsid w:val="0027039B"/>
    <w:rsid w:val="002718A1"/>
    <w:rsid w:val="00272E35"/>
    <w:rsid w:val="00273C29"/>
    <w:rsid w:val="00277633"/>
    <w:rsid w:val="0027786D"/>
    <w:rsid w:val="00280408"/>
    <w:rsid w:val="00280E37"/>
    <w:rsid w:val="00282BE5"/>
    <w:rsid w:val="002851E3"/>
    <w:rsid w:val="002857CD"/>
    <w:rsid w:val="00287599"/>
    <w:rsid w:val="002876C0"/>
    <w:rsid w:val="00287F4A"/>
    <w:rsid w:val="00292BDC"/>
    <w:rsid w:val="00293DB6"/>
    <w:rsid w:val="00295A12"/>
    <w:rsid w:val="00296398"/>
    <w:rsid w:val="002971E6"/>
    <w:rsid w:val="002974E9"/>
    <w:rsid w:val="00297564"/>
    <w:rsid w:val="002A46F9"/>
    <w:rsid w:val="002A7878"/>
    <w:rsid w:val="002A7BB8"/>
    <w:rsid w:val="002B5DA6"/>
    <w:rsid w:val="002B791B"/>
    <w:rsid w:val="002C04FF"/>
    <w:rsid w:val="002C0D14"/>
    <w:rsid w:val="002C3E56"/>
    <w:rsid w:val="002C4530"/>
    <w:rsid w:val="002D1B09"/>
    <w:rsid w:val="002D310A"/>
    <w:rsid w:val="002D461F"/>
    <w:rsid w:val="002D5DCC"/>
    <w:rsid w:val="002E0D2A"/>
    <w:rsid w:val="002E0FD2"/>
    <w:rsid w:val="002E2187"/>
    <w:rsid w:val="002E3349"/>
    <w:rsid w:val="002E44B4"/>
    <w:rsid w:val="002E5A99"/>
    <w:rsid w:val="002F29D8"/>
    <w:rsid w:val="002F37AC"/>
    <w:rsid w:val="002F4F87"/>
    <w:rsid w:val="002F6E99"/>
    <w:rsid w:val="00302F06"/>
    <w:rsid w:val="00303195"/>
    <w:rsid w:val="00303571"/>
    <w:rsid w:val="003064CF"/>
    <w:rsid w:val="003076C5"/>
    <w:rsid w:val="003104E0"/>
    <w:rsid w:val="003109C4"/>
    <w:rsid w:val="003113F5"/>
    <w:rsid w:val="00311D2B"/>
    <w:rsid w:val="00311E29"/>
    <w:rsid w:val="003208EF"/>
    <w:rsid w:val="003240F7"/>
    <w:rsid w:val="003271F9"/>
    <w:rsid w:val="003350FC"/>
    <w:rsid w:val="00336BF1"/>
    <w:rsid w:val="00337908"/>
    <w:rsid w:val="003422F7"/>
    <w:rsid w:val="00342892"/>
    <w:rsid w:val="00343F8C"/>
    <w:rsid w:val="00344231"/>
    <w:rsid w:val="00344720"/>
    <w:rsid w:val="003447AF"/>
    <w:rsid w:val="00345193"/>
    <w:rsid w:val="00345532"/>
    <w:rsid w:val="003630A5"/>
    <w:rsid w:val="00364C32"/>
    <w:rsid w:val="0037022C"/>
    <w:rsid w:val="00370D40"/>
    <w:rsid w:val="0037262C"/>
    <w:rsid w:val="003740A2"/>
    <w:rsid w:val="00375204"/>
    <w:rsid w:val="0037578C"/>
    <w:rsid w:val="003804DF"/>
    <w:rsid w:val="00383362"/>
    <w:rsid w:val="00383D3F"/>
    <w:rsid w:val="00384CD2"/>
    <w:rsid w:val="00387FC9"/>
    <w:rsid w:val="00394428"/>
    <w:rsid w:val="003A0A8D"/>
    <w:rsid w:val="003A2628"/>
    <w:rsid w:val="003A4BF0"/>
    <w:rsid w:val="003A4FFB"/>
    <w:rsid w:val="003A6DC1"/>
    <w:rsid w:val="003A6E72"/>
    <w:rsid w:val="003A6FE6"/>
    <w:rsid w:val="003A7858"/>
    <w:rsid w:val="003B0194"/>
    <w:rsid w:val="003B3CC7"/>
    <w:rsid w:val="003B44B9"/>
    <w:rsid w:val="003B5C5F"/>
    <w:rsid w:val="003C1C47"/>
    <w:rsid w:val="003C76F0"/>
    <w:rsid w:val="003C77A5"/>
    <w:rsid w:val="003D1D38"/>
    <w:rsid w:val="003D313F"/>
    <w:rsid w:val="003D595E"/>
    <w:rsid w:val="003E12AE"/>
    <w:rsid w:val="003E4608"/>
    <w:rsid w:val="003E6D78"/>
    <w:rsid w:val="003F16FC"/>
    <w:rsid w:val="003F2623"/>
    <w:rsid w:val="0040254D"/>
    <w:rsid w:val="00403F07"/>
    <w:rsid w:val="004045F2"/>
    <w:rsid w:val="004060BC"/>
    <w:rsid w:val="00412CA6"/>
    <w:rsid w:val="004130B0"/>
    <w:rsid w:val="00414098"/>
    <w:rsid w:val="004157F8"/>
    <w:rsid w:val="0041750B"/>
    <w:rsid w:val="004201ED"/>
    <w:rsid w:val="0042177B"/>
    <w:rsid w:val="004237FD"/>
    <w:rsid w:val="00425073"/>
    <w:rsid w:val="004271F6"/>
    <w:rsid w:val="00431122"/>
    <w:rsid w:val="00431E0D"/>
    <w:rsid w:val="004321F7"/>
    <w:rsid w:val="004357E6"/>
    <w:rsid w:val="00437439"/>
    <w:rsid w:val="00440BD5"/>
    <w:rsid w:val="004413E6"/>
    <w:rsid w:val="004415BF"/>
    <w:rsid w:val="004428B0"/>
    <w:rsid w:val="004500EF"/>
    <w:rsid w:val="004518D4"/>
    <w:rsid w:val="00451BF8"/>
    <w:rsid w:val="00451E7A"/>
    <w:rsid w:val="00454DB1"/>
    <w:rsid w:val="004615A7"/>
    <w:rsid w:val="0046161E"/>
    <w:rsid w:val="004641E0"/>
    <w:rsid w:val="00470E97"/>
    <w:rsid w:val="00472A79"/>
    <w:rsid w:val="004745FC"/>
    <w:rsid w:val="004751C2"/>
    <w:rsid w:val="004855AE"/>
    <w:rsid w:val="004860B2"/>
    <w:rsid w:val="00487AC0"/>
    <w:rsid w:val="00487C0B"/>
    <w:rsid w:val="004908A5"/>
    <w:rsid w:val="00492647"/>
    <w:rsid w:val="004A4308"/>
    <w:rsid w:val="004A691B"/>
    <w:rsid w:val="004B28A3"/>
    <w:rsid w:val="004B2BC8"/>
    <w:rsid w:val="004B48A5"/>
    <w:rsid w:val="004B58C7"/>
    <w:rsid w:val="004B690D"/>
    <w:rsid w:val="004B77D4"/>
    <w:rsid w:val="004B7C2B"/>
    <w:rsid w:val="004C5D72"/>
    <w:rsid w:val="004D0915"/>
    <w:rsid w:val="004D1BBD"/>
    <w:rsid w:val="004D2372"/>
    <w:rsid w:val="004D3500"/>
    <w:rsid w:val="004D40F1"/>
    <w:rsid w:val="004D4E27"/>
    <w:rsid w:val="004D4E83"/>
    <w:rsid w:val="004D6DE9"/>
    <w:rsid w:val="004E0B6F"/>
    <w:rsid w:val="004E0C8A"/>
    <w:rsid w:val="004E1D39"/>
    <w:rsid w:val="004E5963"/>
    <w:rsid w:val="004F013E"/>
    <w:rsid w:val="004F4BBB"/>
    <w:rsid w:val="004F56E2"/>
    <w:rsid w:val="004F7166"/>
    <w:rsid w:val="004F7263"/>
    <w:rsid w:val="004F7B24"/>
    <w:rsid w:val="005003F3"/>
    <w:rsid w:val="00500BDD"/>
    <w:rsid w:val="0050157D"/>
    <w:rsid w:val="00503CD6"/>
    <w:rsid w:val="0050686A"/>
    <w:rsid w:val="00507246"/>
    <w:rsid w:val="005100E1"/>
    <w:rsid w:val="00512030"/>
    <w:rsid w:val="00512950"/>
    <w:rsid w:val="00513A10"/>
    <w:rsid w:val="0051753E"/>
    <w:rsid w:val="0052068A"/>
    <w:rsid w:val="005214F8"/>
    <w:rsid w:val="00521790"/>
    <w:rsid w:val="00523148"/>
    <w:rsid w:val="0052432D"/>
    <w:rsid w:val="00526FD4"/>
    <w:rsid w:val="00530074"/>
    <w:rsid w:val="005346DA"/>
    <w:rsid w:val="00535337"/>
    <w:rsid w:val="00536CA6"/>
    <w:rsid w:val="00540836"/>
    <w:rsid w:val="00543F7B"/>
    <w:rsid w:val="00544149"/>
    <w:rsid w:val="00544409"/>
    <w:rsid w:val="00551A5F"/>
    <w:rsid w:val="00552B07"/>
    <w:rsid w:val="00552FDF"/>
    <w:rsid w:val="0056519D"/>
    <w:rsid w:val="00566F66"/>
    <w:rsid w:val="00570483"/>
    <w:rsid w:val="005705F0"/>
    <w:rsid w:val="005720BD"/>
    <w:rsid w:val="00572160"/>
    <w:rsid w:val="005722E9"/>
    <w:rsid w:val="005726D0"/>
    <w:rsid w:val="00573A64"/>
    <w:rsid w:val="00574D4F"/>
    <w:rsid w:val="00580C07"/>
    <w:rsid w:val="00581032"/>
    <w:rsid w:val="00583DFF"/>
    <w:rsid w:val="00585147"/>
    <w:rsid w:val="005857DA"/>
    <w:rsid w:val="00585812"/>
    <w:rsid w:val="0058658C"/>
    <w:rsid w:val="00590D4A"/>
    <w:rsid w:val="005937C2"/>
    <w:rsid w:val="00596F20"/>
    <w:rsid w:val="005A0061"/>
    <w:rsid w:val="005A088A"/>
    <w:rsid w:val="005A258C"/>
    <w:rsid w:val="005A6CDE"/>
    <w:rsid w:val="005B0BC7"/>
    <w:rsid w:val="005B2196"/>
    <w:rsid w:val="005B2CB8"/>
    <w:rsid w:val="005B55CC"/>
    <w:rsid w:val="005B56DF"/>
    <w:rsid w:val="005B59AE"/>
    <w:rsid w:val="005C113C"/>
    <w:rsid w:val="005C2D80"/>
    <w:rsid w:val="005C4E4B"/>
    <w:rsid w:val="005C55F7"/>
    <w:rsid w:val="005C5A5C"/>
    <w:rsid w:val="005D09E4"/>
    <w:rsid w:val="005D0A33"/>
    <w:rsid w:val="005D3C8C"/>
    <w:rsid w:val="005D7447"/>
    <w:rsid w:val="005D78B7"/>
    <w:rsid w:val="005E76C1"/>
    <w:rsid w:val="005F0041"/>
    <w:rsid w:val="005F0A9A"/>
    <w:rsid w:val="005F3DF1"/>
    <w:rsid w:val="005F5372"/>
    <w:rsid w:val="005F5A12"/>
    <w:rsid w:val="006028C3"/>
    <w:rsid w:val="00602F95"/>
    <w:rsid w:val="00611BAC"/>
    <w:rsid w:val="0061293E"/>
    <w:rsid w:val="00616DAC"/>
    <w:rsid w:val="00617B43"/>
    <w:rsid w:val="006215B8"/>
    <w:rsid w:val="006218A7"/>
    <w:rsid w:val="00622D6D"/>
    <w:rsid w:val="006248FE"/>
    <w:rsid w:val="00626AF5"/>
    <w:rsid w:val="00633455"/>
    <w:rsid w:val="00636043"/>
    <w:rsid w:val="00636E7F"/>
    <w:rsid w:val="00640CC3"/>
    <w:rsid w:val="00640E4E"/>
    <w:rsid w:val="00644731"/>
    <w:rsid w:val="00645624"/>
    <w:rsid w:val="00653083"/>
    <w:rsid w:val="006566B1"/>
    <w:rsid w:val="006568AF"/>
    <w:rsid w:val="0065794A"/>
    <w:rsid w:val="006612E4"/>
    <w:rsid w:val="00662673"/>
    <w:rsid w:val="00662F9F"/>
    <w:rsid w:val="00663687"/>
    <w:rsid w:val="00664845"/>
    <w:rsid w:val="006666E5"/>
    <w:rsid w:val="006675AE"/>
    <w:rsid w:val="00672A8B"/>
    <w:rsid w:val="00676242"/>
    <w:rsid w:val="006762A4"/>
    <w:rsid w:val="0067705F"/>
    <w:rsid w:val="0067777F"/>
    <w:rsid w:val="00683117"/>
    <w:rsid w:val="006845E6"/>
    <w:rsid w:val="00686DE2"/>
    <w:rsid w:val="00687B77"/>
    <w:rsid w:val="00691F35"/>
    <w:rsid w:val="00696542"/>
    <w:rsid w:val="00697592"/>
    <w:rsid w:val="00697CAD"/>
    <w:rsid w:val="006A22A5"/>
    <w:rsid w:val="006A2963"/>
    <w:rsid w:val="006A4D62"/>
    <w:rsid w:val="006B00AF"/>
    <w:rsid w:val="006B0F3B"/>
    <w:rsid w:val="006B2E03"/>
    <w:rsid w:val="006B3D8D"/>
    <w:rsid w:val="006B48DF"/>
    <w:rsid w:val="006B4C1C"/>
    <w:rsid w:val="006B6FFA"/>
    <w:rsid w:val="006C3E9F"/>
    <w:rsid w:val="006C6C62"/>
    <w:rsid w:val="006C7731"/>
    <w:rsid w:val="006D003C"/>
    <w:rsid w:val="006D273C"/>
    <w:rsid w:val="006D584E"/>
    <w:rsid w:val="006E00A1"/>
    <w:rsid w:val="006E0258"/>
    <w:rsid w:val="006E2729"/>
    <w:rsid w:val="006E5F1D"/>
    <w:rsid w:val="006E7C72"/>
    <w:rsid w:val="006F0264"/>
    <w:rsid w:val="006F0B94"/>
    <w:rsid w:val="006F230E"/>
    <w:rsid w:val="006F3DD6"/>
    <w:rsid w:val="006F63B9"/>
    <w:rsid w:val="00701822"/>
    <w:rsid w:val="00706F79"/>
    <w:rsid w:val="0071307A"/>
    <w:rsid w:val="0071339F"/>
    <w:rsid w:val="00723310"/>
    <w:rsid w:val="007234C2"/>
    <w:rsid w:val="00723D11"/>
    <w:rsid w:val="007244A0"/>
    <w:rsid w:val="00730EC7"/>
    <w:rsid w:val="00731EC8"/>
    <w:rsid w:val="0073653F"/>
    <w:rsid w:val="0073688F"/>
    <w:rsid w:val="00742AB3"/>
    <w:rsid w:val="0074457D"/>
    <w:rsid w:val="00746946"/>
    <w:rsid w:val="00750EBF"/>
    <w:rsid w:val="00750ED5"/>
    <w:rsid w:val="00756AE0"/>
    <w:rsid w:val="0075724B"/>
    <w:rsid w:val="00757A44"/>
    <w:rsid w:val="00761413"/>
    <w:rsid w:val="007637F3"/>
    <w:rsid w:val="00765EFE"/>
    <w:rsid w:val="00771995"/>
    <w:rsid w:val="00772817"/>
    <w:rsid w:val="00780CEF"/>
    <w:rsid w:val="00780F36"/>
    <w:rsid w:val="007816F0"/>
    <w:rsid w:val="007821A6"/>
    <w:rsid w:val="0078309C"/>
    <w:rsid w:val="0078374B"/>
    <w:rsid w:val="00783FC3"/>
    <w:rsid w:val="00784909"/>
    <w:rsid w:val="00786D35"/>
    <w:rsid w:val="00793790"/>
    <w:rsid w:val="0079415F"/>
    <w:rsid w:val="00794E0D"/>
    <w:rsid w:val="007A13F9"/>
    <w:rsid w:val="007A562C"/>
    <w:rsid w:val="007A5709"/>
    <w:rsid w:val="007A5EA1"/>
    <w:rsid w:val="007A603A"/>
    <w:rsid w:val="007A6EFF"/>
    <w:rsid w:val="007B08CB"/>
    <w:rsid w:val="007B1FB1"/>
    <w:rsid w:val="007B36BE"/>
    <w:rsid w:val="007B3E3B"/>
    <w:rsid w:val="007B44B5"/>
    <w:rsid w:val="007B4D31"/>
    <w:rsid w:val="007B6C30"/>
    <w:rsid w:val="007C28C3"/>
    <w:rsid w:val="007C5D6B"/>
    <w:rsid w:val="007C76CE"/>
    <w:rsid w:val="007D0BA6"/>
    <w:rsid w:val="007D0EF7"/>
    <w:rsid w:val="007D3124"/>
    <w:rsid w:val="007D363F"/>
    <w:rsid w:val="007D50B1"/>
    <w:rsid w:val="007D5CCA"/>
    <w:rsid w:val="007D6E12"/>
    <w:rsid w:val="007E2553"/>
    <w:rsid w:val="007E3D25"/>
    <w:rsid w:val="007E4368"/>
    <w:rsid w:val="007E4759"/>
    <w:rsid w:val="007E4E2A"/>
    <w:rsid w:val="007E534C"/>
    <w:rsid w:val="007E73E2"/>
    <w:rsid w:val="007F6A51"/>
    <w:rsid w:val="00802079"/>
    <w:rsid w:val="00803A6B"/>
    <w:rsid w:val="00804117"/>
    <w:rsid w:val="00804D12"/>
    <w:rsid w:val="00805A54"/>
    <w:rsid w:val="008123CE"/>
    <w:rsid w:val="00812C0F"/>
    <w:rsid w:val="0081329D"/>
    <w:rsid w:val="0081566A"/>
    <w:rsid w:val="0081729B"/>
    <w:rsid w:val="00821A0E"/>
    <w:rsid w:val="00823B19"/>
    <w:rsid w:val="00830F25"/>
    <w:rsid w:val="00831167"/>
    <w:rsid w:val="0083217E"/>
    <w:rsid w:val="00832CEF"/>
    <w:rsid w:val="00834593"/>
    <w:rsid w:val="00835A6E"/>
    <w:rsid w:val="008373B7"/>
    <w:rsid w:val="00841343"/>
    <w:rsid w:val="00841CE8"/>
    <w:rsid w:val="00844222"/>
    <w:rsid w:val="00844E96"/>
    <w:rsid w:val="00846E64"/>
    <w:rsid w:val="00850C2D"/>
    <w:rsid w:val="008632D0"/>
    <w:rsid w:val="00870C81"/>
    <w:rsid w:val="008717AB"/>
    <w:rsid w:val="00871BDF"/>
    <w:rsid w:val="00875EC3"/>
    <w:rsid w:val="00881B53"/>
    <w:rsid w:val="008855D6"/>
    <w:rsid w:val="00893B10"/>
    <w:rsid w:val="00894927"/>
    <w:rsid w:val="008963DF"/>
    <w:rsid w:val="00896F86"/>
    <w:rsid w:val="008A03E8"/>
    <w:rsid w:val="008A4662"/>
    <w:rsid w:val="008A47CA"/>
    <w:rsid w:val="008A4CF6"/>
    <w:rsid w:val="008B310B"/>
    <w:rsid w:val="008B33B2"/>
    <w:rsid w:val="008B7879"/>
    <w:rsid w:val="008C02B8"/>
    <w:rsid w:val="008C1328"/>
    <w:rsid w:val="008C35A3"/>
    <w:rsid w:val="008C4A2A"/>
    <w:rsid w:val="008C722A"/>
    <w:rsid w:val="008C78EE"/>
    <w:rsid w:val="008D09CC"/>
    <w:rsid w:val="008D0B1E"/>
    <w:rsid w:val="008D2B6E"/>
    <w:rsid w:val="008D3A4F"/>
    <w:rsid w:val="008D55BD"/>
    <w:rsid w:val="008D5D1D"/>
    <w:rsid w:val="008E41B8"/>
    <w:rsid w:val="008E461A"/>
    <w:rsid w:val="008E485F"/>
    <w:rsid w:val="008E631A"/>
    <w:rsid w:val="008E6618"/>
    <w:rsid w:val="008E676C"/>
    <w:rsid w:val="008E7EF0"/>
    <w:rsid w:val="008F049E"/>
    <w:rsid w:val="008F20E4"/>
    <w:rsid w:val="008F64DA"/>
    <w:rsid w:val="00902EE2"/>
    <w:rsid w:val="00904BC0"/>
    <w:rsid w:val="00910C1D"/>
    <w:rsid w:val="00912C42"/>
    <w:rsid w:val="009135E4"/>
    <w:rsid w:val="00923271"/>
    <w:rsid w:val="009238A5"/>
    <w:rsid w:val="00923DFF"/>
    <w:rsid w:val="00925978"/>
    <w:rsid w:val="00932DD3"/>
    <w:rsid w:val="00934713"/>
    <w:rsid w:val="00935942"/>
    <w:rsid w:val="00936B89"/>
    <w:rsid w:val="0093702B"/>
    <w:rsid w:val="009415D7"/>
    <w:rsid w:val="009415FE"/>
    <w:rsid w:val="009426CC"/>
    <w:rsid w:val="00945BA8"/>
    <w:rsid w:val="00945C37"/>
    <w:rsid w:val="00946B80"/>
    <w:rsid w:val="00946E7A"/>
    <w:rsid w:val="00947C33"/>
    <w:rsid w:val="009506D9"/>
    <w:rsid w:val="00950A53"/>
    <w:rsid w:val="00951122"/>
    <w:rsid w:val="009544BF"/>
    <w:rsid w:val="009563BD"/>
    <w:rsid w:val="00960A20"/>
    <w:rsid w:val="00962922"/>
    <w:rsid w:val="00964387"/>
    <w:rsid w:val="00980B06"/>
    <w:rsid w:val="00981363"/>
    <w:rsid w:val="00984616"/>
    <w:rsid w:val="0098589F"/>
    <w:rsid w:val="00991733"/>
    <w:rsid w:val="00991798"/>
    <w:rsid w:val="0099293E"/>
    <w:rsid w:val="0099487D"/>
    <w:rsid w:val="0099609C"/>
    <w:rsid w:val="009A063C"/>
    <w:rsid w:val="009A06E2"/>
    <w:rsid w:val="009A1ECC"/>
    <w:rsid w:val="009A569B"/>
    <w:rsid w:val="009A7816"/>
    <w:rsid w:val="009B2877"/>
    <w:rsid w:val="009B571D"/>
    <w:rsid w:val="009B7A31"/>
    <w:rsid w:val="009C0260"/>
    <w:rsid w:val="009C2F0B"/>
    <w:rsid w:val="009C3012"/>
    <w:rsid w:val="009C521C"/>
    <w:rsid w:val="009C5F5A"/>
    <w:rsid w:val="009C7793"/>
    <w:rsid w:val="009D1F50"/>
    <w:rsid w:val="009D2EA7"/>
    <w:rsid w:val="009D5131"/>
    <w:rsid w:val="009E18A2"/>
    <w:rsid w:val="009E3F18"/>
    <w:rsid w:val="009E3F98"/>
    <w:rsid w:val="009E4E27"/>
    <w:rsid w:val="009E55CA"/>
    <w:rsid w:val="009E7204"/>
    <w:rsid w:val="009F42AA"/>
    <w:rsid w:val="009F5269"/>
    <w:rsid w:val="00A00025"/>
    <w:rsid w:val="00A003DF"/>
    <w:rsid w:val="00A0320E"/>
    <w:rsid w:val="00A05F69"/>
    <w:rsid w:val="00A06E55"/>
    <w:rsid w:val="00A07808"/>
    <w:rsid w:val="00A1341F"/>
    <w:rsid w:val="00A143E6"/>
    <w:rsid w:val="00A16D51"/>
    <w:rsid w:val="00A211CC"/>
    <w:rsid w:val="00A234B2"/>
    <w:rsid w:val="00A23E1D"/>
    <w:rsid w:val="00A25360"/>
    <w:rsid w:val="00A2553D"/>
    <w:rsid w:val="00A270FA"/>
    <w:rsid w:val="00A3046E"/>
    <w:rsid w:val="00A32D62"/>
    <w:rsid w:val="00A34795"/>
    <w:rsid w:val="00A35CBC"/>
    <w:rsid w:val="00A37FB0"/>
    <w:rsid w:val="00A42C38"/>
    <w:rsid w:val="00A472D7"/>
    <w:rsid w:val="00A5065C"/>
    <w:rsid w:val="00A54859"/>
    <w:rsid w:val="00A54CC7"/>
    <w:rsid w:val="00A54F5C"/>
    <w:rsid w:val="00A55F61"/>
    <w:rsid w:val="00A57323"/>
    <w:rsid w:val="00A647C7"/>
    <w:rsid w:val="00A65761"/>
    <w:rsid w:val="00A66047"/>
    <w:rsid w:val="00A7303B"/>
    <w:rsid w:val="00A75B85"/>
    <w:rsid w:val="00A76421"/>
    <w:rsid w:val="00A76456"/>
    <w:rsid w:val="00A77098"/>
    <w:rsid w:val="00A7709F"/>
    <w:rsid w:val="00A774B7"/>
    <w:rsid w:val="00A77CA5"/>
    <w:rsid w:val="00A77E2B"/>
    <w:rsid w:val="00A80378"/>
    <w:rsid w:val="00A81897"/>
    <w:rsid w:val="00A82968"/>
    <w:rsid w:val="00A83469"/>
    <w:rsid w:val="00A83FC2"/>
    <w:rsid w:val="00A84032"/>
    <w:rsid w:val="00A85E19"/>
    <w:rsid w:val="00A87F19"/>
    <w:rsid w:val="00A920E7"/>
    <w:rsid w:val="00A92330"/>
    <w:rsid w:val="00A92A7A"/>
    <w:rsid w:val="00A95965"/>
    <w:rsid w:val="00A96859"/>
    <w:rsid w:val="00AA02FA"/>
    <w:rsid w:val="00AA2ACC"/>
    <w:rsid w:val="00AA30ED"/>
    <w:rsid w:val="00AA389D"/>
    <w:rsid w:val="00AA3A3A"/>
    <w:rsid w:val="00AA7E2F"/>
    <w:rsid w:val="00AB0002"/>
    <w:rsid w:val="00AB41B5"/>
    <w:rsid w:val="00AB5540"/>
    <w:rsid w:val="00AC2E56"/>
    <w:rsid w:val="00AC34FA"/>
    <w:rsid w:val="00AC6326"/>
    <w:rsid w:val="00AC7039"/>
    <w:rsid w:val="00AC71B4"/>
    <w:rsid w:val="00AD14CD"/>
    <w:rsid w:val="00AD1E6C"/>
    <w:rsid w:val="00AD3331"/>
    <w:rsid w:val="00AD3645"/>
    <w:rsid w:val="00AD69FD"/>
    <w:rsid w:val="00AD6C78"/>
    <w:rsid w:val="00AE0C29"/>
    <w:rsid w:val="00AE107E"/>
    <w:rsid w:val="00AE12B3"/>
    <w:rsid w:val="00AE333D"/>
    <w:rsid w:val="00AF260A"/>
    <w:rsid w:val="00AF2797"/>
    <w:rsid w:val="00AF323E"/>
    <w:rsid w:val="00AF4930"/>
    <w:rsid w:val="00AF5D11"/>
    <w:rsid w:val="00B01985"/>
    <w:rsid w:val="00B01ADB"/>
    <w:rsid w:val="00B03414"/>
    <w:rsid w:val="00B04B48"/>
    <w:rsid w:val="00B12B9B"/>
    <w:rsid w:val="00B16C88"/>
    <w:rsid w:val="00B22BDA"/>
    <w:rsid w:val="00B24214"/>
    <w:rsid w:val="00B243D1"/>
    <w:rsid w:val="00B2490F"/>
    <w:rsid w:val="00B26057"/>
    <w:rsid w:val="00B268C5"/>
    <w:rsid w:val="00B303C3"/>
    <w:rsid w:val="00B31FB2"/>
    <w:rsid w:val="00B3461E"/>
    <w:rsid w:val="00B373AF"/>
    <w:rsid w:val="00B41627"/>
    <w:rsid w:val="00B42B62"/>
    <w:rsid w:val="00B4321C"/>
    <w:rsid w:val="00B4325A"/>
    <w:rsid w:val="00B4713D"/>
    <w:rsid w:val="00B5103C"/>
    <w:rsid w:val="00B51D34"/>
    <w:rsid w:val="00B5495E"/>
    <w:rsid w:val="00B54D17"/>
    <w:rsid w:val="00B62DE4"/>
    <w:rsid w:val="00B63403"/>
    <w:rsid w:val="00B63918"/>
    <w:rsid w:val="00B63C77"/>
    <w:rsid w:val="00B65D05"/>
    <w:rsid w:val="00B665BE"/>
    <w:rsid w:val="00B66659"/>
    <w:rsid w:val="00B80265"/>
    <w:rsid w:val="00B80A40"/>
    <w:rsid w:val="00B815A6"/>
    <w:rsid w:val="00B81A1C"/>
    <w:rsid w:val="00B84B18"/>
    <w:rsid w:val="00B857C6"/>
    <w:rsid w:val="00B8605F"/>
    <w:rsid w:val="00B87189"/>
    <w:rsid w:val="00B900C4"/>
    <w:rsid w:val="00B90350"/>
    <w:rsid w:val="00B9035E"/>
    <w:rsid w:val="00B90CAA"/>
    <w:rsid w:val="00B92872"/>
    <w:rsid w:val="00B96795"/>
    <w:rsid w:val="00B968FC"/>
    <w:rsid w:val="00B9720E"/>
    <w:rsid w:val="00B97690"/>
    <w:rsid w:val="00BA0D7E"/>
    <w:rsid w:val="00BA59F6"/>
    <w:rsid w:val="00BB44A6"/>
    <w:rsid w:val="00BC062C"/>
    <w:rsid w:val="00BC41A5"/>
    <w:rsid w:val="00BC5216"/>
    <w:rsid w:val="00BC776F"/>
    <w:rsid w:val="00BD3A15"/>
    <w:rsid w:val="00BD5001"/>
    <w:rsid w:val="00BE05B3"/>
    <w:rsid w:val="00BE0682"/>
    <w:rsid w:val="00BE12DC"/>
    <w:rsid w:val="00BE1E89"/>
    <w:rsid w:val="00BE386D"/>
    <w:rsid w:val="00BE3906"/>
    <w:rsid w:val="00BE5586"/>
    <w:rsid w:val="00BF5DB1"/>
    <w:rsid w:val="00BF7C29"/>
    <w:rsid w:val="00C01058"/>
    <w:rsid w:val="00C015D2"/>
    <w:rsid w:val="00C01BB2"/>
    <w:rsid w:val="00C02997"/>
    <w:rsid w:val="00C040F0"/>
    <w:rsid w:val="00C052DC"/>
    <w:rsid w:val="00C054A0"/>
    <w:rsid w:val="00C127EA"/>
    <w:rsid w:val="00C13AFD"/>
    <w:rsid w:val="00C14BFD"/>
    <w:rsid w:val="00C15B33"/>
    <w:rsid w:val="00C166D4"/>
    <w:rsid w:val="00C16DE2"/>
    <w:rsid w:val="00C20FDB"/>
    <w:rsid w:val="00C305C1"/>
    <w:rsid w:val="00C31CA2"/>
    <w:rsid w:val="00C33CB9"/>
    <w:rsid w:val="00C341B7"/>
    <w:rsid w:val="00C34D8D"/>
    <w:rsid w:val="00C37576"/>
    <w:rsid w:val="00C41B8F"/>
    <w:rsid w:val="00C432F3"/>
    <w:rsid w:val="00C441B9"/>
    <w:rsid w:val="00C50652"/>
    <w:rsid w:val="00C64BD0"/>
    <w:rsid w:val="00C65FAD"/>
    <w:rsid w:val="00C66C0E"/>
    <w:rsid w:val="00C6713A"/>
    <w:rsid w:val="00C74D15"/>
    <w:rsid w:val="00C7744A"/>
    <w:rsid w:val="00C77ED7"/>
    <w:rsid w:val="00C804F4"/>
    <w:rsid w:val="00C833B3"/>
    <w:rsid w:val="00C90C4D"/>
    <w:rsid w:val="00C918BC"/>
    <w:rsid w:val="00C91F5C"/>
    <w:rsid w:val="00C927AA"/>
    <w:rsid w:val="00C95616"/>
    <w:rsid w:val="00C973D0"/>
    <w:rsid w:val="00CA22B4"/>
    <w:rsid w:val="00CA2CF9"/>
    <w:rsid w:val="00CA45BF"/>
    <w:rsid w:val="00CA6C38"/>
    <w:rsid w:val="00CA72A5"/>
    <w:rsid w:val="00CA78E1"/>
    <w:rsid w:val="00CB09AA"/>
    <w:rsid w:val="00CB0FEA"/>
    <w:rsid w:val="00CB1184"/>
    <w:rsid w:val="00CB2F43"/>
    <w:rsid w:val="00CB5496"/>
    <w:rsid w:val="00CB7349"/>
    <w:rsid w:val="00CB7B9B"/>
    <w:rsid w:val="00CC3433"/>
    <w:rsid w:val="00CC3617"/>
    <w:rsid w:val="00CC3742"/>
    <w:rsid w:val="00CD2DE0"/>
    <w:rsid w:val="00CD3B75"/>
    <w:rsid w:val="00CD49FD"/>
    <w:rsid w:val="00CE4F4F"/>
    <w:rsid w:val="00CE5961"/>
    <w:rsid w:val="00CE5F53"/>
    <w:rsid w:val="00CE5F67"/>
    <w:rsid w:val="00CE669B"/>
    <w:rsid w:val="00CF18C7"/>
    <w:rsid w:val="00CF20E1"/>
    <w:rsid w:val="00CF28BB"/>
    <w:rsid w:val="00CF79D5"/>
    <w:rsid w:val="00CF7B63"/>
    <w:rsid w:val="00D060FA"/>
    <w:rsid w:val="00D07542"/>
    <w:rsid w:val="00D1098A"/>
    <w:rsid w:val="00D12443"/>
    <w:rsid w:val="00D134B4"/>
    <w:rsid w:val="00D14BB1"/>
    <w:rsid w:val="00D15A7B"/>
    <w:rsid w:val="00D17243"/>
    <w:rsid w:val="00D21002"/>
    <w:rsid w:val="00D2112E"/>
    <w:rsid w:val="00D21C76"/>
    <w:rsid w:val="00D24359"/>
    <w:rsid w:val="00D24954"/>
    <w:rsid w:val="00D2754A"/>
    <w:rsid w:val="00D32070"/>
    <w:rsid w:val="00D32D18"/>
    <w:rsid w:val="00D35576"/>
    <w:rsid w:val="00D3561F"/>
    <w:rsid w:val="00D35625"/>
    <w:rsid w:val="00D41D83"/>
    <w:rsid w:val="00D427EA"/>
    <w:rsid w:val="00D43DBF"/>
    <w:rsid w:val="00D51FDC"/>
    <w:rsid w:val="00D55565"/>
    <w:rsid w:val="00D61233"/>
    <w:rsid w:val="00D6417C"/>
    <w:rsid w:val="00D67458"/>
    <w:rsid w:val="00D67E75"/>
    <w:rsid w:val="00D67EDC"/>
    <w:rsid w:val="00D7103B"/>
    <w:rsid w:val="00D75735"/>
    <w:rsid w:val="00D773FC"/>
    <w:rsid w:val="00D80953"/>
    <w:rsid w:val="00D854A4"/>
    <w:rsid w:val="00D90F27"/>
    <w:rsid w:val="00D952AA"/>
    <w:rsid w:val="00D97949"/>
    <w:rsid w:val="00DA0874"/>
    <w:rsid w:val="00DA2C3A"/>
    <w:rsid w:val="00DA4C92"/>
    <w:rsid w:val="00DA506A"/>
    <w:rsid w:val="00DB0D6F"/>
    <w:rsid w:val="00DB4A1E"/>
    <w:rsid w:val="00DB4D6B"/>
    <w:rsid w:val="00DB5BE6"/>
    <w:rsid w:val="00DC0AEC"/>
    <w:rsid w:val="00DC445E"/>
    <w:rsid w:val="00DC4709"/>
    <w:rsid w:val="00DC57FF"/>
    <w:rsid w:val="00DC6539"/>
    <w:rsid w:val="00DD6F24"/>
    <w:rsid w:val="00DD74E6"/>
    <w:rsid w:val="00DE0EA8"/>
    <w:rsid w:val="00DE68FD"/>
    <w:rsid w:val="00DE73A9"/>
    <w:rsid w:val="00DE76ED"/>
    <w:rsid w:val="00DE79E5"/>
    <w:rsid w:val="00DF04CD"/>
    <w:rsid w:val="00DF09EF"/>
    <w:rsid w:val="00DF0A05"/>
    <w:rsid w:val="00DF0E21"/>
    <w:rsid w:val="00DF2238"/>
    <w:rsid w:val="00DF2BB7"/>
    <w:rsid w:val="00DF5887"/>
    <w:rsid w:val="00DF5D30"/>
    <w:rsid w:val="00DF6CF2"/>
    <w:rsid w:val="00E0177D"/>
    <w:rsid w:val="00E0317B"/>
    <w:rsid w:val="00E0327E"/>
    <w:rsid w:val="00E039C6"/>
    <w:rsid w:val="00E102A0"/>
    <w:rsid w:val="00E10EBE"/>
    <w:rsid w:val="00E11B86"/>
    <w:rsid w:val="00E121A2"/>
    <w:rsid w:val="00E15C9A"/>
    <w:rsid w:val="00E233D6"/>
    <w:rsid w:val="00E24E91"/>
    <w:rsid w:val="00E26D37"/>
    <w:rsid w:val="00E2752D"/>
    <w:rsid w:val="00E34FB7"/>
    <w:rsid w:val="00E363D1"/>
    <w:rsid w:val="00E3757E"/>
    <w:rsid w:val="00E4218A"/>
    <w:rsid w:val="00E421DC"/>
    <w:rsid w:val="00E43129"/>
    <w:rsid w:val="00E43938"/>
    <w:rsid w:val="00E45013"/>
    <w:rsid w:val="00E4538B"/>
    <w:rsid w:val="00E46C98"/>
    <w:rsid w:val="00E508F2"/>
    <w:rsid w:val="00E5228A"/>
    <w:rsid w:val="00E561B9"/>
    <w:rsid w:val="00E56356"/>
    <w:rsid w:val="00E6387F"/>
    <w:rsid w:val="00E64680"/>
    <w:rsid w:val="00E65A31"/>
    <w:rsid w:val="00E67500"/>
    <w:rsid w:val="00E709CA"/>
    <w:rsid w:val="00E717EA"/>
    <w:rsid w:val="00E72AD9"/>
    <w:rsid w:val="00E73B55"/>
    <w:rsid w:val="00E74963"/>
    <w:rsid w:val="00E75603"/>
    <w:rsid w:val="00E7729B"/>
    <w:rsid w:val="00E80CBF"/>
    <w:rsid w:val="00E81E3F"/>
    <w:rsid w:val="00E84288"/>
    <w:rsid w:val="00E85BE5"/>
    <w:rsid w:val="00E93244"/>
    <w:rsid w:val="00E94D27"/>
    <w:rsid w:val="00E94F57"/>
    <w:rsid w:val="00E958F6"/>
    <w:rsid w:val="00E95E87"/>
    <w:rsid w:val="00EA030F"/>
    <w:rsid w:val="00EA0977"/>
    <w:rsid w:val="00EA2395"/>
    <w:rsid w:val="00EA2F15"/>
    <w:rsid w:val="00EA5479"/>
    <w:rsid w:val="00EB1B8F"/>
    <w:rsid w:val="00EB2F54"/>
    <w:rsid w:val="00EB40EF"/>
    <w:rsid w:val="00EB78BF"/>
    <w:rsid w:val="00EC26D1"/>
    <w:rsid w:val="00EC4112"/>
    <w:rsid w:val="00EC5407"/>
    <w:rsid w:val="00EC740B"/>
    <w:rsid w:val="00ED14C8"/>
    <w:rsid w:val="00EE24BA"/>
    <w:rsid w:val="00EE2752"/>
    <w:rsid w:val="00EE2A83"/>
    <w:rsid w:val="00EE7687"/>
    <w:rsid w:val="00EF04FE"/>
    <w:rsid w:val="00EF0854"/>
    <w:rsid w:val="00EF0B7D"/>
    <w:rsid w:val="00EF23A3"/>
    <w:rsid w:val="00EF3C79"/>
    <w:rsid w:val="00EF5F3F"/>
    <w:rsid w:val="00F00D42"/>
    <w:rsid w:val="00F047D7"/>
    <w:rsid w:val="00F04ED9"/>
    <w:rsid w:val="00F14CE9"/>
    <w:rsid w:val="00F16E3D"/>
    <w:rsid w:val="00F17EDA"/>
    <w:rsid w:val="00F20299"/>
    <w:rsid w:val="00F20748"/>
    <w:rsid w:val="00F221B1"/>
    <w:rsid w:val="00F2299D"/>
    <w:rsid w:val="00F26EB1"/>
    <w:rsid w:val="00F33232"/>
    <w:rsid w:val="00F33676"/>
    <w:rsid w:val="00F33863"/>
    <w:rsid w:val="00F342E9"/>
    <w:rsid w:val="00F358EE"/>
    <w:rsid w:val="00F40EB3"/>
    <w:rsid w:val="00F42BD0"/>
    <w:rsid w:val="00F440B0"/>
    <w:rsid w:val="00F46A31"/>
    <w:rsid w:val="00F46CC1"/>
    <w:rsid w:val="00F47547"/>
    <w:rsid w:val="00F55073"/>
    <w:rsid w:val="00F5517C"/>
    <w:rsid w:val="00F55A2C"/>
    <w:rsid w:val="00F606B8"/>
    <w:rsid w:val="00F621CF"/>
    <w:rsid w:val="00F627AF"/>
    <w:rsid w:val="00F635F9"/>
    <w:rsid w:val="00F646DE"/>
    <w:rsid w:val="00F74B93"/>
    <w:rsid w:val="00F754DC"/>
    <w:rsid w:val="00F76946"/>
    <w:rsid w:val="00F77951"/>
    <w:rsid w:val="00F81571"/>
    <w:rsid w:val="00F82E8B"/>
    <w:rsid w:val="00F87F58"/>
    <w:rsid w:val="00F91116"/>
    <w:rsid w:val="00F97814"/>
    <w:rsid w:val="00FA2821"/>
    <w:rsid w:val="00FA3AD6"/>
    <w:rsid w:val="00FA4040"/>
    <w:rsid w:val="00FA46AB"/>
    <w:rsid w:val="00FA4E49"/>
    <w:rsid w:val="00FA4F75"/>
    <w:rsid w:val="00FA65AE"/>
    <w:rsid w:val="00FB0588"/>
    <w:rsid w:val="00FB0819"/>
    <w:rsid w:val="00FB17E9"/>
    <w:rsid w:val="00FB1B8F"/>
    <w:rsid w:val="00FB2D9C"/>
    <w:rsid w:val="00FB4E85"/>
    <w:rsid w:val="00FB5FF9"/>
    <w:rsid w:val="00FB62F8"/>
    <w:rsid w:val="00FB7EE7"/>
    <w:rsid w:val="00FC0A6F"/>
    <w:rsid w:val="00FC1B31"/>
    <w:rsid w:val="00FC2171"/>
    <w:rsid w:val="00FC3271"/>
    <w:rsid w:val="00FC3DDF"/>
    <w:rsid w:val="00FC5962"/>
    <w:rsid w:val="00FC754E"/>
    <w:rsid w:val="00FD62D3"/>
    <w:rsid w:val="00FD7023"/>
    <w:rsid w:val="00FE2411"/>
    <w:rsid w:val="00FF26E8"/>
    <w:rsid w:val="00FF2BB9"/>
    <w:rsid w:val="00FF3162"/>
    <w:rsid w:val="00FF447C"/>
    <w:rsid w:val="00FF4C98"/>
    <w:rsid w:val="00FF62A8"/>
    <w:rsid w:val="00FF64D3"/>
    <w:rsid w:val="00FF64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26E264"/>
  <w15:docId w15:val="{EF86FCD2-CBAB-44DC-B718-34E71D450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BA8"/>
    <w:pPr>
      <w:spacing w:after="200" w:line="276" w:lineRule="auto"/>
    </w:pPr>
    <w:rPr>
      <w:sz w:val="22"/>
      <w:szCs w:val="22"/>
      <w:lang w:eastAsia="en-US"/>
    </w:rPr>
  </w:style>
  <w:style w:type="paragraph" w:styleId="Heading1">
    <w:name w:val="heading 1"/>
    <w:basedOn w:val="Normal"/>
    <w:next w:val="Normal"/>
    <w:link w:val="Heading1Char"/>
    <w:autoRedefine/>
    <w:uiPriority w:val="9"/>
    <w:qFormat/>
    <w:rsid w:val="00E81E3F"/>
    <w:pPr>
      <w:keepNext/>
      <w:keepLines/>
      <w:spacing w:after="0" w:line="240" w:lineRule="auto"/>
      <w:outlineLvl w:val="0"/>
    </w:pPr>
    <w:rPr>
      <w:rFonts w:asciiTheme="minorHAnsi" w:hAnsiTheme="minorHAnsi" w:cstheme="minorHAnsi"/>
      <w:b/>
      <w:bCs/>
      <w:color w:val="0070C0"/>
      <w:sz w:val="20"/>
      <w:szCs w:val="20"/>
    </w:rPr>
  </w:style>
  <w:style w:type="paragraph" w:styleId="Heading2">
    <w:name w:val="heading 2"/>
    <w:basedOn w:val="Normal"/>
    <w:next w:val="Normal"/>
    <w:link w:val="Heading2Char"/>
    <w:uiPriority w:val="9"/>
    <w:unhideWhenUsed/>
    <w:qFormat/>
    <w:rsid w:val="00370D40"/>
    <w:pPr>
      <w:keepNext/>
      <w:keepLines/>
      <w:spacing w:before="200" w:after="0"/>
      <w:outlineLvl w:val="1"/>
    </w:pPr>
    <w:rPr>
      <w:rFonts w:asciiTheme="minorHAnsi" w:hAnsiTheme="minorHAnsi"/>
      <w:b/>
      <w:bCs/>
      <w:sz w:val="24"/>
      <w:szCs w:val="26"/>
      <w:lang w:eastAsia="en-GB"/>
    </w:rPr>
  </w:style>
  <w:style w:type="paragraph" w:styleId="Heading3">
    <w:name w:val="heading 3"/>
    <w:basedOn w:val="Normal"/>
    <w:next w:val="Normal"/>
    <w:link w:val="Heading3Char"/>
    <w:uiPriority w:val="9"/>
    <w:unhideWhenUsed/>
    <w:qFormat/>
    <w:rsid w:val="005D09E4"/>
    <w:pPr>
      <w:keepNext/>
      <w:keepLines/>
      <w:spacing w:before="200" w:after="0"/>
      <w:outlineLvl w:val="2"/>
    </w:pPr>
    <w:rPr>
      <w:rFonts w:asciiTheme="minorHAnsi" w:hAnsiTheme="minorHAnsi"/>
      <w:b/>
      <w:bCs/>
      <w:sz w:val="24"/>
      <w:szCs w:val="20"/>
      <w:lang w:eastAsia="en-GB"/>
    </w:rPr>
  </w:style>
  <w:style w:type="paragraph" w:styleId="Heading4">
    <w:name w:val="heading 4"/>
    <w:basedOn w:val="Normal"/>
    <w:next w:val="Normal"/>
    <w:link w:val="Heading4Char"/>
    <w:uiPriority w:val="9"/>
    <w:unhideWhenUsed/>
    <w:qFormat/>
    <w:rsid w:val="00F627AF"/>
    <w:pPr>
      <w:keepNext/>
      <w:keepLines/>
      <w:spacing w:before="200" w:after="0"/>
      <w:outlineLvl w:val="3"/>
    </w:pPr>
    <w:rPr>
      <w:rFonts w:asciiTheme="minorHAnsi" w:hAnsiTheme="minorHAnsi"/>
      <w:b/>
      <w:bCs/>
      <w:iCs/>
      <w:sz w:val="24"/>
      <w:szCs w:val="20"/>
      <w:lang w:eastAsia="en-GB"/>
    </w:rPr>
  </w:style>
  <w:style w:type="paragraph" w:styleId="Heading5">
    <w:name w:val="heading 5"/>
    <w:basedOn w:val="Normal"/>
    <w:next w:val="Normal"/>
    <w:link w:val="Heading5Char"/>
    <w:uiPriority w:val="9"/>
    <w:unhideWhenUsed/>
    <w:qFormat/>
    <w:rsid w:val="00214BF7"/>
    <w:pPr>
      <w:keepNext/>
      <w:keepLines/>
      <w:spacing w:before="200" w:after="0"/>
      <w:outlineLvl w:val="4"/>
    </w:pPr>
    <w:rPr>
      <w:rFonts w:ascii="Cambria" w:hAnsi="Cambria"/>
      <w:color w:val="243F60"/>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81E3F"/>
    <w:rPr>
      <w:rFonts w:asciiTheme="minorHAnsi" w:hAnsiTheme="minorHAnsi" w:cstheme="minorHAnsi"/>
      <w:b/>
      <w:bCs/>
      <w:color w:val="0070C0"/>
      <w:lang w:eastAsia="en-US"/>
    </w:rPr>
  </w:style>
  <w:style w:type="character" w:customStyle="1" w:styleId="Heading2Char">
    <w:name w:val="Heading 2 Char"/>
    <w:link w:val="Heading2"/>
    <w:uiPriority w:val="9"/>
    <w:locked/>
    <w:rsid w:val="00370D40"/>
    <w:rPr>
      <w:rFonts w:asciiTheme="minorHAnsi" w:hAnsiTheme="minorHAnsi"/>
      <w:b/>
      <w:bCs/>
      <w:sz w:val="24"/>
      <w:szCs w:val="26"/>
    </w:rPr>
  </w:style>
  <w:style w:type="character" w:customStyle="1" w:styleId="Heading3Char">
    <w:name w:val="Heading 3 Char"/>
    <w:link w:val="Heading3"/>
    <w:uiPriority w:val="9"/>
    <w:locked/>
    <w:rsid w:val="005D09E4"/>
    <w:rPr>
      <w:rFonts w:asciiTheme="minorHAnsi" w:hAnsiTheme="minorHAnsi"/>
      <w:b/>
      <w:bCs/>
      <w:sz w:val="24"/>
    </w:rPr>
  </w:style>
  <w:style w:type="character" w:customStyle="1" w:styleId="Heading4Char">
    <w:name w:val="Heading 4 Char"/>
    <w:link w:val="Heading4"/>
    <w:uiPriority w:val="9"/>
    <w:locked/>
    <w:rsid w:val="00F627AF"/>
    <w:rPr>
      <w:rFonts w:asciiTheme="minorHAnsi" w:hAnsiTheme="minorHAnsi"/>
      <w:b/>
      <w:bCs/>
      <w:iCs/>
      <w:sz w:val="24"/>
    </w:rPr>
  </w:style>
  <w:style w:type="character" w:customStyle="1" w:styleId="Heading5Char">
    <w:name w:val="Heading 5 Char"/>
    <w:link w:val="Heading5"/>
    <w:uiPriority w:val="9"/>
    <w:locked/>
    <w:rsid w:val="00214BF7"/>
    <w:rPr>
      <w:rFonts w:ascii="Cambria" w:hAnsi="Cambria"/>
      <w:color w:val="243F60"/>
    </w:rPr>
  </w:style>
  <w:style w:type="paragraph" w:styleId="BalloonText">
    <w:name w:val="Balloon Text"/>
    <w:basedOn w:val="Normal"/>
    <w:link w:val="BalloonTextChar"/>
    <w:uiPriority w:val="99"/>
    <w:semiHidden/>
    <w:unhideWhenUsed/>
    <w:rsid w:val="00214BF7"/>
    <w:pPr>
      <w:spacing w:after="0" w:line="240" w:lineRule="auto"/>
    </w:pPr>
    <w:rPr>
      <w:rFonts w:ascii="Tahoma" w:hAnsi="Tahoma"/>
      <w:sz w:val="16"/>
      <w:szCs w:val="16"/>
      <w:lang w:eastAsia="en-GB"/>
    </w:rPr>
  </w:style>
  <w:style w:type="character" w:customStyle="1" w:styleId="BalloonTextChar">
    <w:name w:val="Balloon Text Char"/>
    <w:link w:val="BalloonText"/>
    <w:uiPriority w:val="99"/>
    <w:semiHidden/>
    <w:locked/>
    <w:rsid w:val="00214BF7"/>
    <w:rPr>
      <w:rFonts w:ascii="Tahoma" w:hAnsi="Tahoma"/>
      <w:sz w:val="16"/>
    </w:rPr>
  </w:style>
  <w:style w:type="paragraph" w:styleId="Title">
    <w:name w:val="Title"/>
    <w:basedOn w:val="Normal"/>
    <w:link w:val="TitleChar"/>
    <w:uiPriority w:val="10"/>
    <w:qFormat/>
    <w:rsid w:val="00214BF7"/>
    <w:pPr>
      <w:spacing w:after="0" w:line="240" w:lineRule="auto"/>
      <w:jc w:val="center"/>
    </w:pPr>
    <w:rPr>
      <w:rFonts w:ascii="Times New Roman" w:hAnsi="Times New Roman"/>
      <w:b/>
      <w:bCs/>
      <w:sz w:val="24"/>
      <w:szCs w:val="24"/>
      <w:lang w:eastAsia="en-GB"/>
    </w:rPr>
  </w:style>
  <w:style w:type="character" w:customStyle="1" w:styleId="TitleChar">
    <w:name w:val="Title Char"/>
    <w:link w:val="Title"/>
    <w:uiPriority w:val="10"/>
    <w:locked/>
    <w:rsid w:val="00214BF7"/>
    <w:rPr>
      <w:rFonts w:ascii="Times New Roman" w:hAnsi="Times New Roman"/>
      <w:b/>
      <w:sz w:val="24"/>
    </w:rPr>
  </w:style>
  <w:style w:type="paragraph" w:styleId="BodyText">
    <w:name w:val="Body Text"/>
    <w:basedOn w:val="Normal"/>
    <w:link w:val="BodyTextChar"/>
    <w:uiPriority w:val="99"/>
    <w:rsid w:val="00214BF7"/>
    <w:pPr>
      <w:spacing w:after="0" w:line="240" w:lineRule="auto"/>
    </w:pPr>
    <w:rPr>
      <w:rFonts w:ascii="Times New Roman" w:hAnsi="Times New Roman"/>
      <w:sz w:val="24"/>
      <w:szCs w:val="20"/>
      <w:lang w:eastAsia="en-GB"/>
    </w:rPr>
  </w:style>
  <w:style w:type="character" w:customStyle="1" w:styleId="BodyTextChar">
    <w:name w:val="Body Text Char"/>
    <w:link w:val="BodyText"/>
    <w:uiPriority w:val="99"/>
    <w:locked/>
    <w:rsid w:val="00214BF7"/>
    <w:rPr>
      <w:rFonts w:ascii="Times New Roman" w:hAnsi="Times New Roman"/>
      <w:sz w:val="20"/>
    </w:rPr>
  </w:style>
  <w:style w:type="paragraph" w:styleId="Footer">
    <w:name w:val="footer"/>
    <w:basedOn w:val="Normal"/>
    <w:link w:val="FooterChar"/>
    <w:uiPriority w:val="99"/>
    <w:rsid w:val="00214BF7"/>
    <w:pPr>
      <w:tabs>
        <w:tab w:val="center" w:pos="4153"/>
        <w:tab w:val="right" w:pos="8306"/>
      </w:tabs>
      <w:spacing w:after="0" w:line="240" w:lineRule="auto"/>
    </w:pPr>
    <w:rPr>
      <w:rFonts w:ascii="Times New Roman" w:hAnsi="Times New Roman"/>
      <w:sz w:val="24"/>
      <w:szCs w:val="24"/>
      <w:lang w:eastAsia="en-GB"/>
    </w:rPr>
  </w:style>
  <w:style w:type="character" w:customStyle="1" w:styleId="FooterChar">
    <w:name w:val="Footer Char"/>
    <w:link w:val="Footer"/>
    <w:uiPriority w:val="99"/>
    <w:locked/>
    <w:rsid w:val="00214BF7"/>
    <w:rPr>
      <w:rFonts w:ascii="Times New Roman" w:hAnsi="Times New Roman"/>
      <w:sz w:val="24"/>
    </w:rPr>
  </w:style>
  <w:style w:type="paragraph" w:customStyle="1" w:styleId="Normalintables">
    <w:name w:val="Normal in tables"/>
    <w:basedOn w:val="Normal"/>
    <w:rsid w:val="00214BF7"/>
    <w:pPr>
      <w:spacing w:before="40" w:after="40" w:line="240" w:lineRule="exact"/>
      <w:jc w:val="both"/>
    </w:pPr>
    <w:rPr>
      <w:rFonts w:ascii="Arial" w:hAnsi="Arial"/>
      <w:sz w:val="20"/>
      <w:szCs w:val="20"/>
    </w:rPr>
  </w:style>
  <w:style w:type="paragraph" w:styleId="Subtitle">
    <w:name w:val="Subtitle"/>
    <w:basedOn w:val="Normal"/>
    <w:link w:val="SubtitleChar"/>
    <w:uiPriority w:val="11"/>
    <w:qFormat/>
    <w:rsid w:val="00214BF7"/>
    <w:pPr>
      <w:spacing w:after="0" w:line="240" w:lineRule="auto"/>
    </w:pPr>
    <w:rPr>
      <w:rFonts w:ascii="Tahoma" w:hAnsi="Tahoma"/>
      <w:b/>
      <w:sz w:val="24"/>
      <w:szCs w:val="20"/>
      <w:lang w:eastAsia="en-GB"/>
    </w:rPr>
  </w:style>
  <w:style w:type="character" w:customStyle="1" w:styleId="SubtitleChar">
    <w:name w:val="Subtitle Char"/>
    <w:link w:val="Subtitle"/>
    <w:uiPriority w:val="11"/>
    <w:locked/>
    <w:rsid w:val="00214BF7"/>
    <w:rPr>
      <w:rFonts w:ascii="Tahoma" w:hAnsi="Tahoma"/>
      <w:b/>
      <w:sz w:val="24"/>
    </w:rPr>
  </w:style>
  <w:style w:type="paragraph" w:styleId="PlainText">
    <w:name w:val="Plain Text"/>
    <w:basedOn w:val="Normal"/>
    <w:link w:val="PlainTextChar"/>
    <w:uiPriority w:val="99"/>
    <w:rsid w:val="00E4218A"/>
    <w:pPr>
      <w:spacing w:after="0" w:line="240" w:lineRule="auto"/>
    </w:pPr>
    <w:rPr>
      <w:rFonts w:ascii="Courier New" w:hAnsi="Courier New"/>
      <w:sz w:val="20"/>
      <w:szCs w:val="20"/>
      <w:lang w:eastAsia="en-GB"/>
    </w:rPr>
  </w:style>
  <w:style w:type="character" w:customStyle="1" w:styleId="PlainTextChar">
    <w:name w:val="Plain Text Char"/>
    <w:link w:val="PlainText"/>
    <w:uiPriority w:val="99"/>
    <w:locked/>
    <w:rsid w:val="00E4218A"/>
    <w:rPr>
      <w:rFonts w:ascii="Courier New" w:hAnsi="Courier New"/>
      <w:sz w:val="20"/>
    </w:rPr>
  </w:style>
  <w:style w:type="paragraph" w:styleId="ListParagraph">
    <w:name w:val="List Paragraph"/>
    <w:basedOn w:val="Normal"/>
    <w:uiPriority w:val="34"/>
    <w:qFormat/>
    <w:rsid w:val="009415FE"/>
    <w:pPr>
      <w:ind w:left="720"/>
      <w:contextualSpacing/>
    </w:pPr>
  </w:style>
  <w:style w:type="paragraph" w:customStyle="1" w:styleId="Default">
    <w:name w:val="Default"/>
    <w:rsid w:val="006E0258"/>
    <w:pPr>
      <w:autoSpaceDE w:val="0"/>
      <w:autoSpaceDN w:val="0"/>
      <w:adjustRightInd w:val="0"/>
    </w:pPr>
    <w:rPr>
      <w:rFonts w:ascii="Arial" w:hAnsi="Arial" w:cs="Arial"/>
      <w:color w:val="000000"/>
      <w:sz w:val="24"/>
      <w:szCs w:val="24"/>
    </w:rPr>
  </w:style>
  <w:style w:type="paragraph" w:styleId="BodyTextIndent2">
    <w:name w:val="Body Text Indent 2"/>
    <w:basedOn w:val="Normal"/>
    <w:link w:val="BodyTextIndent2Char"/>
    <w:uiPriority w:val="99"/>
    <w:semiHidden/>
    <w:unhideWhenUsed/>
    <w:rsid w:val="00AF323E"/>
    <w:pPr>
      <w:spacing w:after="120" w:line="480" w:lineRule="auto"/>
      <w:ind w:left="283"/>
    </w:pPr>
  </w:style>
  <w:style w:type="character" w:customStyle="1" w:styleId="BodyTextIndent2Char">
    <w:name w:val="Body Text Indent 2 Char"/>
    <w:link w:val="BodyTextIndent2"/>
    <w:uiPriority w:val="99"/>
    <w:semiHidden/>
    <w:locked/>
    <w:rsid w:val="00AF323E"/>
    <w:rPr>
      <w:rFonts w:cs="Times New Roman"/>
    </w:rPr>
  </w:style>
  <w:style w:type="character" w:styleId="Hyperlink">
    <w:name w:val="Hyperlink"/>
    <w:uiPriority w:val="99"/>
    <w:rsid w:val="000943FF"/>
    <w:rPr>
      <w:color w:val="0000FF"/>
      <w:u w:val="single"/>
    </w:rPr>
  </w:style>
  <w:style w:type="paragraph" w:styleId="BodyTextIndent">
    <w:name w:val="Body Text Indent"/>
    <w:basedOn w:val="Normal"/>
    <w:link w:val="BodyTextIndentChar"/>
    <w:uiPriority w:val="99"/>
    <w:unhideWhenUsed/>
    <w:rsid w:val="00AC34FA"/>
    <w:pPr>
      <w:spacing w:after="120"/>
      <w:ind w:left="283"/>
    </w:pPr>
  </w:style>
  <w:style w:type="character" w:customStyle="1" w:styleId="BodyTextIndentChar">
    <w:name w:val="Body Text Indent Char"/>
    <w:link w:val="BodyTextIndent"/>
    <w:uiPriority w:val="99"/>
    <w:locked/>
    <w:rsid w:val="00AC34FA"/>
    <w:rPr>
      <w:rFonts w:cs="Times New Roman"/>
    </w:rPr>
  </w:style>
  <w:style w:type="paragraph" w:styleId="BodyText2">
    <w:name w:val="Body Text 2"/>
    <w:basedOn w:val="Normal"/>
    <w:link w:val="BodyText2Char"/>
    <w:uiPriority w:val="99"/>
    <w:semiHidden/>
    <w:unhideWhenUsed/>
    <w:rsid w:val="00611BAC"/>
    <w:pPr>
      <w:spacing w:after="120" w:line="480" w:lineRule="auto"/>
    </w:pPr>
  </w:style>
  <w:style w:type="character" w:customStyle="1" w:styleId="BodyText2Char">
    <w:name w:val="Body Text 2 Char"/>
    <w:link w:val="BodyText2"/>
    <w:uiPriority w:val="99"/>
    <w:semiHidden/>
    <w:locked/>
    <w:rsid w:val="00611BAC"/>
    <w:rPr>
      <w:rFonts w:cs="Times New Roman"/>
    </w:rPr>
  </w:style>
  <w:style w:type="paragraph" w:styleId="Header">
    <w:name w:val="header"/>
    <w:basedOn w:val="Normal"/>
    <w:link w:val="HeaderChar"/>
    <w:uiPriority w:val="99"/>
    <w:unhideWhenUsed/>
    <w:rsid w:val="00611BAC"/>
    <w:pPr>
      <w:tabs>
        <w:tab w:val="center" w:pos="4513"/>
        <w:tab w:val="right" w:pos="9026"/>
      </w:tabs>
      <w:spacing w:after="0" w:line="240" w:lineRule="auto"/>
    </w:pPr>
  </w:style>
  <w:style w:type="character" w:customStyle="1" w:styleId="HeaderChar">
    <w:name w:val="Header Char"/>
    <w:link w:val="Header"/>
    <w:uiPriority w:val="99"/>
    <w:locked/>
    <w:rsid w:val="00611BAC"/>
    <w:rPr>
      <w:rFonts w:cs="Times New Roman"/>
    </w:rPr>
  </w:style>
  <w:style w:type="character" w:styleId="PageNumber">
    <w:name w:val="page number"/>
    <w:basedOn w:val="DefaultParagraphFont"/>
    <w:uiPriority w:val="99"/>
    <w:rsid w:val="00611BAC"/>
  </w:style>
  <w:style w:type="paragraph" w:styleId="NoSpacing">
    <w:name w:val="No Spacing"/>
    <w:uiPriority w:val="1"/>
    <w:qFormat/>
    <w:rsid w:val="009F5269"/>
    <w:rPr>
      <w:sz w:val="22"/>
      <w:szCs w:val="22"/>
      <w:lang w:eastAsia="en-US"/>
    </w:rPr>
  </w:style>
  <w:style w:type="paragraph" w:styleId="TOCHeading">
    <w:name w:val="TOC Heading"/>
    <w:basedOn w:val="Heading1"/>
    <w:next w:val="Normal"/>
    <w:uiPriority w:val="39"/>
    <w:semiHidden/>
    <w:unhideWhenUsed/>
    <w:qFormat/>
    <w:rsid w:val="00846E64"/>
    <w:pPr>
      <w:outlineLvl w:val="9"/>
    </w:pPr>
    <w:rPr>
      <w:lang w:val="en-US" w:eastAsia="ja-JP"/>
    </w:rPr>
  </w:style>
  <w:style w:type="paragraph" w:styleId="TOC1">
    <w:name w:val="toc 1"/>
    <w:basedOn w:val="Normal"/>
    <w:next w:val="Normal"/>
    <w:autoRedefine/>
    <w:uiPriority w:val="39"/>
    <w:unhideWhenUsed/>
    <w:rsid w:val="00846E64"/>
    <w:pPr>
      <w:spacing w:after="100"/>
    </w:pPr>
  </w:style>
  <w:style w:type="paragraph" w:styleId="TOC2">
    <w:name w:val="toc 2"/>
    <w:basedOn w:val="Normal"/>
    <w:next w:val="Normal"/>
    <w:autoRedefine/>
    <w:uiPriority w:val="39"/>
    <w:unhideWhenUsed/>
    <w:rsid w:val="00846E64"/>
    <w:pPr>
      <w:spacing w:after="100"/>
      <w:ind w:left="220"/>
    </w:pPr>
  </w:style>
  <w:style w:type="paragraph" w:styleId="TOC3">
    <w:name w:val="toc 3"/>
    <w:basedOn w:val="Normal"/>
    <w:next w:val="Normal"/>
    <w:autoRedefine/>
    <w:uiPriority w:val="39"/>
    <w:semiHidden/>
    <w:unhideWhenUsed/>
    <w:rsid w:val="00846E64"/>
    <w:pPr>
      <w:spacing w:after="100"/>
      <w:ind w:left="440"/>
    </w:pPr>
  </w:style>
  <w:style w:type="character" w:styleId="CommentReference">
    <w:name w:val="annotation reference"/>
    <w:uiPriority w:val="99"/>
    <w:semiHidden/>
    <w:unhideWhenUsed/>
    <w:rsid w:val="008C02B8"/>
    <w:rPr>
      <w:sz w:val="16"/>
    </w:rPr>
  </w:style>
  <w:style w:type="paragraph" w:styleId="CommentText">
    <w:name w:val="annotation text"/>
    <w:basedOn w:val="Normal"/>
    <w:link w:val="CommentTextChar"/>
    <w:uiPriority w:val="99"/>
    <w:unhideWhenUsed/>
    <w:rsid w:val="008C02B8"/>
    <w:pPr>
      <w:spacing w:line="240" w:lineRule="auto"/>
    </w:pPr>
    <w:rPr>
      <w:sz w:val="20"/>
      <w:szCs w:val="20"/>
      <w:lang w:eastAsia="en-GB"/>
    </w:rPr>
  </w:style>
  <w:style w:type="character" w:customStyle="1" w:styleId="CommentTextChar">
    <w:name w:val="Comment Text Char"/>
    <w:link w:val="CommentText"/>
    <w:uiPriority w:val="99"/>
    <w:locked/>
    <w:rsid w:val="008C02B8"/>
    <w:rPr>
      <w:sz w:val="20"/>
    </w:rPr>
  </w:style>
  <w:style w:type="paragraph" w:styleId="CommentSubject">
    <w:name w:val="annotation subject"/>
    <w:basedOn w:val="CommentText"/>
    <w:next w:val="CommentText"/>
    <w:link w:val="CommentSubjectChar"/>
    <w:uiPriority w:val="99"/>
    <w:semiHidden/>
    <w:unhideWhenUsed/>
    <w:rsid w:val="008C02B8"/>
    <w:rPr>
      <w:b/>
      <w:bCs/>
    </w:rPr>
  </w:style>
  <w:style w:type="character" w:customStyle="1" w:styleId="CommentSubjectChar">
    <w:name w:val="Comment Subject Char"/>
    <w:link w:val="CommentSubject"/>
    <w:uiPriority w:val="99"/>
    <w:semiHidden/>
    <w:locked/>
    <w:rsid w:val="008C02B8"/>
    <w:rPr>
      <w:b/>
      <w:sz w:val="20"/>
    </w:rPr>
  </w:style>
  <w:style w:type="paragraph" w:styleId="Revision">
    <w:name w:val="Revision"/>
    <w:hidden/>
    <w:uiPriority w:val="99"/>
    <w:semiHidden/>
    <w:rsid w:val="003D595E"/>
    <w:rPr>
      <w:sz w:val="22"/>
      <w:szCs w:val="22"/>
      <w:lang w:eastAsia="en-US"/>
    </w:rPr>
  </w:style>
  <w:style w:type="character" w:styleId="FollowedHyperlink">
    <w:name w:val="FollowedHyperlink"/>
    <w:basedOn w:val="DefaultParagraphFont"/>
    <w:uiPriority w:val="99"/>
    <w:semiHidden/>
    <w:unhideWhenUsed/>
    <w:rsid w:val="00FB17E9"/>
    <w:rPr>
      <w:color w:val="3EBBF0" w:themeColor="followedHyperlink"/>
      <w:u w:val="single"/>
    </w:rPr>
  </w:style>
  <w:style w:type="paragraph" w:styleId="FootnoteText">
    <w:name w:val="footnote text"/>
    <w:basedOn w:val="Normal"/>
    <w:link w:val="FootnoteTextChar"/>
    <w:uiPriority w:val="99"/>
    <w:semiHidden/>
    <w:unhideWhenUsed/>
    <w:rsid w:val="00912C42"/>
    <w:pPr>
      <w:spacing w:after="0" w:line="240" w:lineRule="auto"/>
    </w:pPr>
    <w:rPr>
      <w:rFonts w:ascii="Times New Roman" w:hAnsi="Times New Roman"/>
      <w:sz w:val="20"/>
      <w:szCs w:val="20"/>
      <w:lang w:eastAsia="en-GB"/>
    </w:rPr>
  </w:style>
  <w:style w:type="character" w:customStyle="1" w:styleId="FootnoteTextChar">
    <w:name w:val="Footnote Text Char"/>
    <w:basedOn w:val="DefaultParagraphFont"/>
    <w:link w:val="FootnoteText"/>
    <w:uiPriority w:val="99"/>
    <w:semiHidden/>
    <w:rsid w:val="00912C42"/>
    <w:rPr>
      <w:rFonts w:ascii="Times New Roman" w:hAnsi="Times New Roman"/>
    </w:rPr>
  </w:style>
  <w:style w:type="character" w:styleId="FootnoteReference">
    <w:name w:val="footnote reference"/>
    <w:basedOn w:val="DefaultParagraphFont"/>
    <w:uiPriority w:val="99"/>
    <w:semiHidden/>
    <w:unhideWhenUsed/>
    <w:rsid w:val="00912C42"/>
    <w:rPr>
      <w:vertAlign w:val="superscript"/>
    </w:rPr>
  </w:style>
  <w:style w:type="table" w:styleId="ListTable5Dark-Accent2">
    <w:name w:val="List Table 5 Dark Accent 2"/>
    <w:basedOn w:val="TableNormal"/>
    <w:uiPriority w:val="50"/>
    <w:rsid w:val="00EB40EF"/>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Grid">
    <w:name w:val="Table Grid"/>
    <w:basedOn w:val="TableNormal"/>
    <w:uiPriority w:val="39"/>
    <w:rsid w:val="00663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42581">
      <w:bodyDiv w:val="1"/>
      <w:marLeft w:val="0"/>
      <w:marRight w:val="0"/>
      <w:marTop w:val="0"/>
      <w:marBottom w:val="0"/>
      <w:divBdr>
        <w:top w:val="none" w:sz="0" w:space="0" w:color="auto"/>
        <w:left w:val="none" w:sz="0" w:space="0" w:color="auto"/>
        <w:bottom w:val="none" w:sz="0" w:space="0" w:color="auto"/>
        <w:right w:val="none" w:sz="0" w:space="0" w:color="auto"/>
      </w:divBdr>
    </w:div>
    <w:div w:id="215625817">
      <w:bodyDiv w:val="1"/>
      <w:marLeft w:val="0"/>
      <w:marRight w:val="0"/>
      <w:marTop w:val="0"/>
      <w:marBottom w:val="0"/>
      <w:divBdr>
        <w:top w:val="none" w:sz="0" w:space="0" w:color="auto"/>
        <w:left w:val="none" w:sz="0" w:space="0" w:color="auto"/>
        <w:bottom w:val="none" w:sz="0" w:space="0" w:color="auto"/>
        <w:right w:val="none" w:sz="0" w:space="0" w:color="auto"/>
      </w:divBdr>
    </w:div>
    <w:div w:id="241064145">
      <w:bodyDiv w:val="1"/>
      <w:marLeft w:val="0"/>
      <w:marRight w:val="0"/>
      <w:marTop w:val="0"/>
      <w:marBottom w:val="0"/>
      <w:divBdr>
        <w:top w:val="none" w:sz="0" w:space="0" w:color="auto"/>
        <w:left w:val="none" w:sz="0" w:space="0" w:color="auto"/>
        <w:bottom w:val="none" w:sz="0" w:space="0" w:color="auto"/>
        <w:right w:val="none" w:sz="0" w:space="0" w:color="auto"/>
      </w:divBdr>
    </w:div>
    <w:div w:id="252205353">
      <w:bodyDiv w:val="1"/>
      <w:marLeft w:val="0"/>
      <w:marRight w:val="0"/>
      <w:marTop w:val="0"/>
      <w:marBottom w:val="0"/>
      <w:divBdr>
        <w:top w:val="none" w:sz="0" w:space="0" w:color="auto"/>
        <w:left w:val="none" w:sz="0" w:space="0" w:color="auto"/>
        <w:bottom w:val="none" w:sz="0" w:space="0" w:color="auto"/>
        <w:right w:val="none" w:sz="0" w:space="0" w:color="auto"/>
      </w:divBdr>
    </w:div>
    <w:div w:id="353311478">
      <w:bodyDiv w:val="1"/>
      <w:marLeft w:val="0"/>
      <w:marRight w:val="0"/>
      <w:marTop w:val="0"/>
      <w:marBottom w:val="0"/>
      <w:divBdr>
        <w:top w:val="none" w:sz="0" w:space="0" w:color="auto"/>
        <w:left w:val="none" w:sz="0" w:space="0" w:color="auto"/>
        <w:bottom w:val="none" w:sz="0" w:space="0" w:color="auto"/>
        <w:right w:val="none" w:sz="0" w:space="0" w:color="auto"/>
      </w:divBdr>
    </w:div>
    <w:div w:id="354187146">
      <w:bodyDiv w:val="1"/>
      <w:marLeft w:val="0"/>
      <w:marRight w:val="0"/>
      <w:marTop w:val="0"/>
      <w:marBottom w:val="0"/>
      <w:divBdr>
        <w:top w:val="none" w:sz="0" w:space="0" w:color="auto"/>
        <w:left w:val="none" w:sz="0" w:space="0" w:color="auto"/>
        <w:bottom w:val="none" w:sz="0" w:space="0" w:color="auto"/>
        <w:right w:val="none" w:sz="0" w:space="0" w:color="auto"/>
      </w:divBdr>
    </w:div>
    <w:div w:id="424573136">
      <w:bodyDiv w:val="1"/>
      <w:marLeft w:val="0"/>
      <w:marRight w:val="0"/>
      <w:marTop w:val="0"/>
      <w:marBottom w:val="0"/>
      <w:divBdr>
        <w:top w:val="none" w:sz="0" w:space="0" w:color="auto"/>
        <w:left w:val="none" w:sz="0" w:space="0" w:color="auto"/>
        <w:bottom w:val="none" w:sz="0" w:space="0" w:color="auto"/>
        <w:right w:val="none" w:sz="0" w:space="0" w:color="auto"/>
      </w:divBdr>
    </w:div>
    <w:div w:id="533887181">
      <w:bodyDiv w:val="1"/>
      <w:marLeft w:val="0"/>
      <w:marRight w:val="0"/>
      <w:marTop w:val="0"/>
      <w:marBottom w:val="0"/>
      <w:divBdr>
        <w:top w:val="none" w:sz="0" w:space="0" w:color="auto"/>
        <w:left w:val="none" w:sz="0" w:space="0" w:color="auto"/>
        <w:bottom w:val="none" w:sz="0" w:space="0" w:color="auto"/>
        <w:right w:val="none" w:sz="0" w:space="0" w:color="auto"/>
      </w:divBdr>
    </w:div>
    <w:div w:id="535120942">
      <w:bodyDiv w:val="1"/>
      <w:marLeft w:val="0"/>
      <w:marRight w:val="0"/>
      <w:marTop w:val="0"/>
      <w:marBottom w:val="0"/>
      <w:divBdr>
        <w:top w:val="none" w:sz="0" w:space="0" w:color="auto"/>
        <w:left w:val="none" w:sz="0" w:space="0" w:color="auto"/>
        <w:bottom w:val="none" w:sz="0" w:space="0" w:color="auto"/>
        <w:right w:val="none" w:sz="0" w:space="0" w:color="auto"/>
      </w:divBdr>
    </w:div>
    <w:div w:id="589313497">
      <w:bodyDiv w:val="1"/>
      <w:marLeft w:val="0"/>
      <w:marRight w:val="0"/>
      <w:marTop w:val="0"/>
      <w:marBottom w:val="0"/>
      <w:divBdr>
        <w:top w:val="none" w:sz="0" w:space="0" w:color="auto"/>
        <w:left w:val="none" w:sz="0" w:space="0" w:color="auto"/>
        <w:bottom w:val="none" w:sz="0" w:space="0" w:color="auto"/>
        <w:right w:val="none" w:sz="0" w:space="0" w:color="auto"/>
      </w:divBdr>
    </w:div>
    <w:div w:id="629938213">
      <w:bodyDiv w:val="1"/>
      <w:marLeft w:val="0"/>
      <w:marRight w:val="0"/>
      <w:marTop w:val="0"/>
      <w:marBottom w:val="0"/>
      <w:divBdr>
        <w:top w:val="none" w:sz="0" w:space="0" w:color="auto"/>
        <w:left w:val="none" w:sz="0" w:space="0" w:color="auto"/>
        <w:bottom w:val="none" w:sz="0" w:space="0" w:color="auto"/>
        <w:right w:val="none" w:sz="0" w:space="0" w:color="auto"/>
      </w:divBdr>
      <w:divsChild>
        <w:div w:id="162970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71955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756132">
      <w:bodyDiv w:val="1"/>
      <w:marLeft w:val="0"/>
      <w:marRight w:val="0"/>
      <w:marTop w:val="0"/>
      <w:marBottom w:val="0"/>
      <w:divBdr>
        <w:top w:val="none" w:sz="0" w:space="0" w:color="auto"/>
        <w:left w:val="none" w:sz="0" w:space="0" w:color="auto"/>
        <w:bottom w:val="none" w:sz="0" w:space="0" w:color="auto"/>
        <w:right w:val="none" w:sz="0" w:space="0" w:color="auto"/>
      </w:divBdr>
    </w:div>
    <w:div w:id="774446397">
      <w:bodyDiv w:val="1"/>
      <w:marLeft w:val="0"/>
      <w:marRight w:val="0"/>
      <w:marTop w:val="0"/>
      <w:marBottom w:val="0"/>
      <w:divBdr>
        <w:top w:val="none" w:sz="0" w:space="0" w:color="auto"/>
        <w:left w:val="none" w:sz="0" w:space="0" w:color="auto"/>
        <w:bottom w:val="none" w:sz="0" w:space="0" w:color="auto"/>
        <w:right w:val="none" w:sz="0" w:space="0" w:color="auto"/>
      </w:divBdr>
    </w:div>
    <w:div w:id="800730547">
      <w:bodyDiv w:val="1"/>
      <w:marLeft w:val="0"/>
      <w:marRight w:val="0"/>
      <w:marTop w:val="0"/>
      <w:marBottom w:val="0"/>
      <w:divBdr>
        <w:top w:val="none" w:sz="0" w:space="0" w:color="auto"/>
        <w:left w:val="none" w:sz="0" w:space="0" w:color="auto"/>
        <w:bottom w:val="none" w:sz="0" w:space="0" w:color="auto"/>
        <w:right w:val="none" w:sz="0" w:space="0" w:color="auto"/>
      </w:divBdr>
    </w:div>
    <w:div w:id="804006178">
      <w:bodyDiv w:val="1"/>
      <w:marLeft w:val="0"/>
      <w:marRight w:val="0"/>
      <w:marTop w:val="0"/>
      <w:marBottom w:val="0"/>
      <w:divBdr>
        <w:top w:val="none" w:sz="0" w:space="0" w:color="auto"/>
        <w:left w:val="none" w:sz="0" w:space="0" w:color="auto"/>
        <w:bottom w:val="none" w:sz="0" w:space="0" w:color="auto"/>
        <w:right w:val="none" w:sz="0" w:space="0" w:color="auto"/>
      </w:divBdr>
    </w:div>
    <w:div w:id="886643520">
      <w:bodyDiv w:val="1"/>
      <w:marLeft w:val="0"/>
      <w:marRight w:val="0"/>
      <w:marTop w:val="0"/>
      <w:marBottom w:val="0"/>
      <w:divBdr>
        <w:top w:val="none" w:sz="0" w:space="0" w:color="auto"/>
        <w:left w:val="none" w:sz="0" w:space="0" w:color="auto"/>
        <w:bottom w:val="none" w:sz="0" w:space="0" w:color="auto"/>
        <w:right w:val="none" w:sz="0" w:space="0" w:color="auto"/>
      </w:divBdr>
      <w:divsChild>
        <w:div w:id="168327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046456">
      <w:bodyDiv w:val="1"/>
      <w:marLeft w:val="0"/>
      <w:marRight w:val="0"/>
      <w:marTop w:val="0"/>
      <w:marBottom w:val="0"/>
      <w:divBdr>
        <w:top w:val="none" w:sz="0" w:space="0" w:color="auto"/>
        <w:left w:val="none" w:sz="0" w:space="0" w:color="auto"/>
        <w:bottom w:val="none" w:sz="0" w:space="0" w:color="auto"/>
        <w:right w:val="none" w:sz="0" w:space="0" w:color="auto"/>
      </w:divBdr>
    </w:div>
    <w:div w:id="1233734330">
      <w:marLeft w:val="0"/>
      <w:marRight w:val="0"/>
      <w:marTop w:val="0"/>
      <w:marBottom w:val="0"/>
      <w:divBdr>
        <w:top w:val="none" w:sz="0" w:space="0" w:color="auto"/>
        <w:left w:val="none" w:sz="0" w:space="0" w:color="auto"/>
        <w:bottom w:val="none" w:sz="0" w:space="0" w:color="auto"/>
        <w:right w:val="none" w:sz="0" w:space="0" w:color="auto"/>
      </w:divBdr>
    </w:div>
    <w:div w:id="1233734331">
      <w:marLeft w:val="0"/>
      <w:marRight w:val="0"/>
      <w:marTop w:val="0"/>
      <w:marBottom w:val="0"/>
      <w:divBdr>
        <w:top w:val="none" w:sz="0" w:space="0" w:color="auto"/>
        <w:left w:val="none" w:sz="0" w:space="0" w:color="auto"/>
        <w:bottom w:val="none" w:sz="0" w:space="0" w:color="auto"/>
        <w:right w:val="none" w:sz="0" w:space="0" w:color="auto"/>
      </w:divBdr>
    </w:div>
    <w:div w:id="1233734332">
      <w:marLeft w:val="0"/>
      <w:marRight w:val="0"/>
      <w:marTop w:val="0"/>
      <w:marBottom w:val="0"/>
      <w:divBdr>
        <w:top w:val="none" w:sz="0" w:space="0" w:color="auto"/>
        <w:left w:val="none" w:sz="0" w:space="0" w:color="auto"/>
        <w:bottom w:val="none" w:sz="0" w:space="0" w:color="auto"/>
        <w:right w:val="none" w:sz="0" w:space="0" w:color="auto"/>
      </w:divBdr>
    </w:div>
    <w:div w:id="1233734333">
      <w:marLeft w:val="0"/>
      <w:marRight w:val="0"/>
      <w:marTop w:val="0"/>
      <w:marBottom w:val="0"/>
      <w:divBdr>
        <w:top w:val="none" w:sz="0" w:space="0" w:color="auto"/>
        <w:left w:val="none" w:sz="0" w:space="0" w:color="auto"/>
        <w:bottom w:val="none" w:sz="0" w:space="0" w:color="auto"/>
        <w:right w:val="none" w:sz="0" w:space="0" w:color="auto"/>
      </w:divBdr>
    </w:div>
    <w:div w:id="1233734334">
      <w:marLeft w:val="0"/>
      <w:marRight w:val="0"/>
      <w:marTop w:val="0"/>
      <w:marBottom w:val="0"/>
      <w:divBdr>
        <w:top w:val="none" w:sz="0" w:space="0" w:color="auto"/>
        <w:left w:val="none" w:sz="0" w:space="0" w:color="auto"/>
        <w:bottom w:val="none" w:sz="0" w:space="0" w:color="auto"/>
        <w:right w:val="none" w:sz="0" w:space="0" w:color="auto"/>
      </w:divBdr>
    </w:div>
    <w:div w:id="1233734335">
      <w:marLeft w:val="0"/>
      <w:marRight w:val="0"/>
      <w:marTop w:val="0"/>
      <w:marBottom w:val="0"/>
      <w:divBdr>
        <w:top w:val="none" w:sz="0" w:space="0" w:color="auto"/>
        <w:left w:val="none" w:sz="0" w:space="0" w:color="auto"/>
        <w:bottom w:val="none" w:sz="0" w:space="0" w:color="auto"/>
        <w:right w:val="none" w:sz="0" w:space="0" w:color="auto"/>
      </w:divBdr>
    </w:div>
    <w:div w:id="1233734336">
      <w:marLeft w:val="0"/>
      <w:marRight w:val="0"/>
      <w:marTop w:val="0"/>
      <w:marBottom w:val="0"/>
      <w:divBdr>
        <w:top w:val="none" w:sz="0" w:space="0" w:color="auto"/>
        <w:left w:val="none" w:sz="0" w:space="0" w:color="auto"/>
        <w:bottom w:val="none" w:sz="0" w:space="0" w:color="auto"/>
        <w:right w:val="none" w:sz="0" w:space="0" w:color="auto"/>
      </w:divBdr>
    </w:div>
    <w:div w:id="1233734337">
      <w:marLeft w:val="0"/>
      <w:marRight w:val="0"/>
      <w:marTop w:val="0"/>
      <w:marBottom w:val="0"/>
      <w:divBdr>
        <w:top w:val="none" w:sz="0" w:space="0" w:color="auto"/>
        <w:left w:val="none" w:sz="0" w:space="0" w:color="auto"/>
        <w:bottom w:val="none" w:sz="0" w:space="0" w:color="auto"/>
        <w:right w:val="none" w:sz="0" w:space="0" w:color="auto"/>
      </w:divBdr>
    </w:div>
    <w:div w:id="1233734338">
      <w:marLeft w:val="0"/>
      <w:marRight w:val="0"/>
      <w:marTop w:val="0"/>
      <w:marBottom w:val="0"/>
      <w:divBdr>
        <w:top w:val="none" w:sz="0" w:space="0" w:color="auto"/>
        <w:left w:val="none" w:sz="0" w:space="0" w:color="auto"/>
        <w:bottom w:val="none" w:sz="0" w:space="0" w:color="auto"/>
        <w:right w:val="none" w:sz="0" w:space="0" w:color="auto"/>
      </w:divBdr>
    </w:div>
    <w:div w:id="1233734339">
      <w:marLeft w:val="0"/>
      <w:marRight w:val="0"/>
      <w:marTop w:val="0"/>
      <w:marBottom w:val="0"/>
      <w:divBdr>
        <w:top w:val="none" w:sz="0" w:space="0" w:color="auto"/>
        <w:left w:val="none" w:sz="0" w:space="0" w:color="auto"/>
        <w:bottom w:val="none" w:sz="0" w:space="0" w:color="auto"/>
        <w:right w:val="none" w:sz="0" w:space="0" w:color="auto"/>
      </w:divBdr>
    </w:div>
    <w:div w:id="1233734340">
      <w:marLeft w:val="0"/>
      <w:marRight w:val="0"/>
      <w:marTop w:val="0"/>
      <w:marBottom w:val="0"/>
      <w:divBdr>
        <w:top w:val="none" w:sz="0" w:space="0" w:color="auto"/>
        <w:left w:val="none" w:sz="0" w:space="0" w:color="auto"/>
        <w:bottom w:val="none" w:sz="0" w:space="0" w:color="auto"/>
        <w:right w:val="none" w:sz="0" w:space="0" w:color="auto"/>
      </w:divBdr>
    </w:div>
    <w:div w:id="1233734341">
      <w:marLeft w:val="0"/>
      <w:marRight w:val="0"/>
      <w:marTop w:val="0"/>
      <w:marBottom w:val="0"/>
      <w:divBdr>
        <w:top w:val="none" w:sz="0" w:space="0" w:color="auto"/>
        <w:left w:val="none" w:sz="0" w:space="0" w:color="auto"/>
        <w:bottom w:val="none" w:sz="0" w:space="0" w:color="auto"/>
        <w:right w:val="none" w:sz="0" w:space="0" w:color="auto"/>
      </w:divBdr>
    </w:div>
    <w:div w:id="1233734342">
      <w:marLeft w:val="0"/>
      <w:marRight w:val="0"/>
      <w:marTop w:val="0"/>
      <w:marBottom w:val="0"/>
      <w:divBdr>
        <w:top w:val="none" w:sz="0" w:space="0" w:color="auto"/>
        <w:left w:val="none" w:sz="0" w:space="0" w:color="auto"/>
        <w:bottom w:val="none" w:sz="0" w:space="0" w:color="auto"/>
        <w:right w:val="none" w:sz="0" w:space="0" w:color="auto"/>
      </w:divBdr>
    </w:div>
    <w:div w:id="1233734343">
      <w:marLeft w:val="0"/>
      <w:marRight w:val="0"/>
      <w:marTop w:val="0"/>
      <w:marBottom w:val="0"/>
      <w:divBdr>
        <w:top w:val="none" w:sz="0" w:space="0" w:color="auto"/>
        <w:left w:val="none" w:sz="0" w:space="0" w:color="auto"/>
        <w:bottom w:val="none" w:sz="0" w:space="0" w:color="auto"/>
        <w:right w:val="none" w:sz="0" w:space="0" w:color="auto"/>
      </w:divBdr>
    </w:div>
    <w:div w:id="1233734344">
      <w:marLeft w:val="0"/>
      <w:marRight w:val="0"/>
      <w:marTop w:val="0"/>
      <w:marBottom w:val="0"/>
      <w:divBdr>
        <w:top w:val="none" w:sz="0" w:space="0" w:color="auto"/>
        <w:left w:val="none" w:sz="0" w:space="0" w:color="auto"/>
        <w:bottom w:val="none" w:sz="0" w:space="0" w:color="auto"/>
        <w:right w:val="none" w:sz="0" w:space="0" w:color="auto"/>
      </w:divBdr>
    </w:div>
    <w:div w:id="1233734345">
      <w:marLeft w:val="0"/>
      <w:marRight w:val="0"/>
      <w:marTop w:val="0"/>
      <w:marBottom w:val="0"/>
      <w:divBdr>
        <w:top w:val="none" w:sz="0" w:space="0" w:color="auto"/>
        <w:left w:val="none" w:sz="0" w:space="0" w:color="auto"/>
        <w:bottom w:val="none" w:sz="0" w:space="0" w:color="auto"/>
        <w:right w:val="none" w:sz="0" w:space="0" w:color="auto"/>
      </w:divBdr>
    </w:div>
    <w:div w:id="1233734346">
      <w:marLeft w:val="0"/>
      <w:marRight w:val="0"/>
      <w:marTop w:val="0"/>
      <w:marBottom w:val="0"/>
      <w:divBdr>
        <w:top w:val="none" w:sz="0" w:space="0" w:color="auto"/>
        <w:left w:val="none" w:sz="0" w:space="0" w:color="auto"/>
        <w:bottom w:val="none" w:sz="0" w:space="0" w:color="auto"/>
        <w:right w:val="none" w:sz="0" w:space="0" w:color="auto"/>
      </w:divBdr>
    </w:div>
    <w:div w:id="1233734347">
      <w:marLeft w:val="0"/>
      <w:marRight w:val="0"/>
      <w:marTop w:val="0"/>
      <w:marBottom w:val="0"/>
      <w:divBdr>
        <w:top w:val="none" w:sz="0" w:space="0" w:color="auto"/>
        <w:left w:val="none" w:sz="0" w:space="0" w:color="auto"/>
        <w:bottom w:val="none" w:sz="0" w:space="0" w:color="auto"/>
        <w:right w:val="none" w:sz="0" w:space="0" w:color="auto"/>
      </w:divBdr>
    </w:div>
    <w:div w:id="1233734348">
      <w:marLeft w:val="0"/>
      <w:marRight w:val="0"/>
      <w:marTop w:val="0"/>
      <w:marBottom w:val="0"/>
      <w:divBdr>
        <w:top w:val="none" w:sz="0" w:space="0" w:color="auto"/>
        <w:left w:val="none" w:sz="0" w:space="0" w:color="auto"/>
        <w:bottom w:val="none" w:sz="0" w:space="0" w:color="auto"/>
        <w:right w:val="none" w:sz="0" w:space="0" w:color="auto"/>
      </w:divBdr>
    </w:div>
    <w:div w:id="1233734349">
      <w:marLeft w:val="0"/>
      <w:marRight w:val="0"/>
      <w:marTop w:val="0"/>
      <w:marBottom w:val="0"/>
      <w:divBdr>
        <w:top w:val="none" w:sz="0" w:space="0" w:color="auto"/>
        <w:left w:val="none" w:sz="0" w:space="0" w:color="auto"/>
        <w:bottom w:val="none" w:sz="0" w:space="0" w:color="auto"/>
        <w:right w:val="none" w:sz="0" w:space="0" w:color="auto"/>
      </w:divBdr>
    </w:div>
    <w:div w:id="1233734350">
      <w:marLeft w:val="0"/>
      <w:marRight w:val="0"/>
      <w:marTop w:val="0"/>
      <w:marBottom w:val="0"/>
      <w:divBdr>
        <w:top w:val="none" w:sz="0" w:space="0" w:color="auto"/>
        <w:left w:val="none" w:sz="0" w:space="0" w:color="auto"/>
        <w:bottom w:val="none" w:sz="0" w:space="0" w:color="auto"/>
        <w:right w:val="none" w:sz="0" w:space="0" w:color="auto"/>
      </w:divBdr>
    </w:div>
    <w:div w:id="1233734351">
      <w:marLeft w:val="0"/>
      <w:marRight w:val="0"/>
      <w:marTop w:val="0"/>
      <w:marBottom w:val="0"/>
      <w:divBdr>
        <w:top w:val="none" w:sz="0" w:space="0" w:color="auto"/>
        <w:left w:val="none" w:sz="0" w:space="0" w:color="auto"/>
        <w:bottom w:val="none" w:sz="0" w:space="0" w:color="auto"/>
        <w:right w:val="none" w:sz="0" w:space="0" w:color="auto"/>
      </w:divBdr>
    </w:div>
    <w:div w:id="1233734352">
      <w:marLeft w:val="0"/>
      <w:marRight w:val="0"/>
      <w:marTop w:val="0"/>
      <w:marBottom w:val="0"/>
      <w:divBdr>
        <w:top w:val="none" w:sz="0" w:space="0" w:color="auto"/>
        <w:left w:val="none" w:sz="0" w:space="0" w:color="auto"/>
        <w:bottom w:val="none" w:sz="0" w:space="0" w:color="auto"/>
        <w:right w:val="none" w:sz="0" w:space="0" w:color="auto"/>
      </w:divBdr>
    </w:div>
    <w:div w:id="1233734353">
      <w:marLeft w:val="0"/>
      <w:marRight w:val="0"/>
      <w:marTop w:val="0"/>
      <w:marBottom w:val="0"/>
      <w:divBdr>
        <w:top w:val="none" w:sz="0" w:space="0" w:color="auto"/>
        <w:left w:val="none" w:sz="0" w:space="0" w:color="auto"/>
        <w:bottom w:val="none" w:sz="0" w:space="0" w:color="auto"/>
        <w:right w:val="none" w:sz="0" w:space="0" w:color="auto"/>
      </w:divBdr>
    </w:div>
    <w:div w:id="1233734354">
      <w:marLeft w:val="0"/>
      <w:marRight w:val="0"/>
      <w:marTop w:val="0"/>
      <w:marBottom w:val="0"/>
      <w:divBdr>
        <w:top w:val="none" w:sz="0" w:space="0" w:color="auto"/>
        <w:left w:val="none" w:sz="0" w:space="0" w:color="auto"/>
        <w:bottom w:val="none" w:sz="0" w:space="0" w:color="auto"/>
        <w:right w:val="none" w:sz="0" w:space="0" w:color="auto"/>
      </w:divBdr>
    </w:div>
    <w:div w:id="1233734355">
      <w:marLeft w:val="0"/>
      <w:marRight w:val="0"/>
      <w:marTop w:val="0"/>
      <w:marBottom w:val="0"/>
      <w:divBdr>
        <w:top w:val="none" w:sz="0" w:space="0" w:color="auto"/>
        <w:left w:val="none" w:sz="0" w:space="0" w:color="auto"/>
        <w:bottom w:val="none" w:sz="0" w:space="0" w:color="auto"/>
        <w:right w:val="none" w:sz="0" w:space="0" w:color="auto"/>
      </w:divBdr>
    </w:div>
    <w:div w:id="1233734356">
      <w:marLeft w:val="0"/>
      <w:marRight w:val="0"/>
      <w:marTop w:val="0"/>
      <w:marBottom w:val="0"/>
      <w:divBdr>
        <w:top w:val="none" w:sz="0" w:space="0" w:color="auto"/>
        <w:left w:val="none" w:sz="0" w:space="0" w:color="auto"/>
        <w:bottom w:val="none" w:sz="0" w:space="0" w:color="auto"/>
        <w:right w:val="none" w:sz="0" w:space="0" w:color="auto"/>
      </w:divBdr>
    </w:div>
    <w:div w:id="1233734357">
      <w:marLeft w:val="0"/>
      <w:marRight w:val="0"/>
      <w:marTop w:val="0"/>
      <w:marBottom w:val="0"/>
      <w:divBdr>
        <w:top w:val="none" w:sz="0" w:space="0" w:color="auto"/>
        <w:left w:val="none" w:sz="0" w:space="0" w:color="auto"/>
        <w:bottom w:val="none" w:sz="0" w:space="0" w:color="auto"/>
        <w:right w:val="none" w:sz="0" w:space="0" w:color="auto"/>
      </w:divBdr>
    </w:div>
    <w:div w:id="1267880989">
      <w:bodyDiv w:val="1"/>
      <w:marLeft w:val="0"/>
      <w:marRight w:val="0"/>
      <w:marTop w:val="0"/>
      <w:marBottom w:val="0"/>
      <w:divBdr>
        <w:top w:val="none" w:sz="0" w:space="0" w:color="auto"/>
        <w:left w:val="none" w:sz="0" w:space="0" w:color="auto"/>
        <w:bottom w:val="none" w:sz="0" w:space="0" w:color="auto"/>
        <w:right w:val="none" w:sz="0" w:space="0" w:color="auto"/>
      </w:divBdr>
      <w:divsChild>
        <w:div w:id="759376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869060">
      <w:bodyDiv w:val="1"/>
      <w:marLeft w:val="0"/>
      <w:marRight w:val="0"/>
      <w:marTop w:val="0"/>
      <w:marBottom w:val="0"/>
      <w:divBdr>
        <w:top w:val="none" w:sz="0" w:space="0" w:color="auto"/>
        <w:left w:val="none" w:sz="0" w:space="0" w:color="auto"/>
        <w:bottom w:val="none" w:sz="0" w:space="0" w:color="auto"/>
        <w:right w:val="none" w:sz="0" w:space="0" w:color="auto"/>
      </w:divBdr>
    </w:div>
    <w:div w:id="1411539575">
      <w:bodyDiv w:val="1"/>
      <w:marLeft w:val="0"/>
      <w:marRight w:val="0"/>
      <w:marTop w:val="0"/>
      <w:marBottom w:val="0"/>
      <w:divBdr>
        <w:top w:val="none" w:sz="0" w:space="0" w:color="auto"/>
        <w:left w:val="none" w:sz="0" w:space="0" w:color="auto"/>
        <w:bottom w:val="none" w:sz="0" w:space="0" w:color="auto"/>
        <w:right w:val="none" w:sz="0" w:space="0" w:color="auto"/>
      </w:divBdr>
    </w:div>
    <w:div w:id="1457875243">
      <w:bodyDiv w:val="1"/>
      <w:marLeft w:val="0"/>
      <w:marRight w:val="0"/>
      <w:marTop w:val="0"/>
      <w:marBottom w:val="0"/>
      <w:divBdr>
        <w:top w:val="none" w:sz="0" w:space="0" w:color="auto"/>
        <w:left w:val="none" w:sz="0" w:space="0" w:color="auto"/>
        <w:bottom w:val="none" w:sz="0" w:space="0" w:color="auto"/>
        <w:right w:val="none" w:sz="0" w:space="0" w:color="auto"/>
      </w:divBdr>
    </w:div>
    <w:div w:id="1472555713">
      <w:bodyDiv w:val="1"/>
      <w:marLeft w:val="0"/>
      <w:marRight w:val="0"/>
      <w:marTop w:val="0"/>
      <w:marBottom w:val="0"/>
      <w:divBdr>
        <w:top w:val="none" w:sz="0" w:space="0" w:color="auto"/>
        <w:left w:val="none" w:sz="0" w:space="0" w:color="auto"/>
        <w:bottom w:val="none" w:sz="0" w:space="0" w:color="auto"/>
        <w:right w:val="none" w:sz="0" w:space="0" w:color="auto"/>
      </w:divBdr>
    </w:div>
    <w:div w:id="1492721859">
      <w:bodyDiv w:val="1"/>
      <w:marLeft w:val="0"/>
      <w:marRight w:val="0"/>
      <w:marTop w:val="0"/>
      <w:marBottom w:val="0"/>
      <w:divBdr>
        <w:top w:val="none" w:sz="0" w:space="0" w:color="auto"/>
        <w:left w:val="none" w:sz="0" w:space="0" w:color="auto"/>
        <w:bottom w:val="none" w:sz="0" w:space="0" w:color="auto"/>
        <w:right w:val="none" w:sz="0" w:space="0" w:color="auto"/>
      </w:divBdr>
    </w:div>
    <w:div w:id="1538857770">
      <w:bodyDiv w:val="1"/>
      <w:marLeft w:val="0"/>
      <w:marRight w:val="0"/>
      <w:marTop w:val="0"/>
      <w:marBottom w:val="0"/>
      <w:divBdr>
        <w:top w:val="none" w:sz="0" w:space="0" w:color="auto"/>
        <w:left w:val="none" w:sz="0" w:space="0" w:color="auto"/>
        <w:bottom w:val="none" w:sz="0" w:space="0" w:color="auto"/>
        <w:right w:val="none" w:sz="0" w:space="0" w:color="auto"/>
      </w:divBdr>
    </w:div>
    <w:div w:id="1589655235">
      <w:bodyDiv w:val="1"/>
      <w:marLeft w:val="0"/>
      <w:marRight w:val="0"/>
      <w:marTop w:val="0"/>
      <w:marBottom w:val="0"/>
      <w:divBdr>
        <w:top w:val="none" w:sz="0" w:space="0" w:color="auto"/>
        <w:left w:val="none" w:sz="0" w:space="0" w:color="auto"/>
        <w:bottom w:val="none" w:sz="0" w:space="0" w:color="auto"/>
        <w:right w:val="none" w:sz="0" w:space="0" w:color="auto"/>
      </w:divBdr>
    </w:div>
    <w:div w:id="1651472189">
      <w:bodyDiv w:val="1"/>
      <w:marLeft w:val="0"/>
      <w:marRight w:val="0"/>
      <w:marTop w:val="0"/>
      <w:marBottom w:val="0"/>
      <w:divBdr>
        <w:top w:val="none" w:sz="0" w:space="0" w:color="auto"/>
        <w:left w:val="none" w:sz="0" w:space="0" w:color="auto"/>
        <w:bottom w:val="none" w:sz="0" w:space="0" w:color="auto"/>
        <w:right w:val="none" w:sz="0" w:space="0" w:color="auto"/>
      </w:divBdr>
    </w:div>
    <w:div w:id="1864829012">
      <w:bodyDiv w:val="1"/>
      <w:marLeft w:val="0"/>
      <w:marRight w:val="0"/>
      <w:marTop w:val="0"/>
      <w:marBottom w:val="0"/>
      <w:divBdr>
        <w:top w:val="none" w:sz="0" w:space="0" w:color="auto"/>
        <w:left w:val="none" w:sz="0" w:space="0" w:color="auto"/>
        <w:bottom w:val="none" w:sz="0" w:space="0" w:color="auto"/>
        <w:right w:val="none" w:sz="0" w:space="0" w:color="auto"/>
      </w:divBdr>
    </w:div>
    <w:div w:id="193640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kweb/kwiki/Referral_to_Treatment_(18_Weeks)" TargetMode="External"/><Relationship Id="rId18" Type="http://schemas.microsoft.com/office/2016/09/relationships/commentsIds" Target="commentsIds.xml"/><Relationship Id="rId26" Type="http://schemas.openxmlformats.org/officeDocument/2006/relationships/hyperlink" Target="https://www.england.nhs.uk/statistics/wp-content/uploads/sites/2/2020/09/national-cancer-waiting-times-monitoring-dataset-guidance-v11-sep2020.pdf"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kweb/kwiki/Referral_to_Treatment_(18_Weeks)" TargetMode="External"/><Relationship Id="rId17" Type="http://schemas.microsoft.com/office/2011/relationships/commentsExtended" Target="commentsExtended.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kingsdocs/docs/_layouts/15/WopiFrame.aspx?sourcedoc=%7b4AB4D9DA-EFBA-4455-A738-AC8A265D2EA6%7d&amp;file=Cancer%20Access%20Operational%20Policy%20final.doc&amp;action=default&amp;DefaultItemOpen=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header" Target="header2.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www.england.nhs.uk/coronavirus/publication/good-communication-with-patient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kingsdocs/docs/_layouts/15/WopiFrame.aspx?sourcedoc=%7b4AB4D9DA-EFBA-4455-A738-AC8A265D2EA6%7d&amp;file=Cancer%20Access%20Operational%20Policy%20final.doc&amp;action=default&amp;DefaultItemOpen=1" TargetMode="External"/><Relationship Id="rId22" Type="http://schemas.openxmlformats.org/officeDocument/2006/relationships/footer" Target="footer1.xml"/><Relationship Id="rId27" Type="http://schemas.openxmlformats.org/officeDocument/2006/relationships/header" Target="header3.xml"/><Relationship Id="rId30" Type="http://schemas.microsoft.com/office/2011/relationships/people" Target="people.xml"/></Relationships>
</file>

<file path=word/_rels/foot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tiff"/><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5.tiff"/><Relationship Id="rId1" Type="http://schemas.openxmlformats.org/officeDocument/2006/relationships/image" Target="media/image6.jpeg"/></Relationships>
</file>

<file path=word/_rels/footnotes.xml.rels><?xml version="1.0" encoding="UTF-8" standalone="yes"?>
<Relationships xmlns="http://schemas.openxmlformats.org/package/2006/relationships"><Relationship Id="rId2" Type="http://schemas.openxmlformats.org/officeDocument/2006/relationships/hyperlink" Target="https://www.gov.uk/government/publications/the-nhs-constitution-for-england/the-nhs-constitution-for-england" TargetMode="External"/><Relationship Id="rId1" Type="http://schemas.openxmlformats.org/officeDocument/2006/relationships/hyperlink" Target="https://www.gov.uk/government/publications/the-nhs-constitution-for-england/the-nhs-constitution-for-englan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Trust Policy" ma:contentTypeID="0x0101005F4A0E5FC3D71345812A102FF7C6E22A0100D7B14C254055664ABC096707110281B2" ma:contentTypeVersion="101" ma:contentTypeDescription="" ma:contentTypeScope="" ma:versionID="117c5b0940b434ba88ff0c14ca71bd75">
  <xsd:schema xmlns:xsd="http://www.w3.org/2001/XMLSchema" xmlns:xs="http://www.w3.org/2001/XMLSchema" xmlns:p="http://schemas.microsoft.com/office/2006/metadata/properties" xmlns:ns2="9a6456bd-dfb9-4e31-ab62-52dbdedb1b77" xmlns:ns4="8ba4e991-0c17-416f-bdc8-d5333358f914" targetNamespace="http://schemas.microsoft.com/office/2006/metadata/properties" ma:root="true" ma:fieldsID="82c230d08c4cb9859b0ecbecd9ccd406" ns2:_="" ns4:_="">
    <xsd:import namespace="9a6456bd-dfb9-4e31-ab62-52dbdedb1b77"/>
    <xsd:import namespace="8ba4e991-0c17-416f-bdc8-d5333358f914"/>
    <xsd:element name="properties">
      <xsd:complexType>
        <xsd:sequence>
          <xsd:element name="documentManagement">
            <xsd:complexType>
              <xsd:all>
                <xsd:element ref="ns2:Document_x0020_Author"/>
                <xsd:element ref="ns2:Policy_x0020_Category"/>
                <xsd:element ref="ns2:Policy_x0020_Subcategory" minOccurs="0"/>
                <xsd:element ref="ns2:Approval_x0020_Date"/>
                <xsd:element ref="ns2:Publication_x0020_Date"/>
                <xsd:element ref="ns2:Review_x0020_Date"/>
                <xsd:element ref="ns2:Document_x0020_Owner"/>
                <xsd:element ref="ns2:Consultation_x0020_Body"/>
                <xsd:element ref="ns2:Approving_x0020_Body" minOccurs="0"/>
                <xsd:element ref="ns2:Document_x0020_Status" minOccurs="0"/>
                <xsd:element ref="ns2:E_x0026_D_x0020_Check" minOccurs="0"/>
                <xsd:element ref="ns2:Ratification_x0020_Sheet_x0020_Completed" minOccurs="0"/>
                <xsd:element ref="ns2:IG_x0020_Class" minOccurs="0"/>
                <xsd:element ref="ns2:FOI_x0020_Class" minOccurs="0"/>
                <xsd:element ref="ns2:Readership" minOccurs="0"/>
                <xsd:element ref="ns2:_dlc_DocIdUrl" minOccurs="0"/>
                <xsd:element ref="ns2:TaxKeywordTaxHTField" minOccurs="0"/>
                <xsd:element ref="ns2:TaxCatchAll" minOccurs="0"/>
                <xsd:element ref="ns2:TaxCatchAllLabel" minOccurs="0"/>
                <xsd:element ref="ns2:_dlc_DocIdPersistId" minOccurs="0"/>
                <xsd:element ref="ns2:l242f080dfdf4af4b72e57ecd79108a1" minOccurs="0"/>
                <xsd:element ref="ns2:_dlc_DocId" minOccurs="0"/>
                <xsd:element ref="ns2:External_x0020_URL_x0020_Link" minOccurs="0"/>
                <xsd:element ref="ns2:SourceLink" minOccurs="0"/>
                <xsd:element ref="ns4: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6456bd-dfb9-4e31-ab62-52dbdedb1b77" elementFormDefault="qualified">
    <xsd:import namespace="http://schemas.microsoft.com/office/2006/documentManagement/types"/>
    <xsd:import namespace="http://schemas.microsoft.com/office/infopath/2007/PartnerControls"/>
    <xsd:element name="Document_x0020_Author" ma:index="1" ma:displayName="Document Author" ma:list="UserInfo" ma:SharePointGroup="0" ma:internalName="Document_x0020_Auth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olicy_x0020_Category" ma:index="4" ma:displayName="Policy Category" ma:format="Dropdown" ma:internalName="Policy_x0020_Category" ma:readOnly="false">
      <xsd:simpleType>
        <xsd:restriction base="dms:Choice">
          <xsd:enumeration value="Trust-wide"/>
          <xsd:enumeration value="Clinical and Trust-wide"/>
          <xsd:enumeration value="Divisional"/>
          <xsd:enumeration value="Divisional and Clinical"/>
        </xsd:restriction>
      </xsd:simpleType>
    </xsd:element>
    <xsd:element name="Policy_x0020_Subcategory" ma:index="5" nillable="true" ma:displayName="Policy Subcategory" ma:default="Policy" ma:format="Dropdown" ma:internalName="Policy_x0020_Subcategory">
      <xsd:simpleType>
        <xsd:restriction base="dms:Choice">
          <xsd:enumeration value="Policy"/>
          <xsd:enumeration value="Procedure"/>
          <xsd:enumeration value="Guideline"/>
          <xsd:enumeration value="Protocol"/>
        </xsd:restriction>
      </xsd:simpleType>
    </xsd:element>
    <xsd:element name="Approval_x0020_Date" ma:index="6" ma:displayName="Approval Date" ma:format="DateOnly" ma:internalName="Approval_x0020_Date" ma:readOnly="false">
      <xsd:simpleType>
        <xsd:restriction base="dms:DateTime"/>
      </xsd:simpleType>
    </xsd:element>
    <xsd:element name="Publication_x0020_Date" ma:index="7" ma:displayName="Publication Date" ma:format="DateOnly" ma:internalName="Publication_x0020_Date" ma:readOnly="false">
      <xsd:simpleType>
        <xsd:restriction base="dms:DateTime"/>
      </xsd:simpleType>
    </xsd:element>
    <xsd:element name="Review_x0020_Date" ma:index="8" ma:displayName="Review Date" ma:format="DateOnly" ma:internalName="Review_x0020_Date" ma:readOnly="false">
      <xsd:simpleType>
        <xsd:restriction base="dms:DateTime"/>
      </xsd:simpleType>
    </xsd:element>
    <xsd:element name="Document_x0020_Owner" ma:index="9" ma:displayName="Document Owner" ma:description="Name of an individual who can be contacted regarding the document" ma:indexed="true" ma:list="UserInfo" ma:SharePointGroup="0" ma:internalName="Documen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nsultation_x0020_Body" ma:index="10" ma:displayName="Consultation Body" ma:description="Select body or bodies which participated in the consultation process" ma:format="Dropdown" ma:internalName="Consultation_x0020_Body" ma:readOnly="false">
      <xsd:simpleType>
        <xsd:restriction base="dms:Choice">
          <xsd:enumeration value="Audit Committee"/>
          <xsd:enumeration value="BBV Committee"/>
          <xsd:enumeration value="Board of Directors"/>
          <xsd:enumeration value="BRSG"/>
          <xsd:enumeration value="Business Continuity Group"/>
          <xsd:enumeration value="Capital, Estates and Facilities Group"/>
          <xsd:enumeration value="Capital, Estates and Facilities Risk Management Committee"/>
          <xsd:enumeration value="Clinical Directors"/>
          <xsd:enumeration value="Clinical Documentation Committee"/>
          <xsd:enumeration value="Clinical Effectiveness Committee"/>
          <xsd:enumeration value="Council of Governors"/>
          <xsd:enumeration value="Council of Governors"/>
          <xsd:enumeration value="Deteriorating Patients Group"/>
          <xsd:enumeration value="Divisional Performance Meetings"/>
          <xsd:enumeration value="End of Life Care Group"/>
          <xsd:enumeration value="Environment Committee"/>
          <xsd:enumeration value="Equality and Diversity Committee"/>
          <xsd:enumeration value="ETRIC"/>
          <xsd:enumeration value="Evidence-based Practice Committee"/>
          <xsd:enumeration value="Falls Strategy Group"/>
          <xsd:enumeration value="Governor Membership Engagement and Community Committee"/>
          <xsd:enumeration value="Governor Patient Safety and Experience Committee"/>
          <xsd:enumeration value="Governor Strategy Committee"/>
          <xsd:enumeration value="Governor Transport and Environment Committee"/>
          <xsd:enumeration value="Healthcare for All Group"/>
          <xsd:enumeration value="Hospital Transfusion Committee"/>
          <xsd:enumeration value="Infection Control Committee"/>
          <xsd:enumeration value="Information Governance Steering Group"/>
          <xsd:enumeration value="IT Strategy Group"/>
          <xsd:enumeration value="Joint Mental Health Capacity and Safeguarding Adults Steering Group"/>
          <xsd:enumeration value="King's Executive"/>
          <xsd:enumeration value="Legal"/>
          <xsd:enumeration value="Medical Devices and Supplies Group"/>
          <xsd:enumeration value="Medicines Management Group"/>
          <xsd:enumeration value="Membership Committee"/>
          <xsd:enumeration value="Mortality Monitoring Committee"/>
          <xsd:enumeration value="New Clinical Procedures Committee"/>
          <xsd:enumeration value="Nursing and Midwifery Board"/>
          <xsd:enumeration value="Nutrition Group"/>
          <xsd:enumeration value="Older People's Group"/>
          <xsd:enumeration value="Operations Committee"/>
          <xsd:enumeration value="Op's Health &amp; Safety Forum"/>
          <xsd:enumeration value="Organ Donation Committee"/>
          <xsd:enumeration value="Organisational Safety Committee"/>
          <xsd:enumeration value="Patient Experience and Safety Committee"/>
          <xsd:enumeration value="Patient Experience Committee"/>
          <xsd:enumeration value="Patient Experience Group"/>
          <xsd:enumeration value="Patient Outcome Committee"/>
          <xsd:enumeration value="Patient Safety Committee"/>
          <xsd:enumeration value="Performance and Finance Committee"/>
          <xsd:enumeration value="Performance Improvement Group"/>
          <xsd:enumeration value="PPI Leads Group"/>
          <xsd:enumeration value="Public Health Committee"/>
          <xsd:enumeration value="Quality and Governance Committee"/>
          <xsd:enumeration value="Remuneration and Appointments Committee"/>
          <xsd:enumeration value="Research &amp; Development Committee"/>
          <xsd:enumeration value="Research Committee"/>
          <xsd:enumeration value="Resuscitation Committee"/>
          <xsd:enumeration value="Safeguarding Children  Board"/>
          <xsd:enumeration value="Safer King's Community Panel"/>
          <xsd:enumeration value="Serious Incident Committee"/>
          <xsd:enumeration value="Strategy Committee"/>
          <xsd:enumeration value="Transformation Board"/>
          <xsd:enumeration value="Trust Health &amp; Safety Committee"/>
          <xsd:enumeration value="Venous Thrombo-Embolism Group"/>
          <xsd:enumeration value="Web Advisory Group"/>
          <xsd:enumeration value="Workforce Committee"/>
        </xsd:restriction>
      </xsd:simpleType>
    </xsd:element>
    <xsd:element name="Approving_x0020_Body" ma:index="11" nillable="true" ma:displayName="Approving Body" ma:description="Body that formally approve the document, select from the list" ma:internalName="Approving_x0020_Body">
      <xsd:complexType>
        <xsd:complexContent>
          <xsd:extension base="dms:MultiChoice">
            <xsd:sequence>
              <xsd:element name="Value" maxOccurs="unbounded" minOccurs="0" nillable="true">
                <xsd:simpleType>
                  <xsd:restriction base="dms:Choice">
                    <xsd:enumeration value="Audit Committee"/>
                    <xsd:enumeration value="BBV Committee"/>
                    <xsd:enumeration value="Board of Directors"/>
                    <xsd:enumeration value="BRSG"/>
                    <xsd:enumeration value="Business Continuity Group"/>
                    <xsd:enumeration value="Capital, Estates and Facilities Group"/>
                    <xsd:enumeration value="Capital, Estates and Facilities Risk Management Committee"/>
                    <xsd:enumeration value="Clinical Directors"/>
                    <xsd:enumeration value="Clinical Documentation Committee"/>
                    <xsd:enumeration value="Clinical Effectiveness Committee"/>
                    <xsd:enumeration value="Council of Governors"/>
                    <xsd:enumeration value="Council of Governors"/>
                    <xsd:enumeration value="Deteriorating Patients Group"/>
                    <xsd:enumeration value="Divisional Performance Meetings"/>
                    <xsd:enumeration value="End of Life Care Group"/>
                    <xsd:enumeration value="Environment Committee"/>
                    <xsd:enumeration value="Equality and Diversity Committee"/>
                    <xsd:enumeration value="ETRIC"/>
                    <xsd:enumeration value="Evidence-based Practice Committee"/>
                    <xsd:enumeration value="Falls Strategy Group"/>
                    <xsd:enumeration value="Governor Membership Engagement and Community Committee"/>
                    <xsd:enumeration value="Governor Patient Safety and Experience Committee"/>
                    <xsd:enumeration value="Governor Strategy Committee"/>
                    <xsd:enumeration value="Governor Transport and Environment Committee"/>
                    <xsd:enumeration value="Healthcare for All Group"/>
                    <xsd:enumeration value="Hospital Transfusion Committee"/>
                    <xsd:enumeration value="Infection Control Committee"/>
                    <xsd:enumeration value="Information Governance Steering Group"/>
                    <xsd:enumeration value="IT Strategy Group"/>
                    <xsd:enumeration value="Joint Mental Health Capacity and Safeguarding Adults Steering Group"/>
                    <xsd:enumeration value="King's Executive"/>
                    <xsd:enumeration value="Legal"/>
                    <xsd:enumeration value="Medical Devices and Supplies Group"/>
                    <xsd:enumeration value="Medicines Management Group"/>
                    <xsd:enumeration value="Membership Committee"/>
                    <xsd:enumeration value="Mortality Monitoring Committee"/>
                    <xsd:enumeration value="New Clinical Procedures Committee"/>
                    <xsd:enumeration value="Nursing and Midwifery Board"/>
                    <xsd:enumeration value="Nutrition Group"/>
                    <xsd:enumeration value="Older People's Group"/>
                    <xsd:enumeration value="Operations Committee"/>
                    <xsd:enumeration value="Op's Health &amp; Safety Forum"/>
                    <xsd:enumeration value="Organ Donation Committee"/>
                    <xsd:enumeration value="Organisational Safety Committee"/>
                    <xsd:enumeration value="Patient Experience and Safety Committee"/>
                    <xsd:enumeration value="Patient Experience Committee"/>
                    <xsd:enumeration value="Patient Experience Group"/>
                    <xsd:enumeration value="Patient Outcome Committee"/>
                    <xsd:enumeration value="Patient Safety Committee"/>
                    <xsd:enumeration value="Performance and Finance Committee"/>
                    <xsd:enumeration value="Performance Improvement Group"/>
                    <xsd:enumeration value="PPI Leads Group"/>
                    <xsd:enumeration value="Public Health Committee"/>
                    <xsd:enumeration value="Quality and Governance Committee"/>
                    <xsd:enumeration value="Remuneration and Appointments Committee"/>
                    <xsd:enumeration value="Research &amp; Development Committee"/>
                    <xsd:enumeration value="Research Committee"/>
                    <xsd:enumeration value="Resuscitation Committee"/>
                    <xsd:enumeration value="Safeguarding Children  Board"/>
                    <xsd:enumeration value="Safer King's Community Panel"/>
                    <xsd:enumeration value="Serious Incident Committee"/>
                    <xsd:enumeration value="Strategy Committee"/>
                    <xsd:enumeration value="Transformation Board"/>
                    <xsd:enumeration value="Trust Health &amp; Safety Committee"/>
                    <xsd:enumeration value="Venous Thrombo-Embolism Group"/>
                    <xsd:enumeration value="Web Advisory Group"/>
                    <xsd:enumeration value="Workforce Committee"/>
                  </xsd:restriction>
                </xsd:simpleType>
              </xsd:element>
            </xsd:sequence>
          </xsd:extension>
        </xsd:complexContent>
      </xsd:complexType>
    </xsd:element>
    <xsd:element name="Document_x0020_Status" ma:index="12" nillable="true" ma:displayName="Document Status" ma:default="Draft" ma:description="The status of the document" ma:format="Dropdown" ma:internalName="Document_x0020_Status">
      <xsd:simpleType>
        <xsd:restriction base="dms:Choice">
          <xsd:enumeration value="Draft"/>
          <xsd:enumeration value="Reviewed"/>
          <xsd:enumeration value="Published"/>
          <xsd:enumeration value="Expired"/>
          <xsd:enumeration value="Archived"/>
        </xsd:restriction>
      </xsd:simpleType>
    </xsd:element>
    <xsd:element name="E_x0026_D_x0020_Check" ma:index="14" nillable="true" ma:displayName="E&amp;D Check" ma:description="Has an Equality &amp; Diversity check been performed? (Y/N)" ma:format="Dropdown" ma:internalName="E_x0026_D_x0020_Check">
      <xsd:simpleType>
        <xsd:restriction base="dms:Choice">
          <xsd:enumeration value="Yes"/>
          <xsd:enumeration value="No"/>
        </xsd:restriction>
      </xsd:simpleType>
    </xsd:element>
    <xsd:element name="Ratification_x0020_Sheet_x0020_Completed" ma:index="15" nillable="true" ma:displayName="Ratification Sheet Completed" ma:format="Dropdown" ma:internalName="Ratification_x0020_Sheet_x0020_Completed">
      <xsd:simpleType>
        <xsd:restriction base="dms:Choice">
          <xsd:enumeration value="Yes"/>
          <xsd:enumeration value="No"/>
        </xsd:restriction>
      </xsd:simpleType>
    </xsd:element>
    <xsd:element name="IG_x0020_Class" ma:index="17" nillable="true" ma:displayName="IG Class" ma:default="Not Protectively Marked" ma:description="Select IG class, normally `Not Protectively Marked'" ma:format="RadioButtons" ma:internalName="IG_x0020_Class">
      <xsd:simpleType>
        <xsd:restriction base="dms:Choice">
          <xsd:enumeration value="Not Protectively Marked"/>
          <xsd:enumeration value="Restricted"/>
          <xsd:enumeration value="NHS Confidential"/>
          <xsd:enumeration value="Secret"/>
        </xsd:restriction>
      </xsd:simpleType>
    </xsd:element>
    <xsd:element name="FOI_x0020_Class" ma:index="18" nillable="true" ma:displayName="FOI Class" ma:description="List of the seven FOI Classes" ma:internalName="FOI_x0020_Class">
      <xsd:complexType>
        <xsd:complexContent>
          <xsd:extension base="dms:MultiChoice">
            <xsd:sequence>
              <xsd:element name="Value" maxOccurs="unbounded" minOccurs="0" nillable="true">
                <xsd:simpleType>
                  <xsd:restriction base="dms:Choice">
                    <xsd:enumeration value="Who we are and what we do"/>
                    <xsd:enumeration value="What we spend and how we spend it"/>
                    <xsd:enumeration value="What our priorities are and how we are doing"/>
                    <xsd:enumeration value="How we make decisions"/>
                    <xsd:enumeration value="Our policies and procedures"/>
                    <xsd:enumeration value="Lists and registers"/>
                    <xsd:enumeration value="The services we offer"/>
                    <xsd:enumeration value="Other"/>
                    <xsd:enumeration value="Yes TBC"/>
                  </xsd:restriction>
                </xsd:simpleType>
              </xsd:element>
            </xsd:sequence>
          </xsd:extension>
        </xsd:complexContent>
      </xsd:complexType>
    </xsd:element>
    <xsd:element name="Readership" ma:index="19" nillable="true" ma:displayName="Readership" ma:description="Intended audience for the document" ma:format="Dropdown" ma:internalName="Readership">
      <xsd:simpleType>
        <xsd:restriction base="dms:Choice">
          <xsd:enumeration value="All Staff"/>
          <xsd:enumeration value="Admin &amp; Clerical Staff"/>
          <xsd:enumeration value="Clinical Staff"/>
          <xsd:enumeration value="External"/>
          <xsd:enumeration value="Governors"/>
          <xsd:enumeration value="Medical Staff"/>
          <xsd:enumeration value="Nursing Staff"/>
          <xsd:enumeration value="Patients"/>
        </xsd:restriction>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27b0c2cc-47b2-4ab1-b223-1d481d824d5f" ma:termSetId="00000000-0000-0000-0000-000000000000" ma:anchorId="00000000-0000-0000-0000-000000000000" ma:open="true" ma:isKeyword="true">
      <xsd:complexType>
        <xsd:sequence>
          <xsd:element ref="pc:Terms" minOccurs="0" maxOccurs="1"/>
        </xsd:sequence>
      </xsd:complexType>
    </xsd:element>
    <xsd:element name="TaxCatchAll" ma:index="26" nillable="true" ma:displayName="Taxonomy Catch All Column" ma:list="{be90649e-1f81-4a73-a853-21b495b718c5}" ma:internalName="TaxCatchAll" ma:showField="CatchAllData" ma:web="9a6456bd-dfb9-4e31-ab62-52dbdedb1b77">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be90649e-1f81-4a73-a853-21b495b718c5}" ma:internalName="TaxCatchAllLabel" ma:readOnly="true" ma:showField="CatchAllDataLabel" ma:web="9a6456bd-dfb9-4e31-ab62-52dbdedb1b77">
      <xsd:complexType>
        <xsd:complexContent>
          <xsd:extension base="dms:MultiChoiceLookup">
            <xsd:sequence>
              <xsd:element name="Value" type="dms:Lookup" maxOccurs="unbounded" minOccurs="0"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element name="l242f080dfdf4af4b72e57ecd79108a1" ma:index="32" nillable="true" ma:taxonomy="true" ma:internalName="l242f080dfdf4af4b72e57ecd79108a1" ma:taxonomyFieldName="Organisation_x0020_Level" ma:displayName="Organisation Level" ma:default="" ma:fieldId="{5242f080-dfdf-4af4-b72e-57ecd79108a1}" ma:taxonomyMulti="true" ma:sspId="27b0c2cc-47b2-4ab1-b223-1d481d824d5f" ma:termSetId="0019839c-9b56-4c22-a6a4-95fd9457bc62" ma:anchorId="00000000-0000-0000-0000-000000000000" ma:open="false" ma:isKeyword="false">
      <xsd:complexType>
        <xsd:sequence>
          <xsd:element ref="pc:Terms" minOccurs="0" maxOccurs="1"/>
        </xsd:sequence>
      </xsd:complexType>
    </xsd:element>
    <xsd:element name="_dlc_DocId" ma:index="33" nillable="true" ma:displayName="Document ID Value" ma:description="The value of the document ID assigned to this item." ma:internalName="_dlc_DocId" ma:readOnly="true">
      <xsd:simpleType>
        <xsd:restriction base="dms:Text"/>
      </xsd:simpleType>
    </xsd:element>
    <xsd:element name="External_x0020_URL_x0020_Link" ma:index="34" nillable="true" ma:displayName="External URL Link" ma:format="Hyperlink" ma:internalName="External_x0020_URL_x0020_Link">
      <xsd:complexType>
        <xsd:complexContent>
          <xsd:extension base="dms:URL">
            <xsd:sequence>
              <xsd:element name="Url" type="dms:ValidUrl" minOccurs="0" nillable="true"/>
              <xsd:element name="Description" type="xsd:string" nillable="true"/>
            </xsd:sequence>
          </xsd:extension>
        </xsd:complexContent>
      </xsd:complexType>
    </xsd:element>
    <xsd:element name="SourceLink" ma:index="35" nillable="true" ma:displayName="SourceLink" ma:description="Source path of the original document" ma:format="Hyperlink" ma:internalName="Source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ba4e991-0c17-416f-bdc8-d5333358f914" elementFormDefault="qualified">
    <xsd:import namespace="http://schemas.microsoft.com/office/2006/documentManagement/types"/>
    <xsd:import namespace="http://schemas.microsoft.com/office/infopath/2007/PartnerControls"/>
    <xsd:element name="Target_x0020_Audiences" ma:index="39"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axOccurs="1" ma:index="2" ma:displayName="Title"/>
        <xsd:element ref="dc:subject" minOccurs="0" maxOccurs="1" ma:index="3" ma:displayName="Subject"/>
        <xsd:element ref="dc:description" minOccurs="0" maxOccurs="1"/>
        <xsd:element name="keywords" maxOccurs="1" ma:index="16" ma:displayName="Keyword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9a6456bd-dfb9-4e31-ab62-52dbdedb1b77">
      <Terms xmlns="http://schemas.microsoft.com/office/infopath/2007/PartnerControls"/>
    </TaxKeywordTaxHTField>
    <Ratification_x0020_Sheet_x0020_Completed xmlns="9a6456bd-dfb9-4e31-ab62-52dbdedb1b77">Yes</Ratification_x0020_Sheet_x0020_Completed>
    <FOI_x0020_Class xmlns="9a6456bd-dfb9-4e31-ab62-52dbdedb1b77"/>
    <Document_x0020_Owner xmlns="9a6456bd-dfb9-4e31-ab62-52dbdedb1b77">
      <UserInfo>
        <DisplayName>Jared, Caroline</DisplayName>
        <AccountId>12181</AccountId>
        <AccountType/>
      </UserInfo>
    </Document_x0020_Owner>
    <Publication_x0020_Date xmlns="9a6456bd-dfb9-4e31-ab62-52dbdedb1b77">2015-07-06T23:00:00+00:00</Publication_x0020_Date>
    <Approval_x0020_Date xmlns="9a6456bd-dfb9-4e31-ab62-52dbdedb1b77">2015-05-31T23:00:00+00:00</Approval_x0020_Date>
    <Readership xmlns="9a6456bd-dfb9-4e31-ab62-52dbdedb1b77">All Staff</Readership>
    <Review_x0020_Date xmlns="9a6456bd-dfb9-4e31-ab62-52dbdedb1b77">2021-01-01T00:00:00+00:00</Review_x0020_Date>
    <Approving_x0020_Body xmlns="9a6456bd-dfb9-4e31-ab62-52dbdedb1b77">
      <Value>King's Executive</Value>
    </Approving_x0020_Body>
    <Policy_x0020_Subcategory xmlns="9a6456bd-dfb9-4e31-ab62-52dbdedb1b77">Policy</Policy_x0020_Subcategory>
    <External_x0020_URL_x0020_Link xmlns="9a6456bd-dfb9-4e31-ab62-52dbdedb1b77">
      <Url xsi:nil="true"/>
      <Description xsi:nil="true"/>
    </External_x0020_URL_x0020_Link>
    <Document_x0020_Status xmlns="9a6456bd-dfb9-4e31-ab62-52dbdedb1b77">Draft</Document_x0020_Status>
    <Target_x0020_Audiences xmlns="8ba4e991-0c17-416f-bdc8-d5333358f914" xsi:nil="true"/>
    <E_x0026_D_x0020_Check xmlns="9a6456bd-dfb9-4e31-ab62-52dbdedb1b77">Yes</E_x0026_D_x0020_Check>
    <SourceLink xmlns="9a6456bd-dfb9-4e31-ab62-52dbdedb1b77">
      <Url xsi:nil="true"/>
      <Description xsi:nil="true"/>
    </SourceLink>
    <Policy_x0020_Category xmlns="9a6456bd-dfb9-4e31-ab62-52dbdedb1b77">Trust-wide</Policy_x0020_Category>
    <Consultation_x0020_Body xmlns="9a6456bd-dfb9-4e31-ab62-52dbdedb1b77">King's Executive</Consultation_x0020_Body>
    <IG_x0020_Class xmlns="9a6456bd-dfb9-4e31-ab62-52dbdedb1b77">Not Protectively Marked</IG_x0020_Class>
    <Document_x0020_Author xmlns="9a6456bd-dfb9-4e31-ab62-52dbdedb1b77">
      <UserInfo>
        <DisplayName>Jared, Caroline</DisplayName>
        <AccountId>12181</AccountId>
        <AccountType/>
      </UserInfo>
    </Document_x0020_Author>
    <_dlc_DocId xmlns="9a6456bd-dfb9-4e31-ab62-52dbdedb1b77">SJ4V57URNYWD-31-1098</_dlc_DocId>
    <l242f080dfdf4af4b72e57ecd79108a1 xmlns="9a6456bd-dfb9-4e31-ab62-52dbdedb1b77">
      <Terms xmlns="http://schemas.microsoft.com/office/infopath/2007/PartnerControls"/>
    </l242f080dfdf4af4b72e57ecd79108a1>
    <TaxCatchAll xmlns="9a6456bd-dfb9-4e31-ab62-52dbdedb1b77"/>
    <_dlc_DocIdUrl xmlns="9a6456bd-dfb9-4e31-ab62-52dbdedb1b77">
      <Url>http://kingsdocs/docs/policies/_layouts/DocIdRedir.aspx?ID=SJ4V57URNYWD-31-1098</Url>
      <Description>SJ4V57URNYWD-31-1098</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68BAE73-D577-4122-B934-28CAF40C7E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6456bd-dfb9-4e31-ab62-52dbdedb1b77"/>
    <ds:schemaRef ds:uri="8ba4e991-0c17-416f-bdc8-d5333358f9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B0DA3F-B6F4-4FD9-9B3E-99B73580DA5C}">
  <ds:schemaRefs>
    <ds:schemaRef ds:uri="http://schemas.microsoft.com/office/2006/metadata/properties"/>
    <ds:schemaRef ds:uri="http://schemas.microsoft.com/office/infopath/2007/PartnerControls"/>
    <ds:schemaRef ds:uri="9a6456bd-dfb9-4e31-ab62-52dbdedb1b77"/>
    <ds:schemaRef ds:uri="8ba4e991-0c17-416f-bdc8-d5333358f914"/>
  </ds:schemaRefs>
</ds:datastoreItem>
</file>

<file path=customXml/itemProps3.xml><?xml version="1.0" encoding="utf-8"?>
<ds:datastoreItem xmlns:ds="http://schemas.openxmlformats.org/officeDocument/2006/customXml" ds:itemID="{082E6AD0-B2F5-4A96-8B88-0569341CD71D}">
  <ds:schemaRefs>
    <ds:schemaRef ds:uri="http://schemas.microsoft.com/sharepoint/v3/contenttype/forms"/>
  </ds:schemaRefs>
</ds:datastoreItem>
</file>

<file path=customXml/itemProps4.xml><?xml version="1.0" encoding="utf-8"?>
<ds:datastoreItem xmlns:ds="http://schemas.openxmlformats.org/officeDocument/2006/customXml" ds:itemID="{66F52404-46C8-4DCD-AD12-FF027D14980C}">
  <ds:schemaRefs>
    <ds:schemaRef ds:uri="http://schemas.openxmlformats.org/officeDocument/2006/bibliography"/>
  </ds:schemaRefs>
</ds:datastoreItem>
</file>

<file path=customXml/itemProps5.xml><?xml version="1.0" encoding="utf-8"?>
<ds:datastoreItem xmlns:ds="http://schemas.openxmlformats.org/officeDocument/2006/customXml" ds:itemID="{15067564-A8B5-43E6-ACC8-27222298323C}">
  <ds:schemaRefs>
    <ds:schemaRef ds:uri="http://schemas.microsoft.com/sharepoint/events"/>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82</TotalTime>
  <Pages>1</Pages>
  <Words>27725</Words>
  <Characters>158037</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Elective Patient Access Policy 2019</vt:lpstr>
    </vt:vector>
  </TitlesOfParts>
  <Company>Microsoft</Company>
  <LinksUpToDate>false</LinksUpToDate>
  <CharactersWithSpaces>185392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Elective Patient Access Policy 2019</dc:title>
  <dc:subject>Elective Patient Access Policy</dc:subject>
  <dc:creator>Caroline Jared</dc:creator>
  <cp:keywords/>
  <cp:lastModifiedBy>BLYTHE, Daniel (LEWISHAM AND GREENWICH NHS TRUST)</cp:lastModifiedBy>
  <cp:revision>4</cp:revision>
  <cp:lastPrinted>2018-09-14T13:53:00Z</cp:lastPrinted>
  <dcterms:created xsi:type="dcterms:W3CDTF">2025-10-23T15:49:00Z</dcterms:created>
  <dcterms:modified xsi:type="dcterms:W3CDTF">2026-01-29T14:24:00Z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0x0101005F4A0E5FC3D71345812A102FF7C6E22A0100D7B14C254055664ABC096707110281B2</vt:lpwstr>
  </property>
  <property fmtid="{D5CDD505-2E9C-101B-9397-08002B2CF9AE}" pid="3" name="_dlc_DocIdItemGuid">
    <vt:lpwstr>d4c5763b-5456-461e-b6d0-b4c8a7537f68</vt:lpwstr>
  </property>
  <property fmtid="{D5CDD505-2E9C-101B-9397-08002B2CF9AE}" pid="4" name="TaxKeyword">
    <vt:lpwstr/>
  </property>
  <property fmtid="{D5CDD505-2E9C-101B-9397-08002B2CF9AE}" pid="5" name="Organisation Level">
    <vt:lpwstr/>
  </property>
  <property fmtid="{D5CDD505-2E9C-101B-9397-08002B2CF9AE}" pid="6" name="l242f080dfdf4af4b72e57ecd79108a1">
    <vt:lpwstr/>
  </property>
  <property fmtid="{D5CDD505-2E9C-101B-9397-08002B2CF9AE}" pid="7" name="Approval Date">
    <vt:lpwstr>2015-05-31T23:00:00Z</vt:lpwstr>
  </property>
  <property fmtid="{D5CDD505-2E9C-101B-9397-08002B2CF9AE}" pid="8" name="Policy Subcategory">
    <vt:lpwstr>Policy</vt:lpwstr>
  </property>
  <property fmtid="{D5CDD505-2E9C-101B-9397-08002B2CF9AE}" pid="9" name="Policy Category">
    <vt:lpwstr>Trust-wide</vt:lpwstr>
  </property>
  <property fmtid="{D5CDD505-2E9C-101B-9397-08002B2CF9AE}" pid="10" name="TaxKeywordTaxHTField">
    <vt:lpwstr/>
  </property>
  <property fmtid="{D5CDD505-2E9C-101B-9397-08002B2CF9AE}" pid="11" name="Consultation Body">
    <vt:lpwstr>King's Executive</vt:lpwstr>
  </property>
  <property fmtid="{D5CDD505-2E9C-101B-9397-08002B2CF9AE}" pid="12" name="Document Status">
    <vt:lpwstr>Draft</vt:lpwstr>
  </property>
  <property fmtid="{D5CDD505-2E9C-101B-9397-08002B2CF9AE}" pid="13" name="Approving Body">
    <vt:lpwstr>;#King's Executive;#</vt:lpwstr>
  </property>
  <property fmtid="{D5CDD505-2E9C-101B-9397-08002B2CF9AE}" pid="14" name="IG Class">
    <vt:lpwstr>Not Protectively Marked</vt:lpwstr>
  </property>
  <property fmtid="{D5CDD505-2E9C-101B-9397-08002B2CF9AE}" pid="15" name="Readership">
    <vt:lpwstr/>
  </property>
  <property fmtid="{D5CDD505-2E9C-101B-9397-08002B2CF9AE}" pid="16" name="Document Author">
    <vt:lpwstr>4985;#Francis, Andrea</vt:lpwstr>
  </property>
  <property fmtid="{D5CDD505-2E9C-101B-9397-08002B2CF9AE}" pid="17" name="Ratification Sheet Completed">
    <vt:lpwstr>Yes</vt:lpwstr>
  </property>
  <property fmtid="{D5CDD505-2E9C-101B-9397-08002B2CF9AE}" pid="18" name="FOI Class">
    <vt:lpwstr/>
  </property>
  <property fmtid="{D5CDD505-2E9C-101B-9397-08002B2CF9AE}" pid="19" name="External URL Link">
    <vt:lpwstr/>
  </property>
  <property fmtid="{D5CDD505-2E9C-101B-9397-08002B2CF9AE}" pid="20" name="Review Date">
    <vt:lpwstr>2016-03-31T23:00:00Z</vt:lpwstr>
  </property>
  <property fmtid="{D5CDD505-2E9C-101B-9397-08002B2CF9AE}" pid="21" name="Target Audiences">
    <vt:lpwstr/>
  </property>
  <property fmtid="{D5CDD505-2E9C-101B-9397-08002B2CF9AE}" pid="22" name="Document Owner">
    <vt:lpwstr>4985;#Francis, Andrea</vt:lpwstr>
  </property>
  <property fmtid="{D5CDD505-2E9C-101B-9397-08002B2CF9AE}" pid="23" name="Publication Date">
    <vt:lpwstr>2015-07-06T23:00:00Z</vt:lpwstr>
  </property>
  <property fmtid="{D5CDD505-2E9C-101B-9397-08002B2CF9AE}" pid="24" name="E&amp;D Check">
    <vt:lpwstr>Yes</vt:lpwstr>
  </property>
  <property fmtid="{D5CDD505-2E9C-101B-9397-08002B2CF9AE}" pid="25" name="TaxCatchAll">
    <vt:lpwstr/>
  </property>
  <property fmtid="{D5CDD505-2E9C-101B-9397-08002B2CF9AE}" pid="26" name="SourceLink">
    <vt:lpwstr/>
  </property>
  <property fmtid="{D5CDD505-2E9C-101B-9397-08002B2CF9AE}" pid="27" name="_dlc_DocId">
    <vt:lpwstr>SJ4V57URNYWD-31-875</vt:lpwstr>
  </property>
  <property fmtid="{D5CDD505-2E9C-101B-9397-08002B2CF9AE}" pid="28" name="_dlc_DocIdUrl">
    <vt:lpwstr>http://kingsdocs/docs/policies/_layouts/DocIdRedir.aspx?ID=SJ4V57URNYWD-31-875, SJ4V57URNYWD-31-875</vt:lpwstr>
  </property>
</Properties>
</file>